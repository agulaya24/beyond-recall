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2"/>
          <w:szCs w:val="22"/>
        </w:rPr>
        <w:id w:val="-657300244"/>
        <w:docPartObj>
          <w:docPartGallery w:val="Table of Contents"/>
          <w:docPartUnique/>
        </w:docPartObj>
      </w:sdtPr>
      <w:sdtContent>
        <w:p w14:paraId="3E0B2DBF" w14:textId="77777777" w:rsidR="006B304D" w:rsidRDefault="00000000">
          <w:pPr>
            <w:pStyle w:val="TOCHeading"/>
          </w:pPr>
          <w:r>
            <w:t xml:space="preserve">Table </w:t>
          </w:r>
          <w:commentRangeStart w:id="0"/>
          <w:r>
            <w:t xml:space="preserve">of </w:t>
          </w:r>
          <w:commentRangeEnd w:id="0"/>
          <w:r w:rsidR="00323631">
            <w:rPr>
              <w:rStyle w:val="CommentReference"/>
              <w:sz w:val="28"/>
              <w:szCs w:val="28"/>
            </w:rPr>
            <w:commentReference w:id="0"/>
          </w:r>
          <w:r>
            <w:t>Contents</w:t>
          </w:r>
        </w:p>
        <w:p w14:paraId="4DE6CD81" w14:textId="77777777" w:rsidR="00323631" w:rsidRDefault="00000000">
          <w:pPr>
            <w:pStyle w:val="TOC1"/>
            <w:tabs>
              <w:tab w:val="right" w:leader="dot" w:pos="9350"/>
            </w:tabs>
            <w:rPr>
              <w:noProof/>
            </w:rPr>
          </w:pPr>
          <w:r>
            <w:fldChar w:fldCharType="begin"/>
          </w:r>
          <w:r>
            <w:instrText>TOC \o "1-3" \h \z \u</w:instrText>
          </w:r>
          <w:r>
            <w:fldChar w:fldCharType="separate"/>
          </w:r>
          <w:hyperlink w:anchor="_Toc228182778" w:history="1">
            <w:r w:rsidR="00323631" w:rsidRPr="00980480">
              <w:rPr>
                <w:rStyle w:val="Hyperlink"/>
                <w:noProof/>
              </w:rPr>
              <w:t>Beyond Recall: Behavioral Specification as an Interpretive Layer for AI Personalization</w:t>
            </w:r>
            <w:r w:rsidR="00323631">
              <w:rPr>
                <w:noProof/>
                <w:webHidden/>
              </w:rPr>
              <w:tab/>
            </w:r>
            <w:r w:rsidR="00323631">
              <w:rPr>
                <w:noProof/>
                <w:webHidden/>
              </w:rPr>
              <w:fldChar w:fldCharType="begin"/>
            </w:r>
            <w:r w:rsidR="00323631">
              <w:rPr>
                <w:noProof/>
                <w:webHidden/>
              </w:rPr>
              <w:instrText xml:space="preserve"> PAGEREF _Toc228182778 \h </w:instrText>
            </w:r>
            <w:r w:rsidR="00323631">
              <w:rPr>
                <w:noProof/>
                <w:webHidden/>
              </w:rPr>
            </w:r>
            <w:r w:rsidR="00323631">
              <w:rPr>
                <w:noProof/>
                <w:webHidden/>
              </w:rPr>
              <w:fldChar w:fldCharType="separate"/>
            </w:r>
            <w:r w:rsidR="00323631">
              <w:rPr>
                <w:noProof/>
                <w:webHidden/>
              </w:rPr>
              <w:t>4</w:t>
            </w:r>
            <w:r w:rsidR="00323631">
              <w:rPr>
                <w:noProof/>
                <w:webHidden/>
              </w:rPr>
              <w:fldChar w:fldCharType="end"/>
            </w:r>
          </w:hyperlink>
        </w:p>
        <w:p w14:paraId="2A66B4E4" w14:textId="77777777" w:rsidR="00323631" w:rsidRDefault="00323631">
          <w:pPr>
            <w:pStyle w:val="TOC2"/>
            <w:tabs>
              <w:tab w:val="right" w:leader="dot" w:pos="9350"/>
            </w:tabs>
            <w:rPr>
              <w:noProof/>
            </w:rPr>
          </w:pPr>
          <w:hyperlink w:anchor="_Toc228182779" w:history="1">
            <w:r w:rsidRPr="00980480">
              <w:rPr>
                <w:rStyle w:val="Hyperlink"/>
                <w:noProof/>
              </w:rPr>
              <w:t>1. Introduction</w:t>
            </w:r>
            <w:r>
              <w:rPr>
                <w:noProof/>
                <w:webHidden/>
              </w:rPr>
              <w:tab/>
            </w:r>
            <w:r>
              <w:rPr>
                <w:noProof/>
                <w:webHidden/>
              </w:rPr>
              <w:fldChar w:fldCharType="begin"/>
            </w:r>
            <w:r>
              <w:rPr>
                <w:noProof/>
                <w:webHidden/>
              </w:rPr>
              <w:instrText xml:space="preserve"> PAGEREF _Toc228182779 \h </w:instrText>
            </w:r>
            <w:r>
              <w:rPr>
                <w:noProof/>
                <w:webHidden/>
              </w:rPr>
            </w:r>
            <w:r>
              <w:rPr>
                <w:noProof/>
                <w:webHidden/>
              </w:rPr>
              <w:fldChar w:fldCharType="separate"/>
            </w:r>
            <w:r>
              <w:rPr>
                <w:noProof/>
                <w:webHidden/>
              </w:rPr>
              <w:t>4</w:t>
            </w:r>
            <w:r>
              <w:rPr>
                <w:noProof/>
                <w:webHidden/>
              </w:rPr>
              <w:fldChar w:fldCharType="end"/>
            </w:r>
          </w:hyperlink>
        </w:p>
        <w:p w14:paraId="41365F4D" w14:textId="77777777" w:rsidR="00323631" w:rsidRDefault="00323631">
          <w:pPr>
            <w:pStyle w:val="TOC3"/>
            <w:tabs>
              <w:tab w:val="right" w:leader="dot" w:pos="9350"/>
            </w:tabs>
            <w:rPr>
              <w:noProof/>
            </w:rPr>
          </w:pPr>
          <w:hyperlink w:anchor="_Toc228182780" w:history="1">
            <w:r w:rsidRPr="00980480">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_Toc228182780 \h </w:instrText>
            </w:r>
            <w:r>
              <w:rPr>
                <w:noProof/>
                <w:webHidden/>
              </w:rPr>
            </w:r>
            <w:r>
              <w:rPr>
                <w:noProof/>
                <w:webHidden/>
              </w:rPr>
              <w:fldChar w:fldCharType="separate"/>
            </w:r>
            <w:r>
              <w:rPr>
                <w:noProof/>
                <w:webHidden/>
              </w:rPr>
              <w:t>4</w:t>
            </w:r>
            <w:r>
              <w:rPr>
                <w:noProof/>
                <w:webHidden/>
              </w:rPr>
              <w:fldChar w:fldCharType="end"/>
            </w:r>
          </w:hyperlink>
        </w:p>
        <w:p w14:paraId="5DF2E9F5" w14:textId="77777777" w:rsidR="00323631" w:rsidRDefault="00323631">
          <w:pPr>
            <w:pStyle w:val="TOC3"/>
            <w:tabs>
              <w:tab w:val="right" w:leader="dot" w:pos="9350"/>
            </w:tabs>
            <w:rPr>
              <w:noProof/>
            </w:rPr>
          </w:pPr>
          <w:hyperlink w:anchor="_Toc228182781" w:history="1">
            <w:r w:rsidRPr="00980480">
              <w:rPr>
                <w:rStyle w:val="Hyperlink"/>
                <w:noProof/>
              </w:rPr>
              <w:t>1.2 What we tested</w:t>
            </w:r>
            <w:r>
              <w:rPr>
                <w:noProof/>
                <w:webHidden/>
              </w:rPr>
              <w:tab/>
            </w:r>
            <w:r>
              <w:rPr>
                <w:noProof/>
                <w:webHidden/>
              </w:rPr>
              <w:fldChar w:fldCharType="begin"/>
            </w:r>
            <w:r>
              <w:rPr>
                <w:noProof/>
                <w:webHidden/>
              </w:rPr>
              <w:instrText xml:space="preserve"> PAGEREF _Toc228182781 \h </w:instrText>
            </w:r>
            <w:r>
              <w:rPr>
                <w:noProof/>
                <w:webHidden/>
              </w:rPr>
            </w:r>
            <w:r>
              <w:rPr>
                <w:noProof/>
                <w:webHidden/>
              </w:rPr>
              <w:fldChar w:fldCharType="separate"/>
            </w:r>
            <w:r>
              <w:rPr>
                <w:noProof/>
                <w:webHidden/>
              </w:rPr>
              <w:t>5</w:t>
            </w:r>
            <w:r>
              <w:rPr>
                <w:noProof/>
                <w:webHidden/>
              </w:rPr>
              <w:fldChar w:fldCharType="end"/>
            </w:r>
          </w:hyperlink>
        </w:p>
        <w:p w14:paraId="4B0645CD" w14:textId="77777777" w:rsidR="00323631" w:rsidRDefault="00323631">
          <w:pPr>
            <w:pStyle w:val="TOC3"/>
            <w:tabs>
              <w:tab w:val="right" w:leader="dot" w:pos="9350"/>
            </w:tabs>
            <w:rPr>
              <w:noProof/>
            </w:rPr>
          </w:pPr>
          <w:hyperlink w:anchor="_Toc228182782" w:history="1">
            <w:r w:rsidRPr="00980480">
              <w:rPr>
                <w:rStyle w:val="Hyperlink"/>
                <w:noProof/>
              </w:rPr>
              <w:t>1.3 What we found</w:t>
            </w:r>
            <w:r>
              <w:rPr>
                <w:noProof/>
                <w:webHidden/>
              </w:rPr>
              <w:tab/>
            </w:r>
            <w:r>
              <w:rPr>
                <w:noProof/>
                <w:webHidden/>
              </w:rPr>
              <w:fldChar w:fldCharType="begin"/>
            </w:r>
            <w:r>
              <w:rPr>
                <w:noProof/>
                <w:webHidden/>
              </w:rPr>
              <w:instrText xml:space="preserve"> PAGEREF _Toc228182782 \h </w:instrText>
            </w:r>
            <w:r>
              <w:rPr>
                <w:noProof/>
                <w:webHidden/>
              </w:rPr>
            </w:r>
            <w:r>
              <w:rPr>
                <w:noProof/>
                <w:webHidden/>
              </w:rPr>
              <w:fldChar w:fldCharType="separate"/>
            </w:r>
            <w:r>
              <w:rPr>
                <w:noProof/>
                <w:webHidden/>
              </w:rPr>
              <w:t>8</w:t>
            </w:r>
            <w:r>
              <w:rPr>
                <w:noProof/>
                <w:webHidden/>
              </w:rPr>
              <w:fldChar w:fldCharType="end"/>
            </w:r>
          </w:hyperlink>
        </w:p>
        <w:p w14:paraId="4AB0B598" w14:textId="77777777" w:rsidR="00323631" w:rsidRDefault="00323631">
          <w:pPr>
            <w:pStyle w:val="TOC3"/>
            <w:tabs>
              <w:tab w:val="right" w:leader="dot" w:pos="9350"/>
            </w:tabs>
            <w:rPr>
              <w:noProof/>
            </w:rPr>
          </w:pPr>
          <w:hyperlink w:anchor="_Toc228182783" w:history="1">
            <w:r w:rsidRPr="00980480">
              <w:rPr>
                <w:rStyle w:val="Hyperlink"/>
                <w:noProof/>
              </w:rPr>
              <w:t>1.4 Why the gradient matters for real users</w:t>
            </w:r>
            <w:r>
              <w:rPr>
                <w:noProof/>
                <w:webHidden/>
              </w:rPr>
              <w:tab/>
            </w:r>
            <w:r>
              <w:rPr>
                <w:noProof/>
                <w:webHidden/>
              </w:rPr>
              <w:fldChar w:fldCharType="begin"/>
            </w:r>
            <w:r>
              <w:rPr>
                <w:noProof/>
                <w:webHidden/>
              </w:rPr>
              <w:instrText xml:space="preserve"> PAGEREF _Toc228182783 \h </w:instrText>
            </w:r>
            <w:r>
              <w:rPr>
                <w:noProof/>
                <w:webHidden/>
              </w:rPr>
            </w:r>
            <w:r>
              <w:rPr>
                <w:noProof/>
                <w:webHidden/>
              </w:rPr>
              <w:fldChar w:fldCharType="separate"/>
            </w:r>
            <w:r>
              <w:rPr>
                <w:noProof/>
                <w:webHidden/>
              </w:rPr>
              <w:t>14</w:t>
            </w:r>
            <w:r>
              <w:rPr>
                <w:noProof/>
                <w:webHidden/>
              </w:rPr>
              <w:fldChar w:fldCharType="end"/>
            </w:r>
          </w:hyperlink>
        </w:p>
        <w:p w14:paraId="7833662D" w14:textId="77777777" w:rsidR="00323631" w:rsidRDefault="00323631">
          <w:pPr>
            <w:pStyle w:val="TOC2"/>
            <w:tabs>
              <w:tab w:val="right" w:leader="dot" w:pos="9350"/>
            </w:tabs>
            <w:rPr>
              <w:noProof/>
            </w:rPr>
          </w:pPr>
          <w:hyperlink w:anchor="_Toc228182784" w:history="1">
            <w:r w:rsidRPr="00980480">
              <w:rPr>
                <w:rStyle w:val="Hyperlink"/>
                <w:noProof/>
              </w:rPr>
              <w:t>2. Prior Work and Industry Benchmarks</w:t>
            </w:r>
            <w:r>
              <w:rPr>
                <w:noProof/>
                <w:webHidden/>
              </w:rPr>
              <w:tab/>
            </w:r>
            <w:r>
              <w:rPr>
                <w:noProof/>
                <w:webHidden/>
              </w:rPr>
              <w:fldChar w:fldCharType="begin"/>
            </w:r>
            <w:r>
              <w:rPr>
                <w:noProof/>
                <w:webHidden/>
              </w:rPr>
              <w:instrText xml:space="preserve"> PAGEREF _Toc228182784 \h </w:instrText>
            </w:r>
            <w:r>
              <w:rPr>
                <w:noProof/>
                <w:webHidden/>
              </w:rPr>
            </w:r>
            <w:r>
              <w:rPr>
                <w:noProof/>
                <w:webHidden/>
              </w:rPr>
              <w:fldChar w:fldCharType="separate"/>
            </w:r>
            <w:r>
              <w:rPr>
                <w:noProof/>
                <w:webHidden/>
              </w:rPr>
              <w:t>14</w:t>
            </w:r>
            <w:r>
              <w:rPr>
                <w:noProof/>
                <w:webHidden/>
              </w:rPr>
              <w:fldChar w:fldCharType="end"/>
            </w:r>
          </w:hyperlink>
        </w:p>
        <w:p w14:paraId="66E3C402" w14:textId="77777777" w:rsidR="00323631" w:rsidRDefault="00323631">
          <w:pPr>
            <w:pStyle w:val="TOC3"/>
            <w:tabs>
              <w:tab w:val="right" w:leader="dot" w:pos="9350"/>
            </w:tabs>
            <w:rPr>
              <w:noProof/>
            </w:rPr>
          </w:pPr>
          <w:hyperlink w:anchor="_Toc228182785" w:history="1">
            <w:r w:rsidRPr="00980480">
              <w:rPr>
                <w:rStyle w:val="Hyperlink"/>
                <w:noProof/>
              </w:rPr>
              <w:t>2.1 Memory systems for LLM agents</w:t>
            </w:r>
            <w:r>
              <w:rPr>
                <w:noProof/>
                <w:webHidden/>
              </w:rPr>
              <w:tab/>
            </w:r>
            <w:r>
              <w:rPr>
                <w:noProof/>
                <w:webHidden/>
              </w:rPr>
              <w:fldChar w:fldCharType="begin"/>
            </w:r>
            <w:r>
              <w:rPr>
                <w:noProof/>
                <w:webHidden/>
              </w:rPr>
              <w:instrText xml:space="preserve"> PAGEREF _Toc228182785 \h </w:instrText>
            </w:r>
            <w:r>
              <w:rPr>
                <w:noProof/>
                <w:webHidden/>
              </w:rPr>
            </w:r>
            <w:r>
              <w:rPr>
                <w:noProof/>
                <w:webHidden/>
              </w:rPr>
              <w:fldChar w:fldCharType="separate"/>
            </w:r>
            <w:r>
              <w:rPr>
                <w:noProof/>
                <w:webHidden/>
              </w:rPr>
              <w:t>15</w:t>
            </w:r>
            <w:r>
              <w:rPr>
                <w:noProof/>
                <w:webHidden/>
              </w:rPr>
              <w:fldChar w:fldCharType="end"/>
            </w:r>
          </w:hyperlink>
        </w:p>
        <w:p w14:paraId="4AE35DB6" w14:textId="77777777" w:rsidR="00323631" w:rsidRDefault="00323631">
          <w:pPr>
            <w:pStyle w:val="TOC3"/>
            <w:tabs>
              <w:tab w:val="right" w:leader="dot" w:pos="9350"/>
            </w:tabs>
            <w:rPr>
              <w:noProof/>
            </w:rPr>
          </w:pPr>
          <w:hyperlink w:anchor="_Toc228182786" w:history="1">
            <w:r w:rsidRPr="00980480">
              <w:rPr>
                <w:rStyle w:val="Hyperlink"/>
                <w:noProof/>
              </w:rPr>
              <w:t>2.2 Traceability</w:t>
            </w:r>
            <w:r>
              <w:rPr>
                <w:noProof/>
                <w:webHidden/>
              </w:rPr>
              <w:tab/>
            </w:r>
            <w:r>
              <w:rPr>
                <w:noProof/>
                <w:webHidden/>
              </w:rPr>
              <w:fldChar w:fldCharType="begin"/>
            </w:r>
            <w:r>
              <w:rPr>
                <w:noProof/>
                <w:webHidden/>
              </w:rPr>
              <w:instrText xml:space="preserve"> PAGEREF _Toc228182786 \h </w:instrText>
            </w:r>
            <w:r>
              <w:rPr>
                <w:noProof/>
                <w:webHidden/>
              </w:rPr>
            </w:r>
            <w:r>
              <w:rPr>
                <w:noProof/>
                <w:webHidden/>
              </w:rPr>
              <w:fldChar w:fldCharType="separate"/>
            </w:r>
            <w:r>
              <w:rPr>
                <w:noProof/>
                <w:webHidden/>
              </w:rPr>
              <w:t>17</w:t>
            </w:r>
            <w:r>
              <w:rPr>
                <w:noProof/>
                <w:webHidden/>
              </w:rPr>
              <w:fldChar w:fldCharType="end"/>
            </w:r>
          </w:hyperlink>
        </w:p>
        <w:p w14:paraId="0F8EF8EB" w14:textId="77777777" w:rsidR="00323631" w:rsidRDefault="00323631">
          <w:pPr>
            <w:pStyle w:val="TOC3"/>
            <w:tabs>
              <w:tab w:val="right" w:leader="dot" w:pos="9350"/>
            </w:tabs>
            <w:rPr>
              <w:noProof/>
            </w:rPr>
          </w:pPr>
          <w:hyperlink w:anchor="_Toc228182787" w:history="1">
            <w:r w:rsidRPr="00980480">
              <w:rPr>
                <w:rStyle w:val="Hyperlink"/>
                <w:noProof/>
              </w:rPr>
              <w:t>2.3 Memory and personalization benchmarks</w:t>
            </w:r>
            <w:r>
              <w:rPr>
                <w:noProof/>
                <w:webHidden/>
              </w:rPr>
              <w:tab/>
            </w:r>
            <w:r>
              <w:rPr>
                <w:noProof/>
                <w:webHidden/>
              </w:rPr>
              <w:fldChar w:fldCharType="begin"/>
            </w:r>
            <w:r>
              <w:rPr>
                <w:noProof/>
                <w:webHidden/>
              </w:rPr>
              <w:instrText xml:space="preserve"> PAGEREF _Toc228182787 \h </w:instrText>
            </w:r>
            <w:r>
              <w:rPr>
                <w:noProof/>
                <w:webHidden/>
              </w:rPr>
            </w:r>
            <w:r>
              <w:rPr>
                <w:noProof/>
                <w:webHidden/>
              </w:rPr>
              <w:fldChar w:fldCharType="separate"/>
            </w:r>
            <w:r>
              <w:rPr>
                <w:noProof/>
                <w:webHidden/>
              </w:rPr>
              <w:t>17</w:t>
            </w:r>
            <w:r>
              <w:rPr>
                <w:noProof/>
                <w:webHidden/>
              </w:rPr>
              <w:fldChar w:fldCharType="end"/>
            </w:r>
          </w:hyperlink>
        </w:p>
        <w:p w14:paraId="7AF01520" w14:textId="77777777" w:rsidR="00323631" w:rsidRDefault="00323631">
          <w:pPr>
            <w:pStyle w:val="TOC3"/>
            <w:tabs>
              <w:tab w:val="right" w:leader="dot" w:pos="9350"/>
            </w:tabs>
            <w:rPr>
              <w:noProof/>
            </w:rPr>
          </w:pPr>
          <w:hyperlink w:anchor="_Toc228182788" w:history="1">
            <w:r w:rsidRPr="00980480">
              <w:rPr>
                <w:rStyle w:val="Hyperlink"/>
                <w:noProof/>
              </w:rPr>
              <w:t>2.3.1 What Existing Benchmarks Measure vs What Representational Accuracy Tests</w:t>
            </w:r>
            <w:r>
              <w:rPr>
                <w:noProof/>
                <w:webHidden/>
              </w:rPr>
              <w:tab/>
            </w:r>
            <w:r>
              <w:rPr>
                <w:noProof/>
                <w:webHidden/>
              </w:rPr>
              <w:fldChar w:fldCharType="begin"/>
            </w:r>
            <w:r>
              <w:rPr>
                <w:noProof/>
                <w:webHidden/>
              </w:rPr>
              <w:instrText xml:space="preserve"> PAGEREF _Toc228182788 \h </w:instrText>
            </w:r>
            <w:r>
              <w:rPr>
                <w:noProof/>
                <w:webHidden/>
              </w:rPr>
            </w:r>
            <w:r>
              <w:rPr>
                <w:noProof/>
                <w:webHidden/>
              </w:rPr>
              <w:fldChar w:fldCharType="separate"/>
            </w:r>
            <w:r>
              <w:rPr>
                <w:noProof/>
                <w:webHidden/>
              </w:rPr>
              <w:t>18</w:t>
            </w:r>
            <w:r>
              <w:rPr>
                <w:noProof/>
                <w:webHidden/>
              </w:rPr>
              <w:fldChar w:fldCharType="end"/>
            </w:r>
          </w:hyperlink>
        </w:p>
        <w:p w14:paraId="676770F2" w14:textId="77777777" w:rsidR="00323631" w:rsidRDefault="00323631">
          <w:pPr>
            <w:pStyle w:val="TOC3"/>
            <w:tabs>
              <w:tab w:val="right" w:leader="dot" w:pos="9350"/>
            </w:tabs>
            <w:rPr>
              <w:noProof/>
            </w:rPr>
          </w:pPr>
          <w:hyperlink w:anchor="_Toc228182789" w:history="1">
            <w:r w:rsidRPr="00980480">
              <w:rPr>
                <w:rStyle w:val="Hyperlink"/>
                <w:noProof/>
              </w:rPr>
              <w:t>2.4 Cognitive and representational foundations</w:t>
            </w:r>
            <w:r>
              <w:rPr>
                <w:noProof/>
                <w:webHidden/>
              </w:rPr>
              <w:tab/>
            </w:r>
            <w:r>
              <w:rPr>
                <w:noProof/>
                <w:webHidden/>
              </w:rPr>
              <w:fldChar w:fldCharType="begin"/>
            </w:r>
            <w:r>
              <w:rPr>
                <w:noProof/>
                <w:webHidden/>
              </w:rPr>
              <w:instrText xml:space="preserve"> PAGEREF _Toc228182789 \h </w:instrText>
            </w:r>
            <w:r>
              <w:rPr>
                <w:noProof/>
                <w:webHidden/>
              </w:rPr>
            </w:r>
            <w:r>
              <w:rPr>
                <w:noProof/>
                <w:webHidden/>
              </w:rPr>
              <w:fldChar w:fldCharType="separate"/>
            </w:r>
            <w:r>
              <w:rPr>
                <w:noProof/>
                <w:webHidden/>
              </w:rPr>
              <w:t>20</w:t>
            </w:r>
            <w:r>
              <w:rPr>
                <w:noProof/>
                <w:webHidden/>
              </w:rPr>
              <w:fldChar w:fldCharType="end"/>
            </w:r>
          </w:hyperlink>
        </w:p>
        <w:p w14:paraId="0664EBBA" w14:textId="77777777" w:rsidR="00323631" w:rsidRDefault="00323631">
          <w:pPr>
            <w:pStyle w:val="TOC3"/>
            <w:tabs>
              <w:tab w:val="right" w:leader="dot" w:pos="9350"/>
            </w:tabs>
            <w:rPr>
              <w:noProof/>
            </w:rPr>
          </w:pPr>
          <w:hyperlink w:anchor="_Toc228182790" w:history="1">
            <w:r w:rsidRPr="00980480">
              <w:rPr>
                <w:rStyle w:val="Hyperlink"/>
                <w:noProof/>
              </w:rPr>
              <w:t>2.5 LLM-as-judge</w:t>
            </w:r>
            <w:r>
              <w:rPr>
                <w:noProof/>
                <w:webHidden/>
              </w:rPr>
              <w:tab/>
            </w:r>
            <w:r>
              <w:rPr>
                <w:noProof/>
                <w:webHidden/>
              </w:rPr>
              <w:fldChar w:fldCharType="begin"/>
            </w:r>
            <w:r>
              <w:rPr>
                <w:noProof/>
                <w:webHidden/>
              </w:rPr>
              <w:instrText xml:space="preserve"> PAGEREF _Toc228182790 \h </w:instrText>
            </w:r>
            <w:r>
              <w:rPr>
                <w:noProof/>
                <w:webHidden/>
              </w:rPr>
            </w:r>
            <w:r>
              <w:rPr>
                <w:noProof/>
                <w:webHidden/>
              </w:rPr>
              <w:fldChar w:fldCharType="separate"/>
            </w:r>
            <w:r>
              <w:rPr>
                <w:noProof/>
                <w:webHidden/>
              </w:rPr>
              <w:t>21</w:t>
            </w:r>
            <w:r>
              <w:rPr>
                <w:noProof/>
                <w:webHidden/>
              </w:rPr>
              <w:fldChar w:fldCharType="end"/>
            </w:r>
          </w:hyperlink>
        </w:p>
        <w:p w14:paraId="68B4030D" w14:textId="77777777" w:rsidR="00323631" w:rsidRDefault="00323631">
          <w:pPr>
            <w:pStyle w:val="TOC2"/>
            <w:tabs>
              <w:tab w:val="right" w:leader="dot" w:pos="9350"/>
            </w:tabs>
            <w:rPr>
              <w:noProof/>
            </w:rPr>
          </w:pPr>
          <w:hyperlink w:anchor="_Toc228182791" w:history="1">
            <w:r w:rsidRPr="00980480">
              <w:rPr>
                <w:rStyle w:val="Hyperlink"/>
                <w:noProof/>
              </w:rPr>
              <w:t>3. Study Design</w:t>
            </w:r>
            <w:r>
              <w:rPr>
                <w:noProof/>
                <w:webHidden/>
              </w:rPr>
              <w:tab/>
            </w:r>
            <w:r>
              <w:rPr>
                <w:noProof/>
                <w:webHidden/>
              </w:rPr>
              <w:fldChar w:fldCharType="begin"/>
            </w:r>
            <w:r>
              <w:rPr>
                <w:noProof/>
                <w:webHidden/>
              </w:rPr>
              <w:instrText xml:space="preserve"> PAGEREF _Toc228182791 \h </w:instrText>
            </w:r>
            <w:r>
              <w:rPr>
                <w:noProof/>
                <w:webHidden/>
              </w:rPr>
            </w:r>
            <w:r>
              <w:rPr>
                <w:noProof/>
                <w:webHidden/>
              </w:rPr>
              <w:fldChar w:fldCharType="separate"/>
            </w:r>
            <w:r>
              <w:rPr>
                <w:noProof/>
                <w:webHidden/>
              </w:rPr>
              <w:t>21</w:t>
            </w:r>
            <w:r>
              <w:rPr>
                <w:noProof/>
                <w:webHidden/>
              </w:rPr>
              <w:fldChar w:fldCharType="end"/>
            </w:r>
          </w:hyperlink>
        </w:p>
        <w:p w14:paraId="5CE60AAC" w14:textId="77777777" w:rsidR="00323631" w:rsidRDefault="00323631">
          <w:pPr>
            <w:pStyle w:val="TOC3"/>
            <w:tabs>
              <w:tab w:val="right" w:leader="dot" w:pos="9350"/>
            </w:tabs>
            <w:rPr>
              <w:noProof/>
            </w:rPr>
          </w:pPr>
          <w:hyperlink w:anchor="_Toc228182792" w:history="1">
            <w:r w:rsidRPr="00980480">
              <w:rPr>
                <w:rStyle w:val="Hyperlink"/>
                <w:noProof/>
              </w:rPr>
              <w:t>3.1 Representational accuracy</w:t>
            </w:r>
            <w:r>
              <w:rPr>
                <w:noProof/>
                <w:webHidden/>
              </w:rPr>
              <w:tab/>
            </w:r>
            <w:r>
              <w:rPr>
                <w:noProof/>
                <w:webHidden/>
              </w:rPr>
              <w:fldChar w:fldCharType="begin"/>
            </w:r>
            <w:r>
              <w:rPr>
                <w:noProof/>
                <w:webHidden/>
              </w:rPr>
              <w:instrText xml:space="preserve"> PAGEREF _Toc228182792 \h </w:instrText>
            </w:r>
            <w:r>
              <w:rPr>
                <w:noProof/>
                <w:webHidden/>
              </w:rPr>
            </w:r>
            <w:r>
              <w:rPr>
                <w:noProof/>
                <w:webHidden/>
              </w:rPr>
              <w:fldChar w:fldCharType="separate"/>
            </w:r>
            <w:r>
              <w:rPr>
                <w:noProof/>
                <w:webHidden/>
              </w:rPr>
              <w:t>22</w:t>
            </w:r>
            <w:r>
              <w:rPr>
                <w:noProof/>
                <w:webHidden/>
              </w:rPr>
              <w:fldChar w:fldCharType="end"/>
            </w:r>
          </w:hyperlink>
        </w:p>
        <w:p w14:paraId="0034597B" w14:textId="77777777" w:rsidR="00323631" w:rsidRDefault="00323631">
          <w:pPr>
            <w:pStyle w:val="TOC3"/>
            <w:tabs>
              <w:tab w:val="right" w:leader="dot" w:pos="9350"/>
            </w:tabs>
            <w:rPr>
              <w:noProof/>
            </w:rPr>
          </w:pPr>
          <w:hyperlink w:anchor="_Toc228182793" w:history="1">
            <w:r w:rsidRPr="00980480">
              <w:rPr>
                <w:rStyle w:val="Hyperlink"/>
                <w:noProof/>
              </w:rPr>
              <w:t>3.2 Subjects</w:t>
            </w:r>
            <w:r>
              <w:rPr>
                <w:noProof/>
                <w:webHidden/>
              </w:rPr>
              <w:tab/>
            </w:r>
            <w:r>
              <w:rPr>
                <w:noProof/>
                <w:webHidden/>
              </w:rPr>
              <w:fldChar w:fldCharType="begin"/>
            </w:r>
            <w:r>
              <w:rPr>
                <w:noProof/>
                <w:webHidden/>
              </w:rPr>
              <w:instrText xml:space="preserve"> PAGEREF _Toc228182793 \h </w:instrText>
            </w:r>
            <w:r>
              <w:rPr>
                <w:noProof/>
                <w:webHidden/>
              </w:rPr>
            </w:r>
            <w:r>
              <w:rPr>
                <w:noProof/>
                <w:webHidden/>
              </w:rPr>
              <w:fldChar w:fldCharType="separate"/>
            </w:r>
            <w:r>
              <w:rPr>
                <w:noProof/>
                <w:webHidden/>
              </w:rPr>
              <w:t>22</w:t>
            </w:r>
            <w:r>
              <w:rPr>
                <w:noProof/>
                <w:webHidden/>
              </w:rPr>
              <w:fldChar w:fldCharType="end"/>
            </w:r>
          </w:hyperlink>
        </w:p>
        <w:p w14:paraId="735973DC" w14:textId="77777777" w:rsidR="00323631" w:rsidRDefault="00323631">
          <w:pPr>
            <w:pStyle w:val="TOC3"/>
            <w:tabs>
              <w:tab w:val="right" w:leader="dot" w:pos="9350"/>
            </w:tabs>
            <w:rPr>
              <w:noProof/>
            </w:rPr>
          </w:pPr>
          <w:hyperlink w:anchor="_Toc228182794" w:history="1">
            <w:r w:rsidRPr="00980480">
              <w:rPr>
                <w:rStyle w:val="Hyperlink"/>
                <w:noProof/>
              </w:rPr>
              <w:t>3.2.1 Pretraining-coverage variance</w:t>
            </w:r>
            <w:r>
              <w:rPr>
                <w:noProof/>
                <w:webHidden/>
              </w:rPr>
              <w:tab/>
            </w:r>
            <w:r>
              <w:rPr>
                <w:noProof/>
                <w:webHidden/>
              </w:rPr>
              <w:fldChar w:fldCharType="begin"/>
            </w:r>
            <w:r>
              <w:rPr>
                <w:noProof/>
                <w:webHidden/>
              </w:rPr>
              <w:instrText xml:space="preserve"> PAGEREF _Toc228182794 \h </w:instrText>
            </w:r>
            <w:r>
              <w:rPr>
                <w:noProof/>
                <w:webHidden/>
              </w:rPr>
            </w:r>
            <w:r>
              <w:rPr>
                <w:noProof/>
                <w:webHidden/>
              </w:rPr>
              <w:fldChar w:fldCharType="separate"/>
            </w:r>
            <w:r>
              <w:rPr>
                <w:noProof/>
                <w:webHidden/>
              </w:rPr>
              <w:t>24</w:t>
            </w:r>
            <w:r>
              <w:rPr>
                <w:noProof/>
                <w:webHidden/>
              </w:rPr>
              <w:fldChar w:fldCharType="end"/>
            </w:r>
          </w:hyperlink>
        </w:p>
        <w:p w14:paraId="49BEB742" w14:textId="77777777" w:rsidR="00323631" w:rsidRDefault="00323631">
          <w:pPr>
            <w:pStyle w:val="TOC3"/>
            <w:tabs>
              <w:tab w:val="right" w:leader="dot" w:pos="9350"/>
            </w:tabs>
            <w:rPr>
              <w:noProof/>
            </w:rPr>
          </w:pPr>
          <w:hyperlink w:anchor="_Toc228182795" w:history="1">
            <w:r w:rsidRPr="00980480">
              <w:rPr>
                <w:rStyle w:val="Hyperlink"/>
                <w:noProof/>
              </w:rPr>
              <w:t>3.3 Base Layer Pipeline for the Behavioral Specification</w:t>
            </w:r>
            <w:r>
              <w:rPr>
                <w:noProof/>
                <w:webHidden/>
              </w:rPr>
              <w:tab/>
            </w:r>
            <w:r>
              <w:rPr>
                <w:noProof/>
                <w:webHidden/>
              </w:rPr>
              <w:fldChar w:fldCharType="begin"/>
            </w:r>
            <w:r>
              <w:rPr>
                <w:noProof/>
                <w:webHidden/>
              </w:rPr>
              <w:instrText xml:space="preserve"> PAGEREF _Toc228182795 \h </w:instrText>
            </w:r>
            <w:r>
              <w:rPr>
                <w:noProof/>
                <w:webHidden/>
              </w:rPr>
            </w:r>
            <w:r>
              <w:rPr>
                <w:noProof/>
                <w:webHidden/>
              </w:rPr>
              <w:fldChar w:fldCharType="separate"/>
            </w:r>
            <w:r>
              <w:rPr>
                <w:noProof/>
                <w:webHidden/>
              </w:rPr>
              <w:t>24</w:t>
            </w:r>
            <w:r>
              <w:rPr>
                <w:noProof/>
                <w:webHidden/>
              </w:rPr>
              <w:fldChar w:fldCharType="end"/>
            </w:r>
          </w:hyperlink>
        </w:p>
        <w:p w14:paraId="34893C43" w14:textId="77777777" w:rsidR="00323631" w:rsidRDefault="00323631">
          <w:pPr>
            <w:pStyle w:val="TOC3"/>
            <w:tabs>
              <w:tab w:val="right" w:leader="dot" w:pos="9350"/>
            </w:tabs>
            <w:rPr>
              <w:noProof/>
            </w:rPr>
          </w:pPr>
          <w:hyperlink w:anchor="_Toc228182796" w:history="1">
            <w:r w:rsidRPr="00980480">
              <w:rPr>
                <w:rStyle w:val="Hyperlink"/>
                <w:noProof/>
              </w:rPr>
              <w:t>3.4 Question Battery Formation</w:t>
            </w:r>
            <w:r>
              <w:rPr>
                <w:noProof/>
                <w:webHidden/>
              </w:rPr>
              <w:tab/>
            </w:r>
            <w:r>
              <w:rPr>
                <w:noProof/>
                <w:webHidden/>
              </w:rPr>
              <w:fldChar w:fldCharType="begin"/>
            </w:r>
            <w:r>
              <w:rPr>
                <w:noProof/>
                <w:webHidden/>
              </w:rPr>
              <w:instrText xml:space="preserve"> PAGEREF _Toc228182796 \h </w:instrText>
            </w:r>
            <w:r>
              <w:rPr>
                <w:noProof/>
                <w:webHidden/>
              </w:rPr>
            </w:r>
            <w:r>
              <w:rPr>
                <w:noProof/>
                <w:webHidden/>
              </w:rPr>
              <w:fldChar w:fldCharType="separate"/>
            </w:r>
            <w:r>
              <w:rPr>
                <w:noProof/>
                <w:webHidden/>
              </w:rPr>
              <w:t>26</w:t>
            </w:r>
            <w:r>
              <w:rPr>
                <w:noProof/>
                <w:webHidden/>
              </w:rPr>
              <w:fldChar w:fldCharType="end"/>
            </w:r>
          </w:hyperlink>
        </w:p>
        <w:p w14:paraId="0FD9B5A7" w14:textId="77777777" w:rsidR="00323631" w:rsidRDefault="00323631">
          <w:pPr>
            <w:pStyle w:val="TOC3"/>
            <w:tabs>
              <w:tab w:val="right" w:leader="dot" w:pos="9350"/>
            </w:tabs>
            <w:rPr>
              <w:noProof/>
            </w:rPr>
          </w:pPr>
          <w:hyperlink w:anchor="_Toc228182797" w:history="1">
            <w:r w:rsidRPr="00980480">
              <w:rPr>
                <w:rStyle w:val="Hyperlink"/>
                <w:noProof/>
              </w:rPr>
              <w:t>3.4.1 Circularity controls</w:t>
            </w:r>
            <w:r>
              <w:rPr>
                <w:noProof/>
                <w:webHidden/>
              </w:rPr>
              <w:tab/>
            </w:r>
            <w:r>
              <w:rPr>
                <w:noProof/>
                <w:webHidden/>
              </w:rPr>
              <w:fldChar w:fldCharType="begin"/>
            </w:r>
            <w:r>
              <w:rPr>
                <w:noProof/>
                <w:webHidden/>
              </w:rPr>
              <w:instrText xml:space="preserve"> PAGEREF _Toc228182797 \h </w:instrText>
            </w:r>
            <w:r>
              <w:rPr>
                <w:noProof/>
                <w:webHidden/>
              </w:rPr>
            </w:r>
            <w:r>
              <w:rPr>
                <w:noProof/>
                <w:webHidden/>
              </w:rPr>
              <w:fldChar w:fldCharType="separate"/>
            </w:r>
            <w:r>
              <w:rPr>
                <w:noProof/>
                <w:webHidden/>
              </w:rPr>
              <w:t>27</w:t>
            </w:r>
            <w:r>
              <w:rPr>
                <w:noProof/>
                <w:webHidden/>
              </w:rPr>
              <w:fldChar w:fldCharType="end"/>
            </w:r>
          </w:hyperlink>
        </w:p>
        <w:p w14:paraId="2E1A7CF2" w14:textId="77777777" w:rsidR="00323631" w:rsidRDefault="00323631">
          <w:pPr>
            <w:pStyle w:val="TOC3"/>
            <w:tabs>
              <w:tab w:val="right" w:leader="dot" w:pos="9350"/>
            </w:tabs>
            <w:rPr>
              <w:noProof/>
            </w:rPr>
          </w:pPr>
          <w:hyperlink w:anchor="_Toc228182798" w:history="1">
            <w:r w:rsidRPr="00980480">
              <w:rPr>
                <w:rStyle w:val="Hyperlink"/>
                <w:noProof/>
              </w:rPr>
              <w:t>3.5 Experimental conditions</w:t>
            </w:r>
            <w:r>
              <w:rPr>
                <w:noProof/>
                <w:webHidden/>
              </w:rPr>
              <w:tab/>
            </w:r>
            <w:r>
              <w:rPr>
                <w:noProof/>
                <w:webHidden/>
              </w:rPr>
              <w:fldChar w:fldCharType="begin"/>
            </w:r>
            <w:r>
              <w:rPr>
                <w:noProof/>
                <w:webHidden/>
              </w:rPr>
              <w:instrText xml:space="preserve"> PAGEREF _Toc228182798 \h </w:instrText>
            </w:r>
            <w:r>
              <w:rPr>
                <w:noProof/>
                <w:webHidden/>
              </w:rPr>
            </w:r>
            <w:r>
              <w:rPr>
                <w:noProof/>
                <w:webHidden/>
              </w:rPr>
              <w:fldChar w:fldCharType="separate"/>
            </w:r>
            <w:r>
              <w:rPr>
                <w:noProof/>
                <w:webHidden/>
              </w:rPr>
              <w:t>27</w:t>
            </w:r>
            <w:r>
              <w:rPr>
                <w:noProof/>
                <w:webHidden/>
              </w:rPr>
              <w:fldChar w:fldCharType="end"/>
            </w:r>
          </w:hyperlink>
        </w:p>
        <w:p w14:paraId="49380902" w14:textId="77777777" w:rsidR="00323631" w:rsidRDefault="00323631">
          <w:pPr>
            <w:pStyle w:val="TOC3"/>
            <w:tabs>
              <w:tab w:val="right" w:leader="dot" w:pos="9350"/>
            </w:tabs>
            <w:rPr>
              <w:noProof/>
            </w:rPr>
          </w:pPr>
          <w:hyperlink w:anchor="_Toc228182799" w:history="1">
            <w:r w:rsidRPr="00980480">
              <w:rPr>
                <w:rStyle w:val="Hyperlink"/>
                <w:noProof/>
              </w:rPr>
              <w:t>3.6 Response models</w:t>
            </w:r>
            <w:r>
              <w:rPr>
                <w:noProof/>
                <w:webHidden/>
              </w:rPr>
              <w:tab/>
            </w:r>
            <w:r>
              <w:rPr>
                <w:noProof/>
                <w:webHidden/>
              </w:rPr>
              <w:fldChar w:fldCharType="begin"/>
            </w:r>
            <w:r>
              <w:rPr>
                <w:noProof/>
                <w:webHidden/>
              </w:rPr>
              <w:instrText xml:space="preserve"> PAGEREF _Toc228182799 \h </w:instrText>
            </w:r>
            <w:r>
              <w:rPr>
                <w:noProof/>
                <w:webHidden/>
              </w:rPr>
            </w:r>
            <w:r>
              <w:rPr>
                <w:noProof/>
                <w:webHidden/>
              </w:rPr>
              <w:fldChar w:fldCharType="separate"/>
            </w:r>
            <w:r>
              <w:rPr>
                <w:noProof/>
                <w:webHidden/>
              </w:rPr>
              <w:t>29</w:t>
            </w:r>
            <w:r>
              <w:rPr>
                <w:noProof/>
                <w:webHidden/>
              </w:rPr>
              <w:fldChar w:fldCharType="end"/>
            </w:r>
          </w:hyperlink>
        </w:p>
        <w:p w14:paraId="05BE7B4E" w14:textId="77777777" w:rsidR="00323631" w:rsidRDefault="00323631">
          <w:pPr>
            <w:pStyle w:val="TOC3"/>
            <w:tabs>
              <w:tab w:val="right" w:leader="dot" w:pos="9350"/>
            </w:tabs>
            <w:rPr>
              <w:noProof/>
            </w:rPr>
          </w:pPr>
          <w:hyperlink w:anchor="_Toc228182800" w:history="1">
            <w:r w:rsidRPr="00980480">
              <w:rPr>
                <w:rStyle w:val="Hyperlink"/>
                <w:noProof/>
              </w:rPr>
              <w:t>3.7 Evaluation: LLM-as-judge with calibration</w:t>
            </w:r>
            <w:r>
              <w:rPr>
                <w:noProof/>
                <w:webHidden/>
              </w:rPr>
              <w:tab/>
            </w:r>
            <w:r>
              <w:rPr>
                <w:noProof/>
                <w:webHidden/>
              </w:rPr>
              <w:fldChar w:fldCharType="begin"/>
            </w:r>
            <w:r>
              <w:rPr>
                <w:noProof/>
                <w:webHidden/>
              </w:rPr>
              <w:instrText xml:space="preserve"> PAGEREF _Toc228182800 \h </w:instrText>
            </w:r>
            <w:r>
              <w:rPr>
                <w:noProof/>
                <w:webHidden/>
              </w:rPr>
            </w:r>
            <w:r>
              <w:rPr>
                <w:noProof/>
                <w:webHidden/>
              </w:rPr>
              <w:fldChar w:fldCharType="separate"/>
            </w:r>
            <w:r>
              <w:rPr>
                <w:noProof/>
                <w:webHidden/>
              </w:rPr>
              <w:t>30</w:t>
            </w:r>
            <w:r>
              <w:rPr>
                <w:noProof/>
                <w:webHidden/>
              </w:rPr>
              <w:fldChar w:fldCharType="end"/>
            </w:r>
          </w:hyperlink>
        </w:p>
        <w:p w14:paraId="778D1030" w14:textId="77777777" w:rsidR="00323631" w:rsidRDefault="00323631">
          <w:pPr>
            <w:pStyle w:val="TOC3"/>
            <w:tabs>
              <w:tab w:val="right" w:leader="dot" w:pos="9350"/>
            </w:tabs>
            <w:rPr>
              <w:noProof/>
            </w:rPr>
          </w:pPr>
          <w:hyperlink w:anchor="_Toc228182801" w:history="1">
            <w:r w:rsidRPr="00980480">
              <w:rPr>
                <w:rStyle w:val="Hyperlink"/>
                <w:noProof/>
              </w:rPr>
              <w:t>3.7.1 Judge panel</w:t>
            </w:r>
            <w:r>
              <w:rPr>
                <w:noProof/>
                <w:webHidden/>
              </w:rPr>
              <w:tab/>
            </w:r>
            <w:r>
              <w:rPr>
                <w:noProof/>
                <w:webHidden/>
              </w:rPr>
              <w:fldChar w:fldCharType="begin"/>
            </w:r>
            <w:r>
              <w:rPr>
                <w:noProof/>
                <w:webHidden/>
              </w:rPr>
              <w:instrText xml:space="preserve"> PAGEREF _Toc228182801 \h </w:instrText>
            </w:r>
            <w:r>
              <w:rPr>
                <w:noProof/>
                <w:webHidden/>
              </w:rPr>
            </w:r>
            <w:r>
              <w:rPr>
                <w:noProof/>
                <w:webHidden/>
              </w:rPr>
              <w:fldChar w:fldCharType="separate"/>
            </w:r>
            <w:r>
              <w:rPr>
                <w:noProof/>
                <w:webHidden/>
              </w:rPr>
              <w:t>31</w:t>
            </w:r>
            <w:r>
              <w:rPr>
                <w:noProof/>
                <w:webHidden/>
              </w:rPr>
              <w:fldChar w:fldCharType="end"/>
            </w:r>
          </w:hyperlink>
        </w:p>
        <w:p w14:paraId="79B2EBC2" w14:textId="77777777" w:rsidR="00323631" w:rsidRDefault="00323631">
          <w:pPr>
            <w:pStyle w:val="TOC3"/>
            <w:tabs>
              <w:tab w:val="right" w:leader="dot" w:pos="9350"/>
            </w:tabs>
            <w:rPr>
              <w:noProof/>
            </w:rPr>
          </w:pPr>
          <w:hyperlink w:anchor="_Toc228182802" w:history="1">
            <w:r w:rsidRPr="00980480">
              <w:rPr>
                <w:rStyle w:val="Hyperlink"/>
                <w:noProof/>
              </w:rPr>
              <w:t>3.7.2 Calibration</w:t>
            </w:r>
            <w:r>
              <w:rPr>
                <w:noProof/>
                <w:webHidden/>
              </w:rPr>
              <w:tab/>
            </w:r>
            <w:r>
              <w:rPr>
                <w:noProof/>
                <w:webHidden/>
              </w:rPr>
              <w:fldChar w:fldCharType="begin"/>
            </w:r>
            <w:r>
              <w:rPr>
                <w:noProof/>
                <w:webHidden/>
              </w:rPr>
              <w:instrText xml:space="preserve"> PAGEREF _Toc228182802 \h </w:instrText>
            </w:r>
            <w:r>
              <w:rPr>
                <w:noProof/>
                <w:webHidden/>
              </w:rPr>
            </w:r>
            <w:r>
              <w:rPr>
                <w:noProof/>
                <w:webHidden/>
              </w:rPr>
              <w:fldChar w:fldCharType="separate"/>
            </w:r>
            <w:r>
              <w:rPr>
                <w:noProof/>
                <w:webHidden/>
              </w:rPr>
              <w:t>32</w:t>
            </w:r>
            <w:r>
              <w:rPr>
                <w:noProof/>
                <w:webHidden/>
              </w:rPr>
              <w:fldChar w:fldCharType="end"/>
            </w:r>
          </w:hyperlink>
        </w:p>
        <w:p w14:paraId="600B6816" w14:textId="77777777" w:rsidR="00323631" w:rsidRDefault="00323631">
          <w:pPr>
            <w:pStyle w:val="TOC3"/>
            <w:tabs>
              <w:tab w:val="right" w:leader="dot" w:pos="9350"/>
            </w:tabs>
            <w:rPr>
              <w:noProof/>
            </w:rPr>
          </w:pPr>
          <w:hyperlink w:anchor="_Toc228182803" w:history="1">
            <w:r w:rsidRPr="00980480">
              <w:rPr>
                <w:rStyle w:val="Hyperlink"/>
                <w:noProof/>
              </w:rPr>
              <w:t>3.7.3 Fractional score interpretation</w:t>
            </w:r>
            <w:r>
              <w:rPr>
                <w:noProof/>
                <w:webHidden/>
              </w:rPr>
              <w:tab/>
            </w:r>
            <w:r>
              <w:rPr>
                <w:noProof/>
                <w:webHidden/>
              </w:rPr>
              <w:fldChar w:fldCharType="begin"/>
            </w:r>
            <w:r>
              <w:rPr>
                <w:noProof/>
                <w:webHidden/>
              </w:rPr>
              <w:instrText xml:space="preserve"> PAGEREF _Toc228182803 \h </w:instrText>
            </w:r>
            <w:r>
              <w:rPr>
                <w:noProof/>
                <w:webHidden/>
              </w:rPr>
            </w:r>
            <w:r>
              <w:rPr>
                <w:noProof/>
                <w:webHidden/>
              </w:rPr>
              <w:fldChar w:fldCharType="separate"/>
            </w:r>
            <w:r>
              <w:rPr>
                <w:noProof/>
                <w:webHidden/>
              </w:rPr>
              <w:t>33</w:t>
            </w:r>
            <w:r>
              <w:rPr>
                <w:noProof/>
                <w:webHidden/>
              </w:rPr>
              <w:fldChar w:fldCharType="end"/>
            </w:r>
          </w:hyperlink>
        </w:p>
        <w:p w14:paraId="30A50283" w14:textId="77777777" w:rsidR="00323631" w:rsidRDefault="00323631">
          <w:pPr>
            <w:pStyle w:val="TOC3"/>
            <w:tabs>
              <w:tab w:val="right" w:leader="dot" w:pos="9350"/>
            </w:tabs>
            <w:rPr>
              <w:noProof/>
            </w:rPr>
          </w:pPr>
          <w:hyperlink w:anchor="_Toc228182804" w:history="1">
            <w:r w:rsidRPr="00980480">
              <w:rPr>
                <w:rStyle w:val="Hyperlink"/>
                <w:noProof/>
              </w:rPr>
              <w:t>3.7.4 Inter-judge agreement</w:t>
            </w:r>
            <w:r>
              <w:rPr>
                <w:noProof/>
                <w:webHidden/>
              </w:rPr>
              <w:tab/>
            </w:r>
            <w:r>
              <w:rPr>
                <w:noProof/>
                <w:webHidden/>
              </w:rPr>
              <w:fldChar w:fldCharType="begin"/>
            </w:r>
            <w:r>
              <w:rPr>
                <w:noProof/>
                <w:webHidden/>
              </w:rPr>
              <w:instrText xml:space="preserve"> PAGEREF _Toc228182804 \h </w:instrText>
            </w:r>
            <w:r>
              <w:rPr>
                <w:noProof/>
                <w:webHidden/>
              </w:rPr>
            </w:r>
            <w:r>
              <w:rPr>
                <w:noProof/>
                <w:webHidden/>
              </w:rPr>
              <w:fldChar w:fldCharType="separate"/>
            </w:r>
            <w:r>
              <w:rPr>
                <w:noProof/>
                <w:webHidden/>
              </w:rPr>
              <w:t>34</w:t>
            </w:r>
            <w:r>
              <w:rPr>
                <w:noProof/>
                <w:webHidden/>
              </w:rPr>
              <w:fldChar w:fldCharType="end"/>
            </w:r>
          </w:hyperlink>
        </w:p>
        <w:p w14:paraId="455E325B" w14:textId="77777777" w:rsidR="00323631" w:rsidRDefault="00323631">
          <w:pPr>
            <w:pStyle w:val="TOC3"/>
            <w:tabs>
              <w:tab w:val="right" w:leader="dot" w:pos="9350"/>
            </w:tabs>
            <w:rPr>
              <w:noProof/>
            </w:rPr>
          </w:pPr>
          <w:hyperlink w:anchor="_Toc228182805" w:history="1">
            <w:r w:rsidRPr="00980480">
              <w:rPr>
                <w:rStyle w:val="Hyperlink"/>
                <w:noProof/>
              </w:rPr>
              <w:t>3.7.5 Aggregation</w:t>
            </w:r>
            <w:r>
              <w:rPr>
                <w:noProof/>
                <w:webHidden/>
              </w:rPr>
              <w:tab/>
            </w:r>
            <w:r>
              <w:rPr>
                <w:noProof/>
                <w:webHidden/>
              </w:rPr>
              <w:fldChar w:fldCharType="begin"/>
            </w:r>
            <w:r>
              <w:rPr>
                <w:noProof/>
                <w:webHidden/>
              </w:rPr>
              <w:instrText xml:space="preserve"> PAGEREF _Toc228182805 \h </w:instrText>
            </w:r>
            <w:r>
              <w:rPr>
                <w:noProof/>
                <w:webHidden/>
              </w:rPr>
            </w:r>
            <w:r>
              <w:rPr>
                <w:noProof/>
                <w:webHidden/>
              </w:rPr>
              <w:fldChar w:fldCharType="separate"/>
            </w:r>
            <w:r>
              <w:rPr>
                <w:noProof/>
                <w:webHidden/>
              </w:rPr>
              <w:t>36</w:t>
            </w:r>
            <w:r>
              <w:rPr>
                <w:noProof/>
                <w:webHidden/>
              </w:rPr>
              <w:fldChar w:fldCharType="end"/>
            </w:r>
          </w:hyperlink>
        </w:p>
        <w:p w14:paraId="49BEB3EF" w14:textId="77777777" w:rsidR="00323631" w:rsidRDefault="00323631">
          <w:pPr>
            <w:pStyle w:val="TOC3"/>
            <w:tabs>
              <w:tab w:val="right" w:leader="dot" w:pos="9350"/>
            </w:tabs>
            <w:rPr>
              <w:noProof/>
            </w:rPr>
          </w:pPr>
          <w:hyperlink w:anchor="_Toc228182806" w:history="1">
            <w:r w:rsidRPr="00980480">
              <w:rPr>
                <w:rStyle w:val="Hyperlink"/>
                <w:noProof/>
              </w:rPr>
              <w:t>3.7.6 Rubric-handling limitations (validity audit)</w:t>
            </w:r>
            <w:r>
              <w:rPr>
                <w:noProof/>
                <w:webHidden/>
              </w:rPr>
              <w:tab/>
            </w:r>
            <w:r>
              <w:rPr>
                <w:noProof/>
                <w:webHidden/>
              </w:rPr>
              <w:fldChar w:fldCharType="begin"/>
            </w:r>
            <w:r>
              <w:rPr>
                <w:noProof/>
                <w:webHidden/>
              </w:rPr>
              <w:instrText xml:space="preserve"> PAGEREF _Toc228182806 \h </w:instrText>
            </w:r>
            <w:r>
              <w:rPr>
                <w:noProof/>
                <w:webHidden/>
              </w:rPr>
            </w:r>
            <w:r>
              <w:rPr>
                <w:noProof/>
                <w:webHidden/>
              </w:rPr>
              <w:fldChar w:fldCharType="separate"/>
            </w:r>
            <w:r>
              <w:rPr>
                <w:noProof/>
                <w:webHidden/>
              </w:rPr>
              <w:t>36</w:t>
            </w:r>
            <w:r>
              <w:rPr>
                <w:noProof/>
                <w:webHidden/>
              </w:rPr>
              <w:fldChar w:fldCharType="end"/>
            </w:r>
          </w:hyperlink>
        </w:p>
        <w:p w14:paraId="3409C0BA" w14:textId="77777777" w:rsidR="00323631" w:rsidRDefault="00323631">
          <w:pPr>
            <w:pStyle w:val="TOC2"/>
            <w:tabs>
              <w:tab w:val="right" w:leader="dot" w:pos="9350"/>
            </w:tabs>
            <w:rPr>
              <w:noProof/>
            </w:rPr>
          </w:pPr>
          <w:hyperlink w:anchor="_Toc228182807" w:history="1">
            <w:r w:rsidRPr="00980480">
              <w:rPr>
                <w:rStyle w:val="Hyperlink"/>
                <w:noProof/>
              </w:rPr>
              <w:t>4. Results</w:t>
            </w:r>
            <w:r>
              <w:rPr>
                <w:noProof/>
                <w:webHidden/>
              </w:rPr>
              <w:tab/>
            </w:r>
            <w:r>
              <w:rPr>
                <w:noProof/>
                <w:webHidden/>
              </w:rPr>
              <w:fldChar w:fldCharType="begin"/>
            </w:r>
            <w:r>
              <w:rPr>
                <w:noProof/>
                <w:webHidden/>
              </w:rPr>
              <w:instrText xml:space="preserve"> PAGEREF _Toc228182807 \h </w:instrText>
            </w:r>
            <w:r>
              <w:rPr>
                <w:noProof/>
                <w:webHidden/>
              </w:rPr>
            </w:r>
            <w:r>
              <w:rPr>
                <w:noProof/>
                <w:webHidden/>
              </w:rPr>
              <w:fldChar w:fldCharType="separate"/>
            </w:r>
            <w:r>
              <w:rPr>
                <w:noProof/>
                <w:webHidden/>
              </w:rPr>
              <w:t>37</w:t>
            </w:r>
            <w:r>
              <w:rPr>
                <w:noProof/>
                <w:webHidden/>
              </w:rPr>
              <w:fldChar w:fldCharType="end"/>
            </w:r>
          </w:hyperlink>
        </w:p>
        <w:p w14:paraId="75335E6F" w14:textId="77777777" w:rsidR="00323631" w:rsidRDefault="00323631">
          <w:pPr>
            <w:pStyle w:val="TOC3"/>
            <w:tabs>
              <w:tab w:val="right" w:leader="dot" w:pos="9350"/>
            </w:tabs>
            <w:rPr>
              <w:noProof/>
            </w:rPr>
          </w:pPr>
          <w:hyperlink w:anchor="_Toc228182808" w:history="1">
            <w:r w:rsidRPr="00980480">
              <w:rPr>
                <w:rStyle w:val="Hyperlink"/>
                <w:noProof/>
              </w:rPr>
              <w:t>4.1 The cross-subject gradient</w:t>
            </w:r>
            <w:r>
              <w:rPr>
                <w:noProof/>
                <w:webHidden/>
              </w:rPr>
              <w:tab/>
            </w:r>
            <w:r>
              <w:rPr>
                <w:noProof/>
                <w:webHidden/>
              </w:rPr>
              <w:fldChar w:fldCharType="begin"/>
            </w:r>
            <w:r>
              <w:rPr>
                <w:noProof/>
                <w:webHidden/>
              </w:rPr>
              <w:instrText xml:space="preserve"> PAGEREF _Toc228182808 \h </w:instrText>
            </w:r>
            <w:r>
              <w:rPr>
                <w:noProof/>
                <w:webHidden/>
              </w:rPr>
            </w:r>
            <w:r>
              <w:rPr>
                <w:noProof/>
                <w:webHidden/>
              </w:rPr>
              <w:fldChar w:fldCharType="separate"/>
            </w:r>
            <w:r>
              <w:rPr>
                <w:noProof/>
                <w:webHidden/>
              </w:rPr>
              <w:t>39</w:t>
            </w:r>
            <w:r>
              <w:rPr>
                <w:noProof/>
                <w:webHidden/>
              </w:rPr>
              <w:fldChar w:fldCharType="end"/>
            </w:r>
          </w:hyperlink>
        </w:p>
        <w:p w14:paraId="4EBAB160" w14:textId="77777777" w:rsidR="00323631" w:rsidRDefault="00323631">
          <w:pPr>
            <w:pStyle w:val="TOC3"/>
            <w:tabs>
              <w:tab w:val="right" w:leader="dot" w:pos="9350"/>
            </w:tabs>
            <w:rPr>
              <w:noProof/>
            </w:rPr>
          </w:pPr>
          <w:hyperlink w:anchor="_Toc228182809" w:history="1">
            <w:r w:rsidRPr="00980480">
              <w:rPr>
                <w:rStyle w:val="Hyperlink"/>
                <w:noProof/>
              </w:rPr>
              <w:t>Example A. Baseline to Facts + Spec: identity disambiguation + interpretive inference</w:t>
            </w:r>
            <w:r>
              <w:rPr>
                <w:noProof/>
                <w:webHidden/>
              </w:rPr>
              <w:tab/>
            </w:r>
            <w:r>
              <w:rPr>
                <w:noProof/>
                <w:webHidden/>
              </w:rPr>
              <w:fldChar w:fldCharType="begin"/>
            </w:r>
            <w:r>
              <w:rPr>
                <w:noProof/>
                <w:webHidden/>
              </w:rPr>
              <w:instrText xml:space="preserve"> PAGEREF _Toc228182809 \h </w:instrText>
            </w:r>
            <w:r>
              <w:rPr>
                <w:noProof/>
                <w:webHidden/>
              </w:rPr>
            </w:r>
            <w:r>
              <w:rPr>
                <w:noProof/>
                <w:webHidden/>
              </w:rPr>
              <w:fldChar w:fldCharType="separate"/>
            </w:r>
            <w:r>
              <w:rPr>
                <w:noProof/>
                <w:webHidden/>
              </w:rPr>
              <w:t>40</w:t>
            </w:r>
            <w:r>
              <w:rPr>
                <w:noProof/>
                <w:webHidden/>
              </w:rPr>
              <w:fldChar w:fldCharType="end"/>
            </w:r>
          </w:hyperlink>
        </w:p>
        <w:p w14:paraId="6B337CD3" w14:textId="77777777" w:rsidR="00323631" w:rsidRDefault="00323631">
          <w:pPr>
            <w:pStyle w:val="TOC3"/>
            <w:tabs>
              <w:tab w:val="right" w:leader="dot" w:pos="9350"/>
            </w:tabs>
            <w:rPr>
              <w:noProof/>
            </w:rPr>
          </w:pPr>
          <w:hyperlink w:anchor="_Toc228182810" w:history="1">
            <w:r w:rsidRPr="00980480">
              <w:rPr>
                <w:rStyle w:val="Hyperlink"/>
                <w:noProof/>
              </w:rPr>
              <w:t>Example B. Facts to Facts + Spec: directional correction</w:t>
            </w:r>
            <w:r>
              <w:rPr>
                <w:noProof/>
                <w:webHidden/>
              </w:rPr>
              <w:tab/>
            </w:r>
            <w:r>
              <w:rPr>
                <w:noProof/>
                <w:webHidden/>
              </w:rPr>
              <w:fldChar w:fldCharType="begin"/>
            </w:r>
            <w:r>
              <w:rPr>
                <w:noProof/>
                <w:webHidden/>
              </w:rPr>
              <w:instrText xml:space="preserve"> PAGEREF _Toc228182810 \h </w:instrText>
            </w:r>
            <w:r>
              <w:rPr>
                <w:noProof/>
                <w:webHidden/>
              </w:rPr>
            </w:r>
            <w:r>
              <w:rPr>
                <w:noProof/>
                <w:webHidden/>
              </w:rPr>
              <w:fldChar w:fldCharType="separate"/>
            </w:r>
            <w:r>
              <w:rPr>
                <w:noProof/>
                <w:webHidden/>
              </w:rPr>
              <w:t>41</w:t>
            </w:r>
            <w:r>
              <w:rPr>
                <w:noProof/>
                <w:webHidden/>
              </w:rPr>
              <w:fldChar w:fldCharType="end"/>
            </w:r>
          </w:hyperlink>
        </w:p>
        <w:p w14:paraId="31489966" w14:textId="77777777" w:rsidR="00323631" w:rsidRDefault="00323631">
          <w:pPr>
            <w:pStyle w:val="TOC3"/>
            <w:tabs>
              <w:tab w:val="right" w:leader="dot" w:pos="9350"/>
            </w:tabs>
            <w:rPr>
              <w:noProof/>
            </w:rPr>
          </w:pPr>
          <w:hyperlink w:anchor="_Toc228182811" w:history="1">
            <w:r w:rsidRPr="00980480">
              <w:rPr>
                <w:rStyle w:val="Hyperlink"/>
                <w:noProof/>
              </w:rPr>
              <w:t>Example C. Facts to Facts + Spec: abstention becomes near-perfect inference</w:t>
            </w:r>
            <w:r>
              <w:rPr>
                <w:noProof/>
                <w:webHidden/>
              </w:rPr>
              <w:tab/>
            </w:r>
            <w:r>
              <w:rPr>
                <w:noProof/>
                <w:webHidden/>
              </w:rPr>
              <w:fldChar w:fldCharType="begin"/>
            </w:r>
            <w:r>
              <w:rPr>
                <w:noProof/>
                <w:webHidden/>
              </w:rPr>
              <w:instrText xml:space="preserve"> PAGEREF _Toc228182811 \h </w:instrText>
            </w:r>
            <w:r>
              <w:rPr>
                <w:noProof/>
                <w:webHidden/>
              </w:rPr>
            </w:r>
            <w:r>
              <w:rPr>
                <w:noProof/>
                <w:webHidden/>
              </w:rPr>
              <w:fldChar w:fldCharType="separate"/>
            </w:r>
            <w:r>
              <w:rPr>
                <w:noProof/>
                <w:webHidden/>
              </w:rPr>
              <w:t>41</w:t>
            </w:r>
            <w:r>
              <w:rPr>
                <w:noProof/>
                <w:webHidden/>
              </w:rPr>
              <w:fldChar w:fldCharType="end"/>
            </w:r>
          </w:hyperlink>
        </w:p>
        <w:p w14:paraId="4931A383" w14:textId="77777777" w:rsidR="00323631" w:rsidRDefault="00323631">
          <w:pPr>
            <w:pStyle w:val="TOC3"/>
            <w:tabs>
              <w:tab w:val="right" w:leader="dot" w:pos="9350"/>
            </w:tabs>
            <w:rPr>
              <w:noProof/>
            </w:rPr>
          </w:pPr>
          <w:hyperlink w:anchor="_Toc228182812" w:history="1">
            <w:r w:rsidRPr="00980480">
              <w:rPr>
                <w:rStyle w:val="Hyperlink"/>
                <w:noProof/>
              </w:rPr>
              <w:t>Example D. The gradient at the extremes</w:t>
            </w:r>
            <w:r>
              <w:rPr>
                <w:noProof/>
                <w:webHidden/>
              </w:rPr>
              <w:tab/>
            </w:r>
            <w:r>
              <w:rPr>
                <w:noProof/>
                <w:webHidden/>
              </w:rPr>
              <w:fldChar w:fldCharType="begin"/>
            </w:r>
            <w:r>
              <w:rPr>
                <w:noProof/>
                <w:webHidden/>
              </w:rPr>
              <w:instrText xml:space="preserve"> PAGEREF _Toc228182812 \h </w:instrText>
            </w:r>
            <w:r>
              <w:rPr>
                <w:noProof/>
                <w:webHidden/>
              </w:rPr>
            </w:r>
            <w:r>
              <w:rPr>
                <w:noProof/>
                <w:webHidden/>
              </w:rPr>
              <w:fldChar w:fldCharType="separate"/>
            </w:r>
            <w:r>
              <w:rPr>
                <w:noProof/>
                <w:webHidden/>
              </w:rPr>
              <w:t>43</w:t>
            </w:r>
            <w:r>
              <w:rPr>
                <w:noProof/>
                <w:webHidden/>
              </w:rPr>
              <w:fldChar w:fldCharType="end"/>
            </w:r>
          </w:hyperlink>
        </w:p>
        <w:p w14:paraId="105AC10B" w14:textId="77777777" w:rsidR="00323631" w:rsidRDefault="00323631">
          <w:pPr>
            <w:pStyle w:val="TOC3"/>
            <w:tabs>
              <w:tab w:val="right" w:leader="dot" w:pos="9350"/>
            </w:tabs>
            <w:rPr>
              <w:noProof/>
            </w:rPr>
          </w:pPr>
          <w:hyperlink w:anchor="_Toc228182813" w:history="1">
            <w:r w:rsidRPr="00980480">
              <w:rPr>
                <w:rStyle w:val="Hyperlink"/>
                <w:noProof/>
              </w:rPr>
              <w:t>4.1.1 Franklin as the high-baseline reference</w:t>
            </w:r>
            <w:r>
              <w:rPr>
                <w:noProof/>
                <w:webHidden/>
              </w:rPr>
              <w:tab/>
            </w:r>
            <w:r>
              <w:rPr>
                <w:noProof/>
                <w:webHidden/>
              </w:rPr>
              <w:fldChar w:fldCharType="begin"/>
            </w:r>
            <w:r>
              <w:rPr>
                <w:noProof/>
                <w:webHidden/>
              </w:rPr>
              <w:instrText xml:space="preserve"> PAGEREF _Toc228182813 \h </w:instrText>
            </w:r>
            <w:r>
              <w:rPr>
                <w:noProof/>
                <w:webHidden/>
              </w:rPr>
            </w:r>
            <w:r>
              <w:rPr>
                <w:noProof/>
                <w:webHidden/>
              </w:rPr>
              <w:fldChar w:fldCharType="separate"/>
            </w:r>
            <w:r>
              <w:rPr>
                <w:noProof/>
                <w:webHidden/>
              </w:rPr>
              <w:t>47</w:t>
            </w:r>
            <w:r>
              <w:rPr>
                <w:noProof/>
                <w:webHidden/>
              </w:rPr>
              <w:fldChar w:fldCharType="end"/>
            </w:r>
          </w:hyperlink>
        </w:p>
        <w:p w14:paraId="04AC7E6B" w14:textId="77777777" w:rsidR="00323631" w:rsidRDefault="00323631">
          <w:pPr>
            <w:pStyle w:val="TOC3"/>
            <w:tabs>
              <w:tab w:val="right" w:leader="dot" w:pos="9350"/>
            </w:tabs>
            <w:rPr>
              <w:noProof/>
            </w:rPr>
          </w:pPr>
          <w:hyperlink w:anchor="_Toc228182814" w:history="1">
            <w:r w:rsidRPr="00980480">
              <w:rPr>
                <w:rStyle w:val="Hyperlink"/>
                <w:noProof/>
              </w:rPr>
              <w:t>4.2 Compression: structure vs. raw text</w:t>
            </w:r>
            <w:r>
              <w:rPr>
                <w:noProof/>
                <w:webHidden/>
              </w:rPr>
              <w:tab/>
            </w:r>
            <w:r>
              <w:rPr>
                <w:noProof/>
                <w:webHidden/>
              </w:rPr>
              <w:fldChar w:fldCharType="begin"/>
            </w:r>
            <w:r>
              <w:rPr>
                <w:noProof/>
                <w:webHidden/>
              </w:rPr>
              <w:instrText xml:space="preserve"> PAGEREF _Toc228182814 \h </w:instrText>
            </w:r>
            <w:r>
              <w:rPr>
                <w:noProof/>
                <w:webHidden/>
              </w:rPr>
            </w:r>
            <w:r>
              <w:rPr>
                <w:noProof/>
                <w:webHidden/>
              </w:rPr>
              <w:fldChar w:fldCharType="separate"/>
            </w:r>
            <w:r>
              <w:rPr>
                <w:noProof/>
                <w:webHidden/>
              </w:rPr>
              <w:t>47</w:t>
            </w:r>
            <w:r>
              <w:rPr>
                <w:noProof/>
                <w:webHidden/>
              </w:rPr>
              <w:fldChar w:fldCharType="end"/>
            </w:r>
          </w:hyperlink>
        </w:p>
        <w:p w14:paraId="687A83EB" w14:textId="77777777" w:rsidR="00323631" w:rsidRDefault="00323631">
          <w:pPr>
            <w:pStyle w:val="TOC3"/>
            <w:tabs>
              <w:tab w:val="right" w:leader="dot" w:pos="9350"/>
            </w:tabs>
            <w:rPr>
              <w:noProof/>
            </w:rPr>
          </w:pPr>
          <w:hyperlink w:anchor="_Toc228182815" w:history="1">
            <w:r w:rsidRPr="00980480">
              <w:rPr>
                <w:rStyle w:val="Hyperlink"/>
                <w:noProof/>
              </w:rPr>
              <w:t>4.2.1 Question-improvement rate: a candidate secondary reporting metric</w:t>
            </w:r>
            <w:r>
              <w:rPr>
                <w:noProof/>
                <w:webHidden/>
              </w:rPr>
              <w:tab/>
            </w:r>
            <w:r>
              <w:rPr>
                <w:noProof/>
                <w:webHidden/>
              </w:rPr>
              <w:fldChar w:fldCharType="begin"/>
            </w:r>
            <w:r>
              <w:rPr>
                <w:noProof/>
                <w:webHidden/>
              </w:rPr>
              <w:instrText xml:space="preserve"> PAGEREF _Toc228182815 \h </w:instrText>
            </w:r>
            <w:r>
              <w:rPr>
                <w:noProof/>
                <w:webHidden/>
              </w:rPr>
            </w:r>
            <w:r>
              <w:rPr>
                <w:noProof/>
                <w:webHidden/>
              </w:rPr>
              <w:fldChar w:fldCharType="separate"/>
            </w:r>
            <w:r>
              <w:rPr>
                <w:noProof/>
                <w:webHidden/>
              </w:rPr>
              <w:t>49</w:t>
            </w:r>
            <w:r>
              <w:rPr>
                <w:noProof/>
                <w:webHidden/>
              </w:rPr>
              <w:fldChar w:fldCharType="end"/>
            </w:r>
          </w:hyperlink>
        </w:p>
        <w:p w14:paraId="3F23BF4A" w14:textId="77777777" w:rsidR="00323631" w:rsidRDefault="00323631">
          <w:pPr>
            <w:pStyle w:val="TOC3"/>
            <w:tabs>
              <w:tab w:val="right" w:leader="dot" w:pos="9350"/>
            </w:tabs>
            <w:rPr>
              <w:noProof/>
            </w:rPr>
          </w:pPr>
          <w:hyperlink w:anchor="_Toc228182816" w:history="1">
            <w:r w:rsidRPr="00980480">
              <w:rPr>
                <w:rStyle w:val="Hyperlink"/>
                <w:noProof/>
              </w:rPr>
              <w:t>Example: Hamerton, the compression story at its clearest</w:t>
            </w:r>
            <w:r>
              <w:rPr>
                <w:noProof/>
                <w:webHidden/>
              </w:rPr>
              <w:tab/>
            </w:r>
            <w:r>
              <w:rPr>
                <w:noProof/>
                <w:webHidden/>
              </w:rPr>
              <w:fldChar w:fldCharType="begin"/>
            </w:r>
            <w:r>
              <w:rPr>
                <w:noProof/>
                <w:webHidden/>
              </w:rPr>
              <w:instrText xml:space="preserve"> PAGEREF _Toc228182816 \h </w:instrText>
            </w:r>
            <w:r>
              <w:rPr>
                <w:noProof/>
                <w:webHidden/>
              </w:rPr>
            </w:r>
            <w:r>
              <w:rPr>
                <w:noProof/>
                <w:webHidden/>
              </w:rPr>
              <w:fldChar w:fldCharType="separate"/>
            </w:r>
            <w:r>
              <w:rPr>
                <w:noProof/>
                <w:webHidden/>
              </w:rPr>
              <w:t>52</w:t>
            </w:r>
            <w:r>
              <w:rPr>
                <w:noProof/>
                <w:webHidden/>
              </w:rPr>
              <w:fldChar w:fldCharType="end"/>
            </w:r>
          </w:hyperlink>
        </w:p>
        <w:p w14:paraId="596E4975" w14:textId="77777777" w:rsidR="00323631" w:rsidRDefault="00323631">
          <w:pPr>
            <w:pStyle w:val="TOC3"/>
            <w:tabs>
              <w:tab w:val="right" w:leader="dot" w:pos="9350"/>
            </w:tabs>
            <w:rPr>
              <w:noProof/>
            </w:rPr>
          </w:pPr>
          <w:hyperlink w:anchor="_Toc228182817" w:history="1">
            <w:r w:rsidRPr="00980480">
              <w:rPr>
                <w:rStyle w:val="Hyperlink"/>
                <w:noProof/>
              </w:rPr>
              <w:t>Example: Ebers, the honest cost of compression</w:t>
            </w:r>
            <w:r>
              <w:rPr>
                <w:noProof/>
                <w:webHidden/>
              </w:rPr>
              <w:tab/>
            </w:r>
            <w:r>
              <w:rPr>
                <w:noProof/>
                <w:webHidden/>
              </w:rPr>
              <w:fldChar w:fldCharType="begin"/>
            </w:r>
            <w:r>
              <w:rPr>
                <w:noProof/>
                <w:webHidden/>
              </w:rPr>
              <w:instrText xml:space="preserve"> PAGEREF _Toc228182817 \h </w:instrText>
            </w:r>
            <w:r>
              <w:rPr>
                <w:noProof/>
                <w:webHidden/>
              </w:rPr>
            </w:r>
            <w:r>
              <w:rPr>
                <w:noProof/>
                <w:webHidden/>
              </w:rPr>
              <w:fldChar w:fldCharType="separate"/>
            </w:r>
            <w:r>
              <w:rPr>
                <w:noProof/>
                <w:webHidden/>
              </w:rPr>
              <w:t>52</w:t>
            </w:r>
            <w:r>
              <w:rPr>
                <w:noProof/>
                <w:webHidden/>
              </w:rPr>
              <w:fldChar w:fldCharType="end"/>
            </w:r>
          </w:hyperlink>
        </w:p>
        <w:p w14:paraId="7704E398" w14:textId="77777777" w:rsidR="00323631" w:rsidRDefault="00323631">
          <w:pPr>
            <w:pStyle w:val="TOC3"/>
            <w:tabs>
              <w:tab w:val="right" w:leader="dot" w:pos="9350"/>
            </w:tabs>
            <w:rPr>
              <w:noProof/>
            </w:rPr>
          </w:pPr>
          <w:hyperlink w:anchor="_Toc228182818" w:history="1">
            <w:r w:rsidRPr="00980480">
              <w:rPr>
                <w:rStyle w:val="Hyperlink"/>
                <w:noProof/>
              </w:rPr>
              <w:t>4.3 Mechanism: Content, Not Format</w:t>
            </w:r>
            <w:r>
              <w:rPr>
                <w:noProof/>
                <w:webHidden/>
              </w:rPr>
              <w:tab/>
            </w:r>
            <w:r>
              <w:rPr>
                <w:noProof/>
                <w:webHidden/>
              </w:rPr>
              <w:fldChar w:fldCharType="begin"/>
            </w:r>
            <w:r>
              <w:rPr>
                <w:noProof/>
                <w:webHidden/>
              </w:rPr>
              <w:instrText xml:space="preserve"> PAGEREF _Toc228182818 \h </w:instrText>
            </w:r>
            <w:r>
              <w:rPr>
                <w:noProof/>
                <w:webHidden/>
              </w:rPr>
            </w:r>
            <w:r>
              <w:rPr>
                <w:noProof/>
                <w:webHidden/>
              </w:rPr>
              <w:fldChar w:fldCharType="separate"/>
            </w:r>
            <w:r>
              <w:rPr>
                <w:noProof/>
                <w:webHidden/>
              </w:rPr>
              <w:t>53</w:t>
            </w:r>
            <w:r>
              <w:rPr>
                <w:noProof/>
                <w:webHidden/>
              </w:rPr>
              <w:fldChar w:fldCharType="end"/>
            </w:r>
          </w:hyperlink>
        </w:p>
        <w:p w14:paraId="119C331C" w14:textId="77777777" w:rsidR="00323631" w:rsidRDefault="00323631">
          <w:pPr>
            <w:pStyle w:val="TOC3"/>
            <w:tabs>
              <w:tab w:val="right" w:leader="dot" w:pos="9350"/>
            </w:tabs>
            <w:rPr>
              <w:noProof/>
            </w:rPr>
          </w:pPr>
          <w:hyperlink w:anchor="_Toc228182819" w:history="1">
            <w:r w:rsidRPr="00980480">
              <w:rPr>
                <w:rStyle w:val="Hyperlink"/>
                <w:noProof/>
              </w:rPr>
              <w:t>Example A (wrong-spec), Ebers Q7: identity disambiguation fails</w:t>
            </w:r>
            <w:r>
              <w:rPr>
                <w:noProof/>
                <w:webHidden/>
              </w:rPr>
              <w:tab/>
            </w:r>
            <w:r>
              <w:rPr>
                <w:noProof/>
                <w:webHidden/>
              </w:rPr>
              <w:fldChar w:fldCharType="begin"/>
            </w:r>
            <w:r>
              <w:rPr>
                <w:noProof/>
                <w:webHidden/>
              </w:rPr>
              <w:instrText xml:space="preserve"> PAGEREF _Toc228182819 \h </w:instrText>
            </w:r>
            <w:r>
              <w:rPr>
                <w:noProof/>
                <w:webHidden/>
              </w:rPr>
            </w:r>
            <w:r>
              <w:rPr>
                <w:noProof/>
                <w:webHidden/>
              </w:rPr>
              <w:fldChar w:fldCharType="separate"/>
            </w:r>
            <w:r>
              <w:rPr>
                <w:noProof/>
                <w:webHidden/>
              </w:rPr>
              <w:t>57</w:t>
            </w:r>
            <w:r>
              <w:rPr>
                <w:noProof/>
                <w:webHidden/>
              </w:rPr>
              <w:fldChar w:fldCharType="end"/>
            </w:r>
          </w:hyperlink>
        </w:p>
        <w:p w14:paraId="30617A70" w14:textId="77777777" w:rsidR="00323631" w:rsidRDefault="00323631">
          <w:pPr>
            <w:pStyle w:val="TOC3"/>
            <w:tabs>
              <w:tab w:val="right" w:leader="dot" w:pos="9350"/>
            </w:tabs>
            <w:rPr>
              <w:noProof/>
            </w:rPr>
          </w:pPr>
          <w:hyperlink w:anchor="_Toc228182820" w:history="1">
            <w:r w:rsidRPr="00980480">
              <w:rPr>
                <w:rStyle w:val="Hyperlink"/>
                <w:noProof/>
              </w:rPr>
              <w:t>Example B (wrong-spec), Bernal Diaz Q16: content convergence across genuinely different frameworks</w:t>
            </w:r>
            <w:r>
              <w:rPr>
                <w:noProof/>
                <w:webHidden/>
              </w:rPr>
              <w:tab/>
            </w:r>
            <w:r>
              <w:rPr>
                <w:noProof/>
                <w:webHidden/>
              </w:rPr>
              <w:fldChar w:fldCharType="begin"/>
            </w:r>
            <w:r>
              <w:rPr>
                <w:noProof/>
                <w:webHidden/>
              </w:rPr>
              <w:instrText xml:space="preserve"> PAGEREF _Toc228182820 \h </w:instrText>
            </w:r>
            <w:r>
              <w:rPr>
                <w:noProof/>
                <w:webHidden/>
              </w:rPr>
            </w:r>
            <w:r>
              <w:rPr>
                <w:noProof/>
                <w:webHidden/>
              </w:rPr>
              <w:fldChar w:fldCharType="separate"/>
            </w:r>
            <w:r>
              <w:rPr>
                <w:noProof/>
                <w:webHidden/>
              </w:rPr>
              <w:t>58</w:t>
            </w:r>
            <w:r>
              <w:rPr>
                <w:noProof/>
                <w:webHidden/>
              </w:rPr>
              <w:fldChar w:fldCharType="end"/>
            </w:r>
          </w:hyperlink>
        </w:p>
        <w:p w14:paraId="26A2D62F" w14:textId="77777777" w:rsidR="00323631" w:rsidRDefault="00323631">
          <w:pPr>
            <w:pStyle w:val="TOC3"/>
            <w:tabs>
              <w:tab w:val="right" w:leader="dot" w:pos="9350"/>
            </w:tabs>
            <w:rPr>
              <w:noProof/>
            </w:rPr>
          </w:pPr>
          <w:hyperlink w:anchor="_Toc228182821" w:history="1">
            <w:r w:rsidRPr="00980480">
              <w:rPr>
                <w:rStyle w:val="Hyperlink"/>
                <w:noProof/>
              </w:rPr>
              <w:t>Example C (wrong-spec), Seacole Q2: interpretive inference fails</w:t>
            </w:r>
            <w:r>
              <w:rPr>
                <w:noProof/>
                <w:webHidden/>
              </w:rPr>
              <w:tab/>
            </w:r>
            <w:r>
              <w:rPr>
                <w:noProof/>
                <w:webHidden/>
              </w:rPr>
              <w:fldChar w:fldCharType="begin"/>
            </w:r>
            <w:r>
              <w:rPr>
                <w:noProof/>
                <w:webHidden/>
              </w:rPr>
              <w:instrText xml:space="preserve"> PAGEREF _Toc228182821 \h </w:instrText>
            </w:r>
            <w:r>
              <w:rPr>
                <w:noProof/>
                <w:webHidden/>
              </w:rPr>
            </w:r>
            <w:r>
              <w:rPr>
                <w:noProof/>
                <w:webHidden/>
              </w:rPr>
              <w:fldChar w:fldCharType="separate"/>
            </w:r>
            <w:r>
              <w:rPr>
                <w:noProof/>
                <w:webHidden/>
              </w:rPr>
              <w:t>59</w:t>
            </w:r>
            <w:r>
              <w:rPr>
                <w:noProof/>
                <w:webHidden/>
              </w:rPr>
              <w:fldChar w:fldCharType="end"/>
            </w:r>
          </w:hyperlink>
        </w:p>
        <w:p w14:paraId="4FFF8517" w14:textId="77777777" w:rsidR="00323631" w:rsidRDefault="00323631">
          <w:pPr>
            <w:pStyle w:val="TOC3"/>
            <w:tabs>
              <w:tab w:val="right" w:leader="dot" w:pos="9350"/>
            </w:tabs>
            <w:rPr>
              <w:noProof/>
            </w:rPr>
          </w:pPr>
          <w:hyperlink w:anchor="_Toc228182822" w:history="1">
            <w:r w:rsidRPr="00980480">
              <w:rPr>
                <w:rStyle w:val="Hyperlink"/>
                <w:noProof/>
              </w:rPr>
              <w:t>4.4 Memory-system composition</w:t>
            </w:r>
            <w:r>
              <w:rPr>
                <w:noProof/>
                <w:webHidden/>
              </w:rPr>
              <w:tab/>
            </w:r>
            <w:r>
              <w:rPr>
                <w:noProof/>
                <w:webHidden/>
              </w:rPr>
              <w:fldChar w:fldCharType="begin"/>
            </w:r>
            <w:r>
              <w:rPr>
                <w:noProof/>
                <w:webHidden/>
              </w:rPr>
              <w:instrText xml:space="preserve"> PAGEREF _Toc228182822 \h </w:instrText>
            </w:r>
            <w:r>
              <w:rPr>
                <w:noProof/>
                <w:webHidden/>
              </w:rPr>
            </w:r>
            <w:r>
              <w:rPr>
                <w:noProof/>
                <w:webHidden/>
              </w:rPr>
              <w:fldChar w:fldCharType="separate"/>
            </w:r>
            <w:r>
              <w:rPr>
                <w:noProof/>
                <w:webHidden/>
              </w:rPr>
              <w:t>60</w:t>
            </w:r>
            <w:r>
              <w:rPr>
                <w:noProof/>
                <w:webHidden/>
              </w:rPr>
              <w:fldChar w:fldCharType="end"/>
            </w:r>
          </w:hyperlink>
        </w:p>
        <w:p w14:paraId="18A1B027" w14:textId="77777777" w:rsidR="00323631" w:rsidRDefault="00323631">
          <w:pPr>
            <w:pStyle w:val="TOC3"/>
            <w:tabs>
              <w:tab w:val="right" w:leader="dot" w:pos="9350"/>
            </w:tabs>
            <w:rPr>
              <w:noProof/>
            </w:rPr>
          </w:pPr>
          <w:hyperlink w:anchor="_Toc228182823" w:history="1">
            <w:r w:rsidRPr="00980480">
              <w:rPr>
                <w:rStyle w:val="Hyperlink"/>
                <w:noProof/>
              </w:rPr>
              <w:t>4.4.1 Aggregate performance across systems</w:t>
            </w:r>
            <w:r>
              <w:rPr>
                <w:noProof/>
                <w:webHidden/>
              </w:rPr>
              <w:tab/>
            </w:r>
            <w:r>
              <w:rPr>
                <w:noProof/>
                <w:webHidden/>
              </w:rPr>
              <w:fldChar w:fldCharType="begin"/>
            </w:r>
            <w:r>
              <w:rPr>
                <w:noProof/>
                <w:webHidden/>
              </w:rPr>
              <w:instrText xml:space="preserve"> PAGEREF _Toc228182823 \h </w:instrText>
            </w:r>
            <w:r>
              <w:rPr>
                <w:noProof/>
                <w:webHidden/>
              </w:rPr>
            </w:r>
            <w:r>
              <w:rPr>
                <w:noProof/>
                <w:webHidden/>
              </w:rPr>
              <w:fldChar w:fldCharType="separate"/>
            </w:r>
            <w:r>
              <w:rPr>
                <w:noProof/>
                <w:webHidden/>
              </w:rPr>
              <w:t>61</w:t>
            </w:r>
            <w:r>
              <w:rPr>
                <w:noProof/>
                <w:webHidden/>
              </w:rPr>
              <w:fldChar w:fldCharType="end"/>
            </w:r>
          </w:hyperlink>
        </w:p>
        <w:p w14:paraId="0DEF981F" w14:textId="77777777" w:rsidR="00323631" w:rsidRDefault="00323631">
          <w:pPr>
            <w:pStyle w:val="TOC3"/>
            <w:tabs>
              <w:tab w:val="right" w:leader="dot" w:pos="9350"/>
            </w:tabs>
            <w:rPr>
              <w:noProof/>
            </w:rPr>
          </w:pPr>
          <w:hyperlink w:anchor="_Toc228182824" w:history="1">
            <w:r w:rsidRPr="00980480">
              <w:rPr>
                <w:rStyle w:val="Hyperlink"/>
                <w:noProof/>
              </w:rPr>
              <w:t>Supermemory Example 1. Spec helps by filling an interpretive gap. Fukuzawa Q26 (Δ +2.20, C1 2.00 → C3 4.20)</w:t>
            </w:r>
            <w:r>
              <w:rPr>
                <w:noProof/>
                <w:webHidden/>
              </w:rPr>
              <w:tab/>
            </w:r>
            <w:r>
              <w:rPr>
                <w:noProof/>
                <w:webHidden/>
              </w:rPr>
              <w:fldChar w:fldCharType="begin"/>
            </w:r>
            <w:r>
              <w:rPr>
                <w:noProof/>
                <w:webHidden/>
              </w:rPr>
              <w:instrText xml:space="preserve"> PAGEREF _Toc228182824 \h </w:instrText>
            </w:r>
            <w:r>
              <w:rPr>
                <w:noProof/>
                <w:webHidden/>
              </w:rPr>
            </w:r>
            <w:r>
              <w:rPr>
                <w:noProof/>
                <w:webHidden/>
              </w:rPr>
              <w:fldChar w:fldCharType="separate"/>
            </w:r>
            <w:r>
              <w:rPr>
                <w:noProof/>
                <w:webHidden/>
              </w:rPr>
              <w:t>65</w:t>
            </w:r>
            <w:r>
              <w:rPr>
                <w:noProof/>
                <w:webHidden/>
              </w:rPr>
              <w:fldChar w:fldCharType="end"/>
            </w:r>
          </w:hyperlink>
        </w:p>
        <w:p w14:paraId="3BAB8978" w14:textId="77777777" w:rsidR="00323631" w:rsidRDefault="00323631">
          <w:pPr>
            <w:pStyle w:val="TOC3"/>
            <w:tabs>
              <w:tab w:val="right" w:leader="dot" w:pos="9350"/>
            </w:tabs>
            <w:rPr>
              <w:noProof/>
            </w:rPr>
          </w:pPr>
          <w:hyperlink w:anchor="_Toc228182825" w:history="1">
            <w:r w:rsidRPr="00980480">
              <w:rPr>
                <w:rStyle w:val="Hyperlink"/>
                <w:noProof/>
              </w:rPr>
              <w:t>Supermemory Example 2. Spec hurts by over-theorizing a plain question. Yung Wing Q5 (Δ −2.40, C1 4.20 → C3 1.80)</w:t>
            </w:r>
            <w:r>
              <w:rPr>
                <w:noProof/>
                <w:webHidden/>
              </w:rPr>
              <w:tab/>
            </w:r>
            <w:r>
              <w:rPr>
                <w:noProof/>
                <w:webHidden/>
              </w:rPr>
              <w:fldChar w:fldCharType="begin"/>
            </w:r>
            <w:r>
              <w:rPr>
                <w:noProof/>
                <w:webHidden/>
              </w:rPr>
              <w:instrText xml:space="preserve"> PAGEREF _Toc228182825 \h </w:instrText>
            </w:r>
            <w:r>
              <w:rPr>
                <w:noProof/>
                <w:webHidden/>
              </w:rPr>
            </w:r>
            <w:r>
              <w:rPr>
                <w:noProof/>
                <w:webHidden/>
              </w:rPr>
              <w:fldChar w:fldCharType="separate"/>
            </w:r>
            <w:r>
              <w:rPr>
                <w:noProof/>
                <w:webHidden/>
              </w:rPr>
              <w:t>66</w:t>
            </w:r>
            <w:r>
              <w:rPr>
                <w:noProof/>
                <w:webHidden/>
              </w:rPr>
              <w:fldChar w:fldCharType="end"/>
            </w:r>
          </w:hyperlink>
        </w:p>
        <w:p w14:paraId="3EC5A0E1" w14:textId="77777777" w:rsidR="00323631" w:rsidRDefault="00323631">
          <w:pPr>
            <w:pStyle w:val="TOC3"/>
            <w:tabs>
              <w:tab w:val="right" w:leader="dot" w:pos="9350"/>
            </w:tabs>
            <w:rPr>
              <w:noProof/>
            </w:rPr>
          </w:pPr>
          <w:hyperlink w:anchor="_Toc228182826" w:history="1">
            <w:r w:rsidRPr="00980480">
              <w:rPr>
                <w:rStyle w:val="Hyperlink"/>
                <w:noProof/>
              </w:rPr>
              <w:t>Supermemory Example 3. Judging issue, spec-induced meta-refusal. Zitkala-Sa Q18 (Δ −2.00, C1 3.00 → C3 1.00)</w:t>
            </w:r>
            <w:r>
              <w:rPr>
                <w:noProof/>
                <w:webHidden/>
              </w:rPr>
              <w:tab/>
            </w:r>
            <w:r>
              <w:rPr>
                <w:noProof/>
                <w:webHidden/>
              </w:rPr>
              <w:fldChar w:fldCharType="begin"/>
            </w:r>
            <w:r>
              <w:rPr>
                <w:noProof/>
                <w:webHidden/>
              </w:rPr>
              <w:instrText xml:space="preserve"> PAGEREF _Toc228182826 \h </w:instrText>
            </w:r>
            <w:r>
              <w:rPr>
                <w:noProof/>
                <w:webHidden/>
              </w:rPr>
            </w:r>
            <w:r>
              <w:rPr>
                <w:noProof/>
                <w:webHidden/>
              </w:rPr>
              <w:fldChar w:fldCharType="separate"/>
            </w:r>
            <w:r>
              <w:rPr>
                <w:noProof/>
                <w:webHidden/>
              </w:rPr>
              <w:t>66</w:t>
            </w:r>
            <w:r>
              <w:rPr>
                <w:noProof/>
                <w:webHidden/>
              </w:rPr>
              <w:fldChar w:fldCharType="end"/>
            </w:r>
          </w:hyperlink>
        </w:p>
        <w:p w14:paraId="3EB99AE0" w14:textId="77777777" w:rsidR="00323631" w:rsidRDefault="00323631">
          <w:pPr>
            <w:pStyle w:val="TOC3"/>
            <w:tabs>
              <w:tab w:val="right" w:leader="dot" w:pos="9350"/>
            </w:tabs>
            <w:rPr>
              <w:noProof/>
            </w:rPr>
          </w:pPr>
          <w:hyperlink w:anchor="_Toc228182827" w:history="1">
            <w:r w:rsidRPr="00980480">
              <w:rPr>
                <w:rStyle w:val="Hyperlink"/>
                <w:noProof/>
              </w:rPr>
              <w:t>Supermemory Example 4. Subtle reframe that scores well but unevenly. Fukuzawa Q16 (Δ +1.60, C1 2.40 → C3 4.00)</w:t>
            </w:r>
            <w:r>
              <w:rPr>
                <w:noProof/>
                <w:webHidden/>
              </w:rPr>
              <w:tab/>
            </w:r>
            <w:r>
              <w:rPr>
                <w:noProof/>
                <w:webHidden/>
              </w:rPr>
              <w:fldChar w:fldCharType="begin"/>
            </w:r>
            <w:r>
              <w:rPr>
                <w:noProof/>
                <w:webHidden/>
              </w:rPr>
              <w:instrText xml:space="preserve"> PAGEREF _Toc228182827 \h </w:instrText>
            </w:r>
            <w:r>
              <w:rPr>
                <w:noProof/>
                <w:webHidden/>
              </w:rPr>
            </w:r>
            <w:r>
              <w:rPr>
                <w:noProof/>
                <w:webHidden/>
              </w:rPr>
              <w:fldChar w:fldCharType="separate"/>
            </w:r>
            <w:r>
              <w:rPr>
                <w:noProof/>
                <w:webHidden/>
              </w:rPr>
              <w:t>67</w:t>
            </w:r>
            <w:r>
              <w:rPr>
                <w:noProof/>
                <w:webHidden/>
              </w:rPr>
              <w:fldChar w:fldCharType="end"/>
            </w:r>
          </w:hyperlink>
        </w:p>
        <w:p w14:paraId="7177539F" w14:textId="77777777" w:rsidR="00323631" w:rsidRDefault="00323631">
          <w:pPr>
            <w:pStyle w:val="TOC3"/>
            <w:tabs>
              <w:tab w:val="right" w:leader="dot" w:pos="9350"/>
            </w:tabs>
            <w:rPr>
              <w:noProof/>
            </w:rPr>
          </w:pPr>
          <w:hyperlink w:anchor="_Toc228182828" w:history="1">
            <w:r w:rsidRPr="00980480">
              <w:rPr>
                <w:rStyle w:val="Hyperlink"/>
                <w:noProof/>
              </w:rPr>
              <w:t>4.4.2 Common mechanisms: interpretation, over-theorization, principled refusal</w:t>
            </w:r>
            <w:r>
              <w:rPr>
                <w:noProof/>
                <w:webHidden/>
              </w:rPr>
              <w:tab/>
            </w:r>
            <w:r>
              <w:rPr>
                <w:noProof/>
                <w:webHidden/>
              </w:rPr>
              <w:fldChar w:fldCharType="begin"/>
            </w:r>
            <w:r>
              <w:rPr>
                <w:noProof/>
                <w:webHidden/>
              </w:rPr>
              <w:instrText xml:space="preserve"> PAGEREF _Toc228182828 \h </w:instrText>
            </w:r>
            <w:r>
              <w:rPr>
                <w:noProof/>
                <w:webHidden/>
              </w:rPr>
            </w:r>
            <w:r>
              <w:rPr>
                <w:noProof/>
                <w:webHidden/>
              </w:rPr>
              <w:fldChar w:fldCharType="separate"/>
            </w:r>
            <w:r>
              <w:rPr>
                <w:noProof/>
                <w:webHidden/>
              </w:rPr>
              <w:t>69</w:t>
            </w:r>
            <w:r>
              <w:rPr>
                <w:noProof/>
                <w:webHidden/>
              </w:rPr>
              <w:fldChar w:fldCharType="end"/>
            </w:r>
          </w:hyperlink>
        </w:p>
        <w:p w14:paraId="09CFE936" w14:textId="77777777" w:rsidR="00323631" w:rsidRDefault="00323631">
          <w:pPr>
            <w:pStyle w:val="TOC3"/>
            <w:tabs>
              <w:tab w:val="right" w:leader="dot" w:pos="9350"/>
            </w:tabs>
            <w:rPr>
              <w:noProof/>
            </w:rPr>
          </w:pPr>
          <w:hyperlink w:anchor="_Toc228182829" w:history="1">
            <w:r w:rsidRPr="00980480">
              <w:rPr>
                <w:rStyle w:val="Hyperlink"/>
                <w:noProof/>
              </w:rPr>
              <w:t>4.4.3 Case study: cross-system refusal on Keckley Q21</w:t>
            </w:r>
            <w:r>
              <w:rPr>
                <w:noProof/>
                <w:webHidden/>
              </w:rPr>
              <w:tab/>
            </w:r>
            <w:r>
              <w:rPr>
                <w:noProof/>
                <w:webHidden/>
              </w:rPr>
              <w:fldChar w:fldCharType="begin"/>
            </w:r>
            <w:r>
              <w:rPr>
                <w:noProof/>
                <w:webHidden/>
              </w:rPr>
              <w:instrText xml:space="preserve"> PAGEREF _Toc228182829 \h </w:instrText>
            </w:r>
            <w:r>
              <w:rPr>
                <w:noProof/>
                <w:webHidden/>
              </w:rPr>
            </w:r>
            <w:r>
              <w:rPr>
                <w:noProof/>
                <w:webHidden/>
              </w:rPr>
              <w:fldChar w:fldCharType="separate"/>
            </w:r>
            <w:r>
              <w:rPr>
                <w:noProof/>
                <w:webHidden/>
              </w:rPr>
              <w:t>71</w:t>
            </w:r>
            <w:r>
              <w:rPr>
                <w:noProof/>
                <w:webHidden/>
              </w:rPr>
              <w:fldChar w:fldCharType="end"/>
            </w:r>
          </w:hyperlink>
        </w:p>
        <w:p w14:paraId="08326635" w14:textId="77777777" w:rsidR="00323631" w:rsidRDefault="00323631">
          <w:pPr>
            <w:pStyle w:val="TOC3"/>
            <w:tabs>
              <w:tab w:val="right" w:leader="dot" w:pos="9350"/>
            </w:tabs>
            <w:rPr>
              <w:noProof/>
            </w:rPr>
          </w:pPr>
          <w:hyperlink w:anchor="_Toc228182830" w:history="1">
            <w:r w:rsidRPr="00980480">
              <w:rPr>
                <w:rStyle w:val="Hyperlink"/>
                <w:noProof/>
              </w:rPr>
              <w:t>4.5 Exploratory case study: Letta stateful-agent (N=3, post-hoc)</w:t>
            </w:r>
            <w:r>
              <w:rPr>
                <w:noProof/>
                <w:webHidden/>
              </w:rPr>
              <w:tab/>
            </w:r>
            <w:r>
              <w:rPr>
                <w:noProof/>
                <w:webHidden/>
              </w:rPr>
              <w:fldChar w:fldCharType="begin"/>
            </w:r>
            <w:r>
              <w:rPr>
                <w:noProof/>
                <w:webHidden/>
              </w:rPr>
              <w:instrText xml:space="preserve"> PAGEREF _Toc228182830 \h </w:instrText>
            </w:r>
            <w:r>
              <w:rPr>
                <w:noProof/>
                <w:webHidden/>
              </w:rPr>
            </w:r>
            <w:r>
              <w:rPr>
                <w:noProof/>
                <w:webHidden/>
              </w:rPr>
              <w:fldChar w:fldCharType="separate"/>
            </w:r>
            <w:r>
              <w:rPr>
                <w:noProof/>
                <w:webHidden/>
              </w:rPr>
              <w:t>73</w:t>
            </w:r>
            <w:r>
              <w:rPr>
                <w:noProof/>
                <w:webHidden/>
              </w:rPr>
              <w:fldChar w:fldCharType="end"/>
            </w:r>
          </w:hyperlink>
        </w:p>
        <w:p w14:paraId="1087AB77" w14:textId="77777777" w:rsidR="00323631" w:rsidRDefault="00323631">
          <w:pPr>
            <w:pStyle w:val="TOC3"/>
            <w:tabs>
              <w:tab w:val="right" w:leader="dot" w:pos="9350"/>
            </w:tabs>
            <w:rPr>
              <w:noProof/>
            </w:rPr>
          </w:pPr>
          <w:hyperlink w:anchor="_Toc228182831" w:history="1">
            <w:r w:rsidRPr="00980480">
              <w:rPr>
                <w:rStyle w:val="Hyperlink"/>
                <w:noProof/>
              </w:rPr>
              <w:t>4.6 Robustness and sensitivity</w:t>
            </w:r>
            <w:r>
              <w:rPr>
                <w:noProof/>
                <w:webHidden/>
              </w:rPr>
              <w:tab/>
            </w:r>
            <w:r>
              <w:rPr>
                <w:noProof/>
                <w:webHidden/>
              </w:rPr>
              <w:fldChar w:fldCharType="begin"/>
            </w:r>
            <w:r>
              <w:rPr>
                <w:noProof/>
                <w:webHidden/>
              </w:rPr>
              <w:instrText xml:space="preserve"> PAGEREF _Toc228182831 \h </w:instrText>
            </w:r>
            <w:r>
              <w:rPr>
                <w:noProof/>
                <w:webHidden/>
              </w:rPr>
            </w:r>
            <w:r>
              <w:rPr>
                <w:noProof/>
                <w:webHidden/>
              </w:rPr>
              <w:fldChar w:fldCharType="separate"/>
            </w:r>
            <w:r>
              <w:rPr>
                <w:noProof/>
                <w:webHidden/>
              </w:rPr>
              <w:t>74</w:t>
            </w:r>
            <w:r>
              <w:rPr>
                <w:noProof/>
                <w:webHidden/>
              </w:rPr>
              <w:fldChar w:fldCharType="end"/>
            </w:r>
          </w:hyperlink>
        </w:p>
        <w:p w14:paraId="3FC9AE26" w14:textId="77777777" w:rsidR="00323631" w:rsidRDefault="00323631">
          <w:pPr>
            <w:pStyle w:val="TOC3"/>
            <w:tabs>
              <w:tab w:val="right" w:leader="dot" w:pos="9350"/>
            </w:tabs>
            <w:rPr>
              <w:noProof/>
            </w:rPr>
          </w:pPr>
          <w:hyperlink w:anchor="_Toc228182832" w:history="1">
            <w:r w:rsidRPr="00980480">
              <w:rPr>
                <w:rStyle w:val="Hyperlink"/>
                <w:noProof/>
              </w:rPr>
              <w:t>4.6.1 Cross-provider response generation (Tier 2 replication)</w:t>
            </w:r>
            <w:r>
              <w:rPr>
                <w:noProof/>
                <w:webHidden/>
              </w:rPr>
              <w:tab/>
            </w:r>
            <w:r>
              <w:rPr>
                <w:noProof/>
                <w:webHidden/>
              </w:rPr>
              <w:fldChar w:fldCharType="begin"/>
            </w:r>
            <w:r>
              <w:rPr>
                <w:noProof/>
                <w:webHidden/>
              </w:rPr>
              <w:instrText xml:space="preserve"> PAGEREF _Toc228182832 \h </w:instrText>
            </w:r>
            <w:r>
              <w:rPr>
                <w:noProof/>
                <w:webHidden/>
              </w:rPr>
            </w:r>
            <w:r>
              <w:rPr>
                <w:noProof/>
                <w:webHidden/>
              </w:rPr>
              <w:fldChar w:fldCharType="separate"/>
            </w:r>
            <w:r>
              <w:rPr>
                <w:noProof/>
                <w:webHidden/>
              </w:rPr>
              <w:t>74</w:t>
            </w:r>
            <w:r>
              <w:rPr>
                <w:noProof/>
                <w:webHidden/>
              </w:rPr>
              <w:fldChar w:fldCharType="end"/>
            </w:r>
          </w:hyperlink>
        </w:p>
        <w:p w14:paraId="372AD14E" w14:textId="77777777" w:rsidR="00323631" w:rsidRDefault="00323631">
          <w:pPr>
            <w:pStyle w:val="TOC3"/>
            <w:tabs>
              <w:tab w:val="right" w:leader="dot" w:pos="9350"/>
            </w:tabs>
            <w:rPr>
              <w:noProof/>
            </w:rPr>
          </w:pPr>
          <w:hyperlink w:anchor="_Toc228182833" w:history="1">
            <w:r w:rsidRPr="00980480">
              <w:rPr>
                <w:rStyle w:val="Hyperlink"/>
                <w:noProof/>
              </w:rPr>
              <w:t>4.6.2 Judge panel sensitivity (5-judge primary vs 7-judge)</w:t>
            </w:r>
            <w:r>
              <w:rPr>
                <w:noProof/>
                <w:webHidden/>
              </w:rPr>
              <w:tab/>
            </w:r>
            <w:r>
              <w:rPr>
                <w:noProof/>
                <w:webHidden/>
              </w:rPr>
              <w:fldChar w:fldCharType="begin"/>
            </w:r>
            <w:r>
              <w:rPr>
                <w:noProof/>
                <w:webHidden/>
              </w:rPr>
              <w:instrText xml:space="preserve"> PAGEREF _Toc228182833 \h </w:instrText>
            </w:r>
            <w:r>
              <w:rPr>
                <w:noProof/>
                <w:webHidden/>
              </w:rPr>
            </w:r>
            <w:r>
              <w:rPr>
                <w:noProof/>
                <w:webHidden/>
              </w:rPr>
              <w:fldChar w:fldCharType="separate"/>
            </w:r>
            <w:r>
              <w:rPr>
                <w:noProof/>
                <w:webHidden/>
              </w:rPr>
              <w:t>76</w:t>
            </w:r>
            <w:r>
              <w:rPr>
                <w:noProof/>
                <w:webHidden/>
              </w:rPr>
              <w:fldChar w:fldCharType="end"/>
            </w:r>
          </w:hyperlink>
        </w:p>
        <w:p w14:paraId="00AC6D97" w14:textId="77777777" w:rsidR="00323631" w:rsidRDefault="00323631">
          <w:pPr>
            <w:pStyle w:val="TOC3"/>
            <w:tabs>
              <w:tab w:val="right" w:leader="dot" w:pos="9350"/>
            </w:tabs>
            <w:rPr>
              <w:noProof/>
            </w:rPr>
          </w:pPr>
          <w:hyperlink w:anchor="_Toc228182834" w:history="1">
            <w:r w:rsidRPr="00980480">
              <w:rPr>
                <w:rStyle w:val="Hyperlink"/>
                <w:noProof/>
              </w:rPr>
              <w:t>4.6.3 What these robustness checks do not address</w:t>
            </w:r>
            <w:r>
              <w:rPr>
                <w:noProof/>
                <w:webHidden/>
              </w:rPr>
              <w:tab/>
            </w:r>
            <w:r>
              <w:rPr>
                <w:noProof/>
                <w:webHidden/>
              </w:rPr>
              <w:fldChar w:fldCharType="begin"/>
            </w:r>
            <w:r>
              <w:rPr>
                <w:noProof/>
                <w:webHidden/>
              </w:rPr>
              <w:instrText xml:space="preserve"> PAGEREF _Toc228182834 \h </w:instrText>
            </w:r>
            <w:r>
              <w:rPr>
                <w:noProof/>
                <w:webHidden/>
              </w:rPr>
            </w:r>
            <w:r>
              <w:rPr>
                <w:noProof/>
                <w:webHidden/>
              </w:rPr>
              <w:fldChar w:fldCharType="separate"/>
            </w:r>
            <w:r>
              <w:rPr>
                <w:noProof/>
                <w:webHidden/>
              </w:rPr>
              <w:t>77</w:t>
            </w:r>
            <w:r>
              <w:rPr>
                <w:noProof/>
                <w:webHidden/>
              </w:rPr>
              <w:fldChar w:fldCharType="end"/>
            </w:r>
          </w:hyperlink>
        </w:p>
        <w:p w14:paraId="71F4DB92" w14:textId="77777777" w:rsidR="00323631" w:rsidRDefault="00323631">
          <w:pPr>
            <w:pStyle w:val="TOC2"/>
            <w:tabs>
              <w:tab w:val="right" w:leader="dot" w:pos="9350"/>
            </w:tabs>
            <w:rPr>
              <w:noProof/>
            </w:rPr>
          </w:pPr>
          <w:hyperlink w:anchor="_Toc228182835" w:history="1">
            <w:r w:rsidRPr="00980480">
              <w:rPr>
                <w:rStyle w:val="Hyperlink"/>
                <w:noProof/>
              </w:rPr>
              <w:t>5. Discussion</w:t>
            </w:r>
            <w:r>
              <w:rPr>
                <w:noProof/>
                <w:webHidden/>
              </w:rPr>
              <w:tab/>
            </w:r>
            <w:r>
              <w:rPr>
                <w:noProof/>
                <w:webHidden/>
              </w:rPr>
              <w:fldChar w:fldCharType="begin"/>
            </w:r>
            <w:r>
              <w:rPr>
                <w:noProof/>
                <w:webHidden/>
              </w:rPr>
              <w:instrText xml:space="preserve"> PAGEREF _Toc228182835 \h </w:instrText>
            </w:r>
            <w:r>
              <w:rPr>
                <w:noProof/>
                <w:webHidden/>
              </w:rPr>
            </w:r>
            <w:r>
              <w:rPr>
                <w:noProof/>
                <w:webHidden/>
              </w:rPr>
              <w:fldChar w:fldCharType="separate"/>
            </w:r>
            <w:r>
              <w:rPr>
                <w:noProof/>
                <w:webHidden/>
              </w:rPr>
              <w:t>77</w:t>
            </w:r>
            <w:r>
              <w:rPr>
                <w:noProof/>
                <w:webHidden/>
              </w:rPr>
              <w:fldChar w:fldCharType="end"/>
            </w:r>
          </w:hyperlink>
        </w:p>
        <w:p w14:paraId="59986633" w14:textId="77777777" w:rsidR="00323631" w:rsidRDefault="00323631">
          <w:pPr>
            <w:pStyle w:val="TOC3"/>
            <w:tabs>
              <w:tab w:val="right" w:leader="dot" w:pos="9350"/>
            </w:tabs>
            <w:rPr>
              <w:noProof/>
            </w:rPr>
          </w:pPr>
          <w:hyperlink w:anchor="_Toc228182836" w:history="1">
            <w:r w:rsidRPr="00980480">
              <w:rPr>
                <w:rStyle w:val="Hyperlink"/>
                <w:noProof/>
              </w:rPr>
              <w:t>5.1 The Anti-Pattern: What Behavioral Specification Is Not</w:t>
            </w:r>
            <w:r>
              <w:rPr>
                <w:noProof/>
                <w:webHidden/>
              </w:rPr>
              <w:tab/>
            </w:r>
            <w:r>
              <w:rPr>
                <w:noProof/>
                <w:webHidden/>
              </w:rPr>
              <w:fldChar w:fldCharType="begin"/>
            </w:r>
            <w:r>
              <w:rPr>
                <w:noProof/>
                <w:webHidden/>
              </w:rPr>
              <w:instrText xml:space="preserve"> PAGEREF _Toc228182836 \h </w:instrText>
            </w:r>
            <w:r>
              <w:rPr>
                <w:noProof/>
                <w:webHidden/>
              </w:rPr>
            </w:r>
            <w:r>
              <w:rPr>
                <w:noProof/>
                <w:webHidden/>
              </w:rPr>
              <w:fldChar w:fldCharType="separate"/>
            </w:r>
            <w:r>
              <w:rPr>
                <w:noProof/>
                <w:webHidden/>
              </w:rPr>
              <w:t>77</w:t>
            </w:r>
            <w:r>
              <w:rPr>
                <w:noProof/>
                <w:webHidden/>
              </w:rPr>
              <w:fldChar w:fldCharType="end"/>
            </w:r>
          </w:hyperlink>
        </w:p>
        <w:p w14:paraId="4695A924" w14:textId="77777777" w:rsidR="00323631" w:rsidRDefault="00323631">
          <w:pPr>
            <w:pStyle w:val="TOC3"/>
            <w:tabs>
              <w:tab w:val="right" w:leader="dot" w:pos="9350"/>
            </w:tabs>
            <w:rPr>
              <w:noProof/>
            </w:rPr>
          </w:pPr>
          <w:hyperlink w:anchor="_Toc228182837" w:history="1">
            <w:r w:rsidRPr="00980480">
              <w:rPr>
                <w:rStyle w:val="Hyperlink"/>
                <w:noProof/>
              </w:rPr>
              <w:t>5.2 What the study demonstrates</w:t>
            </w:r>
            <w:r>
              <w:rPr>
                <w:noProof/>
                <w:webHidden/>
              </w:rPr>
              <w:tab/>
            </w:r>
            <w:r>
              <w:rPr>
                <w:noProof/>
                <w:webHidden/>
              </w:rPr>
              <w:fldChar w:fldCharType="begin"/>
            </w:r>
            <w:r>
              <w:rPr>
                <w:noProof/>
                <w:webHidden/>
              </w:rPr>
              <w:instrText xml:space="preserve"> PAGEREF _Toc228182837 \h </w:instrText>
            </w:r>
            <w:r>
              <w:rPr>
                <w:noProof/>
                <w:webHidden/>
              </w:rPr>
            </w:r>
            <w:r>
              <w:rPr>
                <w:noProof/>
                <w:webHidden/>
              </w:rPr>
              <w:fldChar w:fldCharType="separate"/>
            </w:r>
            <w:r>
              <w:rPr>
                <w:noProof/>
                <w:webHidden/>
              </w:rPr>
              <w:t>78</w:t>
            </w:r>
            <w:r>
              <w:rPr>
                <w:noProof/>
                <w:webHidden/>
              </w:rPr>
              <w:fldChar w:fldCharType="end"/>
            </w:r>
          </w:hyperlink>
        </w:p>
        <w:p w14:paraId="76869228" w14:textId="77777777" w:rsidR="00323631" w:rsidRDefault="00323631">
          <w:pPr>
            <w:pStyle w:val="TOC3"/>
            <w:tabs>
              <w:tab w:val="right" w:leader="dot" w:pos="9350"/>
            </w:tabs>
            <w:rPr>
              <w:noProof/>
            </w:rPr>
          </w:pPr>
          <w:hyperlink w:anchor="_Toc228182838" w:history="1">
            <w:r w:rsidRPr="00980480">
              <w:rPr>
                <w:rStyle w:val="Hyperlink"/>
                <w:noProof/>
              </w:rPr>
              <w:t>5.3 The population of relevance</w:t>
            </w:r>
            <w:r>
              <w:rPr>
                <w:noProof/>
                <w:webHidden/>
              </w:rPr>
              <w:tab/>
            </w:r>
            <w:r>
              <w:rPr>
                <w:noProof/>
                <w:webHidden/>
              </w:rPr>
              <w:fldChar w:fldCharType="begin"/>
            </w:r>
            <w:r>
              <w:rPr>
                <w:noProof/>
                <w:webHidden/>
              </w:rPr>
              <w:instrText xml:space="preserve"> PAGEREF _Toc228182838 \h </w:instrText>
            </w:r>
            <w:r>
              <w:rPr>
                <w:noProof/>
                <w:webHidden/>
              </w:rPr>
            </w:r>
            <w:r>
              <w:rPr>
                <w:noProof/>
                <w:webHidden/>
              </w:rPr>
              <w:fldChar w:fldCharType="separate"/>
            </w:r>
            <w:r>
              <w:rPr>
                <w:noProof/>
                <w:webHidden/>
              </w:rPr>
              <w:t>79</w:t>
            </w:r>
            <w:r>
              <w:rPr>
                <w:noProof/>
                <w:webHidden/>
              </w:rPr>
              <w:fldChar w:fldCharType="end"/>
            </w:r>
          </w:hyperlink>
        </w:p>
        <w:p w14:paraId="23A1FEB2" w14:textId="77777777" w:rsidR="00323631" w:rsidRDefault="00323631">
          <w:pPr>
            <w:pStyle w:val="TOC3"/>
            <w:tabs>
              <w:tab w:val="right" w:leader="dot" w:pos="9350"/>
            </w:tabs>
            <w:rPr>
              <w:noProof/>
            </w:rPr>
          </w:pPr>
          <w:hyperlink w:anchor="_Toc228182839" w:history="1">
            <w:r w:rsidRPr="00980480">
              <w:rPr>
                <w:rStyle w:val="Hyperlink"/>
                <w:noProof/>
              </w:rPr>
              <w:t>5.4 Content specificity and mechanism</w:t>
            </w:r>
            <w:r>
              <w:rPr>
                <w:noProof/>
                <w:webHidden/>
              </w:rPr>
              <w:tab/>
            </w:r>
            <w:r>
              <w:rPr>
                <w:noProof/>
                <w:webHidden/>
              </w:rPr>
              <w:fldChar w:fldCharType="begin"/>
            </w:r>
            <w:r>
              <w:rPr>
                <w:noProof/>
                <w:webHidden/>
              </w:rPr>
              <w:instrText xml:space="preserve"> PAGEREF _Toc228182839 \h </w:instrText>
            </w:r>
            <w:r>
              <w:rPr>
                <w:noProof/>
                <w:webHidden/>
              </w:rPr>
            </w:r>
            <w:r>
              <w:rPr>
                <w:noProof/>
                <w:webHidden/>
              </w:rPr>
              <w:fldChar w:fldCharType="separate"/>
            </w:r>
            <w:r>
              <w:rPr>
                <w:noProof/>
                <w:webHidden/>
              </w:rPr>
              <w:t>80</w:t>
            </w:r>
            <w:r>
              <w:rPr>
                <w:noProof/>
                <w:webHidden/>
              </w:rPr>
              <w:fldChar w:fldCharType="end"/>
            </w:r>
          </w:hyperlink>
        </w:p>
        <w:p w14:paraId="18B4B760" w14:textId="77777777" w:rsidR="00323631" w:rsidRDefault="00323631">
          <w:pPr>
            <w:pStyle w:val="TOC3"/>
            <w:tabs>
              <w:tab w:val="right" w:leader="dot" w:pos="9350"/>
            </w:tabs>
            <w:rPr>
              <w:noProof/>
            </w:rPr>
          </w:pPr>
          <w:hyperlink w:anchor="_Toc228182840" w:history="1">
            <w:r w:rsidRPr="00980480">
              <w:rPr>
                <w:rStyle w:val="Hyperlink"/>
                <w:noProof/>
              </w:rPr>
              <w:t>5.5 Practical implications</w:t>
            </w:r>
            <w:r>
              <w:rPr>
                <w:noProof/>
                <w:webHidden/>
              </w:rPr>
              <w:tab/>
            </w:r>
            <w:r>
              <w:rPr>
                <w:noProof/>
                <w:webHidden/>
              </w:rPr>
              <w:fldChar w:fldCharType="begin"/>
            </w:r>
            <w:r>
              <w:rPr>
                <w:noProof/>
                <w:webHidden/>
              </w:rPr>
              <w:instrText xml:space="preserve"> PAGEREF _Toc228182840 \h </w:instrText>
            </w:r>
            <w:r>
              <w:rPr>
                <w:noProof/>
                <w:webHidden/>
              </w:rPr>
            </w:r>
            <w:r>
              <w:rPr>
                <w:noProof/>
                <w:webHidden/>
              </w:rPr>
              <w:fldChar w:fldCharType="separate"/>
            </w:r>
            <w:r>
              <w:rPr>
                <w:noProof/>
                <w:webHidden/>
              </w:rPr>
              <w:t>82</w:t>
            </w:r>
            <w:r>
              <w:rPr>
                <w:noProof/>
                <w:webHidden/>
              </w:rPr>
              <w:fldChar w:fldCharType="end"/>
            </w:r>
          </w:hyperlink>
        </w:p>
        <w:p w14:paraId="67EBA701" w14:textId="77777777" w:rsidR="00323631" w:rsidRDefault="00323631">
          <w:pPr>
            <w:pStyle w:val="TOC3"/>
            <w:tabs>
              <w:tab w:val="right" w:leader="dot" w:pos="9350"/>
            </w:tabs>
            <w:rPr>
              <w:noProof/>
            </w:rPr>
          </w:pPr>
          <w:hyperlink w:anchor="_Toc228182841" w:history="1">
            <w:r w:rsidRPr="00980480">
              <w:rPr>
                <w:rStyle w:val="Hyperlink"/>
                <w:noProof/>
              </w:rPr>
              <w:t>5.6 What the study does not settle</w:t>
            </w:r>
            <w:r>
              <w:rPr>
                <w:noProof/>
                <w:webHidden/>
              </w:rPr>
              <w:tab/>
            </w:r>
            <w:r>
              <w:rPr>
                <w:noProof/>
                <w:webHidden/>
              </w:rPr>
              <w:fldChar w:fldCharType="begin"/>
            </w:r>
            <w:r>
              <w:rPr>
                <w:noProof/>
                <w:webHidden/>
              </w:rPr>
              <w:instrText xml:space="preserve"> PAGEREF _Toc228182841 \h </w:instrText>
            </w:r>
            <w:r>
              <w:rPr>
                <w:noProof/>
                <w:webHidden/>
              </w:rPr>
            </w:r>
            <w:r>
              <w:rPr>
                <w:noProof/>
                <w:webHidden/>
              </w:rPr>
              <w:fldChar w:fldCharType="separate"/>
            </w:r>
            <w:r>
              <w:rPr>
                <w:noProof/>
                <w:webHidden/>
              </w:rPr>
              <w:t>86</w:t>
            </w:r>
            <w:r>
              <w:rPr>
                <w:noProof/>
                <w:webHidden/>
              </w:rPr>
              <w:fldChar w:fldCharType="end"/>
            </w:r>
          </w:hyperlink>
        </w:p>
        <w:p w14:paraId="5672B5FE" w14:textId="77777777" w:rsidR="00323631" w:rsidRDefault="00323631">
          <w:pPr>
            <w:pStyle w:val="TOC2"/>
            <w:tabs>
              <w:tab w:val="right" w:leader="dot" w:pos="9350"/>
            </w:tabs>
            <w:rPr>
              <w:noProof/>
            </w:rPr>
          </w:pPr>
          <w:hyperlink w:anchor="_Toc228182842" w:history="1">
            <w:r w:rsidRPr="00980480">
              <w:rPr>
                <w:rStyle w:val="Hyperlink"/>
                <w:noProof/>
              </w:rPr>
              <w:t>6. Limitations</w:t>
            </w:r>
            <w:r>
              <w:rPr>
                <w:noProof/>
                <w:webHidden/>
              </w:rPr>
              <w:tab/>
            </w:r>
            <w:r>
              <w:rPr>
                <w:noProof/>
                <w:webHidden/>
              </w:rPr>
              <w:fldChar w:fldCharType="begin"/>
            </w:r>
            <w:r>
              <w:rPr>
                <w:noProof/>
                <w:webHidden/>
              </w:rPr>
              <w:instrText xml:space="preserve"> PAGEREF _Toc228182842 \h </w:instrText>
            </w:r>
            <w:r>
              <w:rPr>
                <w:noProof/>
                <w:webHidden/>
              </w:rPr>
            </w:r>
            <w:r>
              <w:rPr>
                <w:noProof/>
                <w:webHidden/>
              </w:rPr>
              <w:fldChar w:fldCharType="separate"/>
            </w:r>
            <w:r>
              <w:rPr>
                <w:noProof/>
                <w:webHidden/>
              </w:rPr>
              <w:t>88</w:t>
            </w:r>
            <w:r>
              <w:rPr>
                <w:noProof/>
                <w:webHidden/>
              </w:rPr>
              <w:fldChar w:fldCharType="end"/>
            </w:r>
          </w:hyperlink>
        </w:p>
        <w:p w14:paraId="09BCA8F1" w14:textId="77777777" w:rsidR="00323631" w:rsidRDefault="00323631">
          <w:pPr>
            <w:pStyle w:val="TOC3"/>
            <w:tabs>
              <w:tab w:val="right" w:leader="dot" w:pos="9350"/>
            </w:tabs>
            <w:rPr>
              <w:noProof/>
            </w:rPr>
          </w:pPr>
          <w:hyperlink w:anchor="_Toc228182843" w:history="1">
            <w:r w:rsidRPr="00980480">
              <w:rPr>
                <w:rStyle w:val="Hyperlink"/>
                <w:noProof/>
              </w:rPr>
              <w:t>6.1 Subject sample</w:t>
            </w:r>
            <w:r>
              <w:rPr>
                <w:noProof/>
                <w:webHidden/>
              </w:rPr>
              <w:tab/>
            </w:r>
            <w:r>
              <w:rPr>
                <w:noProof/>
                <w:webHidden/>
              </w:rPr>
              <w:fldChar w:fldCharType="begin"/>
            </w:r>
            <w:r>
              <w:rPr>
                <w:noProof/>
                <w:webHidden/>
              </w:rPr>
              <w:instrText xml:space="preserve"> PAGEREF _Toc228182843 \h </w:instrText>
            </w:r>
            <w:r>
              <w:rPr>
                <w:noProof/>
                <w:webHidden/>
              </w:rPr>
            </w:r>
            <w:r>
              <w:rPr>
                <w:noProof/>
                <w:webHidden/>
              </w:rPr>
              <w:fldChar w:fldCharType="separate"/>
            </w:r>
            <w:r>
              <w:rPr>
                <w:noProof/>
                <w:webHidden/>
              </w:rPr>
              <w:t>88</w:t>
            </w:r>
            <w:r>
              <w:rPr>
                <w:noProof/>
                <w:webHidden/>
              </w:rPr>
              <w:fldChar w:fldCharType="end"/>
            </w:r>
          </w:hyperlink>
        </w:p>
        <w:p w14:paraId="25A9ECF6" w14:textId="77777777" w:rsidR="00323631" w:rsidRDefault="00323631">
          <w:pPr>
            <w:pStyle w:val="TOC3"/>
            <w:tabs>
              <w:tab w:val="right" w:leader="dot" w:pos="9350"/>
            </w:tabs>
            <w:rPr>
              <w:noProof/>
            </w:rPr>
          </w:pPr>
          <w:hyperlink w:anchor="_Toc228182844" w:history="1">
            <w:r w:rsidRPr="00980480">
              <w:rPr>
                <w:rStyle w:val="Hyperlink"/>
                <w:noProof/>
              </w:rPr>
              <w:t>6.2 Measurement apparatus</w:t>
            </w:r>
            <w:r>
              <w:rPr>
                <w:noProof/>
                <w:webHidden/>
              </w:rPr>
              <w:tab/>
            </w:r>
            <w:r>
              <w:rPr>
                <w:noProof/>
                <w:webHidden/>
              </w:rPr>
              <w:fldChar w:fldCharType="begin"/>
            </w:r>
            <w:r>
              <w:rPr>
                <w:noProof/>
                <w:webHidden/>
              </w:rPr>
              <w:instrText xml:space="preserve"> PAGEREF _Toc228182844 \h </w:instrText>
            </w:r>
            <w:r>
              <w:rPr>
                <w:noProof/>
                <w:webHidden/>
              </w:rPr>
            </w:r>
            <w:r>
              <w:rPr>
                <w:noProof/>
                <w:webHidden/>
              </w:rPr>
              <w:fldChar w:fldCharType="separate"/>
            </w:r>
            <w:r>
              <w:rPr>
                <w:noProof/>
                <w:webHidden/>
              </w:rPr>
              <w:t>89</w:t>
            </w:r>
            <w:r>
              <w:rPr>
                <w:noProof/>
                <w:webHidden/>
              </w:rPr>
              <w:fldChar w:fldCharType="end"/>
            </w:r>
          </w:hyperlink>
        </w:p>
        <w:p w14:paraId="02F450D1" w14:textId="77777777" w:rsidR="00323631" w:rsidRDefault="00323631">
          <w:pPr>
            <w:pStyle w:val="TOC3"/>
            <w:tabs>
              <w:tab w:val="right" w:leader="dot" w:pos="9350"/>
            </w:tabs>
            <w:rPr>
              <w:noProof/>
            </w:rPr>
          </w:pPr>
          <w:hyperlink w:anchor="_Toc228182845" w:history="1">
            <w:r w:rsidRPr="00980480">
              <w:rPr>
                <w:rStyle w:val="Hyperlink"/>
                <w:noProof/>
              </w:rPr>
              <w:t>6.3 Pipeline and specification stability</w:t>
            </w:r>
            <w:r>
              <w:rPr>
                <w:noProof/>
                <w:webHidden/>
              </w:rPr>
              <w:tab/>
            </w:r>
            <w:r>
              <w:rPr>
                <w:noProof/>
                <w:webHidden/>
              </w:rPr>
              <w:fldChar w:fldCharType="begin"/>
            </w:r>
            <w:r>
              <w:rPr>
                <w:noProof/>
                <w:webHidden/>
              </w:rPr>
              <w:instrText xml:space="preserve"> PAGEREF _Toc228182845 \h </w:instrText>
            </w:r>
            <w:r>
              <w:rPr>
                <w:noProof/>
                <w:webHidden/>
              </w:rPr>
            </w:r>
            <w:r>
              <w:rPr>
                <w:noProof/>
                <w:webHidden/>
              </w:rPr>
              <w:fldChar w:fldCharType="separate"/>
            </w:r>
            <w:r>
              <w:rPr>
                <w:noProof/>
                <w:webHidden/>
              </w:rPr>
              <w:t>90</w:t>
            </w:r>
            <w:r>
              <w:rPr>
                <w:noProof/>
                <w:webHidden/>
              </w:rPr>
              <w:fldChar w:fldCharType="end"/>
            </w:r>
          </w:hyperlink>
        </w:p>
        <w:p w14:paraId="71CD2549" w14:textId="77777777" w:rsidR="00323631" w:rsidRDefault="00323631">
          <w:pPr>
            <w:pStyle w:val="TOC3"/>
            <w:tabs>
              <w:tab w:val="right" w:leader="dot" w:pos="9350"/>
            </w:tabs>
            <w:rPr>
              <w:noProof/>
            </w:rPr>
          </w:pPr>
          <w:hyperlink w:anchor="_Toc228182846" w:history="1">
            <w:r w:rsidRPr="00980480">
              <w:rPr>
                <w:rStyle w:val="Hyperlink"/>
                <w:noProof/>
              </w:rPr>
              <w:t>6.4 Scope of exploration</w:t>
            </w:r>
            <w:r>
              <w:rPr>
                <w:noProof/>
                <w:webHidden/>
              </w:rPr>
              <w:tab/>
            </w:r>
            <w:r>
              <w:rPr>
                <w:noProof/>
                <w:webHidden/>
              </w:rPr>
              <w:fldChar w:fldCharType="begin"/>
            </w:r>
            <w:r>
              <w:rPr>
                <w:noProof/>
                <w:webHidden/>
              </w:rPr>
              <w:instrText xml:space="preserve"> PAGEREF _Toc228182846 \h </w:instrText>
            </w:r>
            <w:r>
              <w:rPr>
                <w:noProof/>
                <w:webHidden/>
              </w:rPr>
            </w:r>
            <w:r>
              <w:rPr>
                <w:noProof/>
                <w:webHidden/>
              </w:rPr>
              <w:fldChar w:fldCharType="separate"/>
            </w:r>
            <w:r>
              <w:rPr>
                <w:noProof/>
                <w:webHidden/>
              </w:rPr>
              <w:t>91</w:t>
            </w:r>
            <w:r>
              <w:rPr>
                <w:noProof/>
                <w:webHidden/>
              </w:rPr>
              <w:fldChar w:fldCharType="end"/>
            </w:r>
          </w:hyperlink>
        </w:p>
        <w:p w14:paraId="661C46AC" w14:textId="77777777" w:rsidR="00323631" w:rsidRDefault="00323631">
          <w:pPr>
            <w:pStyle w:val="TOC2"/>
            <w:tabs>
              <w:tab w:val="right" w:leader="dot" w:pos="9350"/>
            </w:tabs>
            <w:rPr>
              <w:noProof/>
            </w:rPr>
          </w:pPr>
          <w:hyperlink w:anchor="_Toc228182847" w:history="1">
            <w:r w:rsidRPr="00980480">
              <w:rPr>
                <w:rStyle w:val="Hyperlink"/>
                <w:noProof/>
              </w:rPr>
              <w:t>7. Future Work</w:t>
            </w:r>
            <w:r>
              <w:rPr>
                <w:noProof/>
                <w:webHidden/>
              </w:rPr>
              <w:tab/>
            </w:r>
            <w:r>
              <w:rPr>
                <w:noProof/>
                <w:webHidden/>
              </w:rPr>
              <w:fldChar w:fldCharType="begin"/>
            </w:r>
            <w:r>
              <w:rPr>
                <w:noProof/>
                <w:webHidden/>
              </w:rPr>
              <w:instrText xml:space="preserve"> PAGEREF _Toc228182847 \h </w:instrText>
            </w:r>
            <w:r>
              <w:rPr>
                <w:noProof/>
                <w:webHidden/>
              </w:rPr>
            </w:r>
            <w:r>
              <w:rPr>
                <w:noProof/>
                <w:webHidden/>
              </w:rPr>
              <w:fldChar w:fldCharType="separate"/>
            </w:r>
            <w:r>
              <w:rPr>
                <w:noProof/>
                <w:webHidden/>
              </w:rPr>
              <w:t>92</w:t>
            </w:r>
            <w:r>
              <w:rPr>
                <w:noProof/>
                <w:webHidden/>
              </w:rPr>
              <w:fldChar w:fldCharType="end"/>
            </w:r>
          </w:hyperlink>
        </w:p>
        <w:p w14:paraId="65D02DA4" w14:textId="77777777" w:rsidR="00323631" w:rsidRDefault="00323631">
          <w:pPr>
            <w:pStyle w:val="TOC3"/>
            <w:tabs>
              <w:tab w:val="right" w:leader="dot" w:pos="9350"/>
            </w:tabs>
            <w:rPr>
              <w:noProof/>
            </w:rPr>
          </w:pPr>
          <w:hyperlink w:anchor="_Toc228182848" w:history="1">
            <w:r w:rsidRPr="00980480">
              <w:rPr>
                <w:rStyle w:val="Hyperlink"/>
                <w:noProof/>
              </w:rPr>
              <w:t>7.1 Measurement methodology</w:t>
            </w:r>
            <w:r>
              <w:rPr>
                <w:noProof/>
                <w:webHidden/>
              </w:rPr>
              <w:tab/>
            </w:r>
            <w:r>
              <w:rPr>
                <w:noProof/>
                <w:webHidden/>
              </w:rPr>
              <w:fldChar w:fldCharType="begin"/>
            </w:r>
            <w:r>
              <w:rPr>
                <w:noProof/>
                <w:webHidden/>
              </w:rPr>
              <w:instrText xml:space="preserve"> PAGEREF _Toc228182848 \h </w:instrText>
            </w:r>
            <w:r>
              <w:rPr>
                <w:noProof/>
                <w:webHidden/>
              </w:rPr>
            </w:r>
            <w:r>
              <w:rPr>
                <w:noProof/>
                <w:webHidden/>
              </w:rPr>
              <w:fldChar w:fldCharType="separate"/>
            </w:r>
            <w:r>
              <w:rPr>
                <w:noProof/>
                <w:webHidden/>
              </w:rPr>
              <w:t>92</w:t>
            </w:r>
            <w:r>
              <w:rPr>
                <w:noProof/>
                <w:webHidden/>
              </w:rPr>
              <w:fldChar w:fldCharType="end"/>
            </w:r>
          </w:hyperlink>
        </w:p>
        <w:p w14:paraId="7E73E1C3" w14:textId="77777777" w:rsidR="00323631" w:rsidRDefault="00323631">
          <w:pPr>
            <w:pStyle w:val="TOC3"/>
            <w:tabs>
              <w:tab w:val="right" w:leader="dot" w:pos="9350"/>
            </w:tabs>
            <w:rPr>
              <w:noProof/>
            </w:rPr>
          </w:pPr>
          <w:hyperlink w:anchor="_Toc228182849" w:history="1">
            <w:r w:rsidRPr="00980480">
              <w:rPr>
                <w:rStyle w:val="Hyperlink"/>
                <w:noProof/>
              </w:rPr>
              <w:t>7.2 Subject and corpus expansion</w:t>
            </w:r>
            <w:r>
              <w:rPr>
                <w:noProof/>
                <w:webHidden/>
              </w:rPr>
              <w:tab/>
            </w:r>
            <w:r>
              <w:rPr>
                <w:noProof/>
                <w:webHidden/>
              </w:rPr>
              <w:fldChar w:fldCharType="begin"/>
            </w:r>
            <w:r>
              <w:rPr>
                <w:noProof/>
                <w:webHidden/>
              </w:rPr>
              <w:instrText xml:space="preserve"> PAGEREF _Toc228182849 \h </w:instrText>
            </w:r>
            <w:r>
              <w:rPr>
                <w:noProof/>
                <w:webHidden/>
              </w:rPr>
            </w:r>
            <w:r>
              <w:rPr>
                <w:noProof/>
                <w:webHidden/>
              </w:rPr>
              <w:fldChar w:fldCharType="separate"/>
            </w:r>
            <w:r>
              <w:rPr>
                <w:noProof/>
                <w:webHidden/>
              </w:rPr>
              <w:t>92</w:t>
            </w:r>
            <w:r>
              <w:rPr>
                <w:noProof/>
                <w:webHidden/>
              </w:rPr>
              <w:fldChar w:fldCharType="end"/>
            </w:r>
          </w:hyperlink>
        </w:p>
        <w:p w14:paraId="3EA8F957" w14:textId="77777777" w:rsidR="00323631" w:rsidRDefault="00323631">
          <w:pPr>
            <w:pStyle w:val="TOC3"/>
            <w:tabs>
              <w:tab w:val="right" w:leader="dot" w:pos="9350"/>
            </w:tabs>
            <w:rPr>
              <w:noProof/>
            </w:rPr>
          </w:pPr>
          <w:hyperlink w:anchor="_Toc228182850" w:history="1">
            <w:r w:rsidRPr="00980480">
              <w:rPr>
                <w:rStyle w:val="Hyperlink"/>
                <w:noProof/>
              </w:rPr>
              <w:t>7.3 Specification design and composition</w:t>
            </w:r>
            <w:r>
              <w:rPr>
                <w:noProof/>
                <w:webHidden/>
              </w:rPr>
              <w:tab/>
            </w:r>
            <w:r>
              <w:rPr>
                <w:noProof/>
                <w:webHidden/>
              </w:rPr>
              <w:fldChar w:fldCharType="begin"/>
            </w:r>
            <w:r>
              <w:rPr>
                <w:noProof/>
                <w:webHidden/>
              </w:rPr>
              <w:instrText xml:space="preserve"> PAGEREF _Toc228182850 \h </w:instrText>
            </w:r>
            <w:r>
              <w:rPr>
                <w:noProof/>
                <w:webHidden/>
              </w:rPr>
            </w:r>
            <w:r>
              <w:rPr>
                <w:noProof/>
                <w:webHidden/>
              </w:rPr>
              <w:fldChar w:fldCharType="separate"/>
            </w:r>
            <w:r>
              <w:rPr>
                <w:noProof/>
                <w:webHidden/>
              </w:rPr>
              <w:t>92</w:t>
            </w:r>
            <w:r>
              <w:rPr>
                <w:noProof/>
                <w:webHidden/>
              </w:rPr>
              <w:fldChar w:fldCharType="end"/>
            </w:r>
          </w:hyperlink>
        </w:p>
        <w:p w14:paraId="7372500D" w14:textId="77777777" w:rsidR="00323631" w:rsidRDefault="00323631">
          <w:pPr>
            <w:pStyle w:val="TOC3"/>
            <w:tabs>
              <w:tab w:val="right" w:leader="dot" w:pos="9350"/>
            </w:tabs>
            <w:rPr>
              <w:noProof/>
            </w:rPr>
          </w:pPr>
          <w:hyperlink w:anchor="_Toc228182851" w:history="1">
            <w:r w:rsidRPr="00980480">
              <w:rPr>
                <w:rStyle w:val="Hyperlink"/>
                <w:noProof/>
              </w:rPr>
              <w:t>7.4 Production serving and infrastructure</w:t>
            </w:r>
            <w:r>
              <w:rPr>
                <w:noProof/>
                <w:webHidden/>
              </w:rPr>
              <w:tab/>
            </w:r>
            <w:r>
              <w:rPr>
                <w:noProof/>
                <w:webHidden/>
              </w:rPr>
              <w:fldChar w:fldCharType="begin"/>
            </w:r>
            <w:r>
              <w:rPr>
                <w:noProof/>
                <w:webHidden/>
              </w:rPr>
              <w:instrText xml:space="preserve"> PAGEREF _Toc228182851 \h </w:instrText>
            </w:r>
            <w:r>
              <w:rPr>
                <w:noProof/>
                <w:webHidden/>
              </w:rPr>
            </w:r>
            <w:r>
              <w:rPr>
                <w:noProof/>
                <w:webHidden/>
              </w:rPr>
              <w:fldChar w:fldCharType="separate"/>
            </w:r>
            <w:r>
              <w:rPr>
                <w:noProof/>
                <w:webHidden/>
              </w:rPr>
              <w:t>93</w:t>
            </w:r>
            <w:r>
              <w:rPr>
                <w:noProof/>
                <w:webHidden/>
              </w:rPr>
              <w:fldChar w:fldCharType="end"/>
            </w:r>
          </w:hyperlink>
        </w:p>
        <w:p w14:paraId="0375ED93" w14:textId="77777777" w:rsidR="00323631" w:rsidRDefault="00323631">
          <w:pPr>
            <w:pStyle w:val="TOC3"/>
            <w:tabs>
              <w:tab w:val="right" w:leader="dot" w:pos="9350"/>
            </w:tabs>
            <w:rPr>
              <w:noProof/>
            </w:rPr>
          </w:pPr>
          <w:hyperlink w:anchor="_Toc228182852" w:history="1">
            <w:r w:rsidRPr="00980480">
              <w:rPr>
                <w:rStyle w:val="Hyperlink"/>
                <w:noProof/>
              </w:rPr>
              <w:t>7.5 Stateful-agent implementations and temporal drift tracking</w:t>
            </w:r>
            <w:r>
              <w:rPr>
                <w:noProof/>
                <w:webHidden/>
              </w:rPr>
              <w:tab/>
            </w:r>
            <w:r>
              <w:rPr>
                <w:noProof/>
                <w:webHidden/>
              </w:rPr>
              <w:fldChar w:fldCharType="begin"/>
            </w:r>
            <w:r>
              <w:rPr>
                <w:noProof/>
                <w:webHidden/>
              </w:rPr>
              <w:instrText xml:space="preserve"> PAGEREF _Toc228182852 \h </w:instrText>
            </w:r>
            <w:r>
              <w:rPr>
                <w:noProof/>
                <w:webHidden/>
              </w:rPr>
            </w:r>
            <w:r>
              <w:rPr>
                <w:noProof/>
                <w:webHidden/>
              </w:rPr>
              <w:fldChar w:fldCharType="separate"/>
            </w:r>
            <w:r>
              <w:rPr>
                <w:noProof/>
                <w:webHidden/>
              </w:rPr>
              <w:t>93</w:t>
            </w:r>
            <w:r>
              <w:rPr>
                <w:noProof/>
                <w:webHidden/>
              </w:rPr>
              <w:fldChar w:fldCharType="end"/>
            </w:r>
          </w:hyperlink>
        </w:p>
        <w:p w14:paraId="5E27D4C7" w14:textId="77777777" w:rsidR="00323631" w:rsidRDefault="00323631">
          <w:pPr>
            <w:pStyle w:val="TOC3"/>
            <w:tabs>
              <w:tab w:val="right" w:leader="dot" w:pos="9350"/>
            </w:tabs>
            <w:rPr>
              <w:noProof/>
            </w:rPr>
          </w:pPr>
          <w:hyperlink w:anchor="_Toc228182853" w:history="1">
            <w:r w:rsidRPr="00980480">
              <w:rPr>
                <w:rStyle w:val="Hyperlink"/>
                <w:noProof/>
              </w:rPr>
              <w:t>7.6 Safety-alignment integration</w:t>
            </w:r>
            <w:r>
              <w:rPr>
                <w:noProof/>
                <w:webHidden/>
              </w:rPr>
              <w:tab/>
            </w:r>
            <w:r>
              <w:rPr>
                <w:noProof/>
                <w:webHidden/>
              </w:rPr>
              <w:fldChar w:fldCharType="begin"/>
            </w:r>
            <w:r>
              <w:rPr>
                <w:noProof/>
                <w:webHidden/>
              </w:rPr>
              <w:instrText xml:space="preserve"> PAGEREF _Toc228182853 \h </w:instrText>
            </w:r>
            <w:r>
              <w:rPr>
                <w:noProof/>
                <w:webHidden/>
              </w:rPr>
            </w:r>
            <w:r>
              <w:rPr>
                <w:noProof/>
                <w:webHidden/>
              </w:rPr>
              <w:fldChar w:fldCharType="separate"/>
            </w:r>
            <w:r>
              <w:rPr>
                <w:noProof/>
                <w:webHidden/>
              </w:rPr>
              <w:t>94</w:t>
            </w:r>
            <w:r>
              <w:rPr>
                <w:noProof/>
                <w:webHidden/>
              </w:rPr>
              <w:fldChar w:fldCharType="end"/>
            </w:r>
          </w:hyperlink>
        </w:p>
        <w:p w14:paraId="391AAEDC" w14:textId="77777777" w:rsidR="00323631" w:rsidRDefault="00323631">
          <w:pPr>
            <w:pStyle w:val="TOC2"/>
            <w:tabs>
              <w:tab w:val="right" w:leader="dot" w:pos="9350"/>
            </w:tabs>
            <w:rPr>
              <w:noProof/>
            </w:rPr>
          </w:pPr>
          <w:hyperlink w:anchor="_Toc228182854" w:history="1">
            <w:r w:rsidRPr="00980480">
              <w:rPr>
                <w:rStyle w:val="Hyperlink"/>
                <w:noProof/>
              </w:rPr>
              <w:t>8. Data, code, and reproducibility</w:t>
            </w:r>
            <w:r>
              <w:rPr>
                <w:noProof/>
                <w:webHidden/>
              </w:rPr>
              <w:tab/>
            </w:r>
            <w:r>
              <w:rPr>
                <w:noProof/>
                <w:webHidden/>
              </w:rPr>
              <w:fldChar w:fldCharType="begin"/>
            </w:r>
            <w:r>
              <w:rPr>
                <w:noProof/>
                <w:webHidden/>
              </w:rPr>
              <w:instrText xml:space="preserve"> PAGEREF _Toc228182854 \h </w:instrText>
            </w:r>
            <w:r>
              <w:rPr>
                <w:noProof/>
                <w:webHidden/>
              </w:rPr>
            </w:r>
            <w:r>
              <w:rPr>
                <w:noProof/>
                <w:webHidden/>
              </w:rPr>
              <w:fldChar w:fldCharType="separate"/>
            </w:r>
            <w:r>
              <w:rPr>
                <w:noProof/>
                <w:webHidden/>
              </w:rPr>
              <w:t>95</w:t>
            </w:r>
            <w:r>
              <w:rPr>
                <w:noProof/>
                <w:webHidden/>
              </w:rPr>
              <w:fldChar w:fldCharType="end"/>
            </w:r>
          </w:hyperlink>
        </w:p>
        <w:p w14:paraId="4FB2FC39" w14:textId="77777777" w:rsidR="00323631" w:rsidRDefault="00323631">
          <w:pPr>
            <w:pStyle w:val="TOC2"/>
            <w:tabs>
              <w:tab w:val="right" w:leader="dot" w:pos="9350"/>
            </w:tabs>
            <w:rPr>
              <w:noProof/>
            </w:rPr>
          </w:pPr>
          <w:hyperlink w:anchor="_Toc228182855" w:history="1">
            <w:r w:rsidRPr="00980480">
              <w:rPr>
                <w:rStyle w:val="Hyperlink"/>
                <w:noProof/>
              </w:rPr>
              <w:t>9. References</w:t>
            </w:r>
            <w:r>
              <w:rPr>
                <w:noProof/>
                <w:webHidden/>
              </w:rPr>
              <w:tab/>
            </w:r>
            <w:r>
              <w:rPr>
                <w:noProof/>
                <w:webHidden/>
              </w:rPr>
              <w:fldChar w:fldCharType="begin"/>
            </w:r>
            <w:r>
              <w:rPr>
                <w:noProof/>
                <w:webHidden/>
              </w:rPr>
              <w:instrText xml:space="preserve"> PAGEREF _Toc228182855 \h </w:instrText>
            </w:r>
            <w:r>
              <w:rPr>
                <w:noProof/>
                <w:webHidden/>
              </w:rPr>
            </w:r>
            <w:r>
              <w:rPr>
                <w:noProof/>
                <w:webHidden/>
              </w:rPr>
              <w:fldChar w:fldCharType="separate"/>
            </w:r>
            <w:r>
              <w:rPr>
                <w:noProof/>
                <w:webHidden/>
              </w:rPr>
              <w:t>95</w:t>
            </w:r>
            <w:r>
              <w:rPr>
                <w:noProof/>
                <w:webHidden/>
              </w:rPr>
              <w:fldChar w:fldCharType="end"/>
            </w:r>
          </w:hyperlink>
        </w:p>
        <w:p w14:paraId="2082E96E" w14:textId="77777777" w:rsidR="00323631" w:rsidRDefault="00323631">
          <w:pPr>
            <w:pStyle w:val="TOC2"/>
            <w:tabs>
              <w:tab w:val="right" w:leader="dot" w:pos="9350"/>
            </w:tabs>
            <w:rPr>
              <w:noProof/>
            </w:rPr>
          </w:pPr>
          <w:hyperlink w:anchor="_Toc228182856" w:history="1">
            <w:r w:rsidRPr="00980480">
              <w:rPr>
                <w:rStyle w:val="Hyperlink"/>
                <w:noProof/>
              </w:rPr>
              <w:t>Appendix A. Predicate Vocabulary</w:t>
            </w:r>
            <w:r>
              <w:rPr>
                <w:noProof/>
                <w:webHidden/>
              </w:rPr>
              <w:tab/>
            </w:r>
            <w:r>
              <w:rPr>
                <w:noProof/>
                <w:webHidden/>
              </w:rPr>
              <w:fldChar w:fldCharType="begin"/>
            </w:r>
            <w:r>
              <w:rPr>
                <w:noProof/>
                <w:webHidden/>
              </w:rPr>
              <w:instrText xml:space="preserve"> PAGEREF _Toc228182856 \h </w:instrText>
            </w:r>
            <w:r>
              <w:rPr>
                <w:noProof/>
                <w:webHidden/>
              </w:rPr>
            </w:r>
            <w:r>
              <w:rPr>
                <w:noProof/>
                <w:webHidden/>
              </w:rPr>
              <w:fldChar w:fldCharType="separate"/>
            </w:r>
            <w:r>
              <w:rPr>
                <w:noProof/>
                <w:webHidden/>
              </w:rPr>
              <w:t>97</w:t>
            </w:r>
            <w:r>
              <w:rPr>
                <w:noProof/>
                <w:webHidden/>
              </w:rPr>
              <w:fldChar w:fldCharType="end"/>
            </w:r>
          </w:hyperlink>
        </w:p>
        <w:p w14:paraId="5941E8D1" w14:textId="77777777" w:rsidR="00323631" w:rsidRDefault="00323631">
          <w:pPr>
            <w:pStyle w:val="TOC3"/>
            <w:tabs>
              <w:tab w:val="right" w:leader="dot" w:pos="9350"/>
            </w:tabs>
            <w:rPr>
              <w:noProof/>
            </w:rPr>
          </w:pPr>
          <w:hyperlink w:anchor="_Toc228182857" w:history="1">
            <w:r w:rsidRPr="00980480">
              <w:rPr>
                <w:rStyle w:val="Hyperlink"/>
                <w:noProof/>
              </w:rPr>
              <w:t>A.1 The 46 Constrained Predicates</w:t>
            </w:r>
            <w:r>
              <w:rPr>
                <w:noProof/>
                <w:webHidden/>
              </w:rPr>
              <w:tab/>
            </w:r>
            <w:r>
              <w:rPr>
                <w:noProof/>
                <w:webHidden/>
              </w:rPr>
              <w:fldChar w:fldCharType="begin"/>
            </w:r>
            <w:r>
              <w:rPr>
                <w:noProof/>
                <w:webHidden/>
              </w:rPr>
              <w:instrText xml:space="preserve"> PAGEREF _Toc228182857 \h </w:instrText>
            </w:r>
            <w:r>
              <w:rPr>
                <w:noProof/>
                <w:webHidden/>
              </w:rPr>
            </w:r>
            <w:r>
              <w:rPr>
                <w:noProof/>
                <w:webHidden/>
              </w:rPr>
              <w:fldChar w:fldCharType="separate"/>
            </w:r>
            <w:r>
              <w:rPr>
                <w:noProof/>
                <w:webHidden/>
              </w:rPr>
              <w:t>97</w:t>
            </w:r>
            <w:r>
              <w:rPr>
                <w:noProof/>
                <w:webHidden/>
              </w:rPr>
              <w:fldChar w:fldCharType="end"/>
            </w:r>
          </w:hyperlink>
        </w:p>
        <w:p w14:paraId="508D7B2F" w14:textId="77777777" w:rsidR="00323631" w:rsidRDefault="00323631">
          <w:pPr>
            <w:pStyle w:val="TOC3"/>
            <w:tabs>
              <w:tab w:val="right" w:leader="dot" w:pos="9350"/>
            </w:tabs>
            <w:rPr>
              <w:noProof/>
            </w:rPr>
          </w:pPr>
          <w:hyperlink w:anchor="_Toc228182858" w:history="1">
            <w:r w:rsidRPr="00980480">
              <w:rPr>
                <w:rStyle w:val="Hyperlink"/>
                <w:noProof/>
              </w:rPr>
              <w:t>A.2 Provenance and design choices</w:t>
            </w:r>
            <w:r>
              <w:rPr>
                <w:noProof/>
                <w:webHidden/>
              </w:rPr>
              <w:tab/>
            </w:r>
            <w:r>
              <w:rPr>
                <w:noProof/>
                <w:webHidden/>
              </w:rPr>
              <w:fldChar w:fldCharType="begin"/>
            </w:r>
            <w:r>
              <w:rPr>
                <w:noProof/>
                <w:webHidden/>
              </w:rPr>
              <w:instrText xml:space="preserve"> PAGEREF _Toc228182858 \h </w:instrText>
            </w:r>
            <w:r>
              <w:rPr>
                <w:noProof/>
                <w:webHidden/>
              </w:rPr>
            </w:r>
            <w:r>
              <w:rPr>
                <w:noProof/>
                <w:webHidden/>
              </w:rPr>
              <w:fldChar w:fldCharType="separate"/>
            </w:r>
            <w:r>
              <w:rPr>
                <w:noProof/>
                <w:webHidden/>
              </w:rPr>
              <w:t>100</w:t>
            </w:r>
            <w:r>
              <w:rPr>
                <w:noProof/>
                <w:webHidden/>
              </w:rPr>
              <w:fldChar w:fldCharType="end"/>
            </w:r>
          </w:hyperlink>
        </w:p>
        <w:p w14:paraId="5EBB8B12" w14:textId="77777777" w:rsidR="00323631" w:rsidRDefault="00323631">
          <w:pPr>
            <w:pStyle w:val="TOC3"/>
            <w:tabs>
              <w:tab w:val="right" w:leader="dot" w:pos="9350"/>
            </w:tabs>
            <w:rPr>
              <w:noProof/>
            </w:rPr>
          </w:pPr>
          <w:hyperlink w:anchor="_Toc228182859" w:history="1">
            <w:r w:rsidRPr="00980480">
              <w:rPr>
                <w:rStyle w:val="Hyperlink"/>
                <w:noProof/>
              </w:rPr>
              <w:t>A.3 Not in the vocabulary</w:t>
            </w:r>
            <w:r>
              <w:rPr>
                <w:noProof/>
                <w:webHidden/>
              </w:rPr>
              <w:tab/>
            </w:r>
            <w:r>
              <w:rPr>
                <w:noProof/>
                <w:webHidden/>
              </w:rPr>
              <w:fldChar w:fldCharType="begin"/>
            </w:r>
            <w:r>
              <w:rPr>
                <w:noProof/>
                <w:webHidden/>
              </w:rPr>
              <w:instrText xml:space="preserve"> PAGEREF _Toc228182859 \h </w:instrText>
            </w:r>
            <w:r>
              <w:rPr>
                <w:noProof/>
                <w:webHidden/>
              </w:rPr>
            </w:r>
            <w:r>
              <w:rPr>
                <w:noProof/>
                <w:webHidden/>
              </w:rPr>
              <w:fldChar w:fldCharType="separate"/>
            </w:r>
            <w:r>
              <w:rPr>
                <w:noProof/>
                <w:webHidden/>
              </w:rPr>
              <w:t>100</w:t>
            </w:r>
            <w:r>
              <w:rPr>
                <w:noProof/>
                <w:webHidden/>
              </w:rPr>
              <w:fldChar w:fldCharType="end"/>
            </w:r>
          </w:hyperlink>
        </w:p>
        <w:p w14:paraId="5BD318F0" w14:textId="77777777" w:rsidR="00323631" w:rsidRDefault="00323631">
          <w:pPr>
            <w:pStyle w:val="TOC2"/>
            <w:tabs>
              <w:tab w:val="right" w:leader="dot" w:pos="9350"/>
            </w:tabs>
            <w:rPr>
              <w:noProof/>
            </w:rPr>
          </w:pPr>
          <w:hyperlink w:anchor="_Toc228182860" w:history="1">
            <w:r w:rsidRPr="00980480">
              <w:rPr>
                <w:rStyle w:val="Hyperlink"/>
                <w:noProof/>
              </w:rPr>
              <w:t>Appendix B. Question Batteries</w:t>
            </w:r>
            <w:r>
              <w:rPr>
                <w:noProof/>
                <w:webHidden/>
              </w:rPr>
              <w:tab/>
            </w:r>
            <w:r>
              <w:rPr>
                <w:noProof/>
                <w:webHidden/>
              </w:rPr>
              <w:fldChar w:fldCharType="begin"/>
            </w:r>
            <w:r>
              <w:rPr>
                <w:noProof/>
                <w:webHidden/>
              </w:rPr>
              <w:instrText xml:space="preserve"> PAGEREF _Toc228182860 \h </w:instrText>
            </w:r>
            <w:r>
              <w:rPr>
                <w:noProof/>
                <w:webHidden/>
              </w:rPr>
            </w:r>
            <w:r>
              <w:rPr>
                <w:noProof/>
                <w:webHidden/>
              </w:rPr>
              <w:fldChar w:fldCharType="separate"/>
            </w:r>
            <w:r>
              <w:rPr>
                <w:noProof/>
                <w:webHidden/>
              </w:rPr>
              <w:t>100</w:t>
            </w:r>
            <w:r>
              <w:rPr>
                <w:noProof/>
                <w:webHidden/>
              </w:rPr>
              <w:fldChar w:fldCharType="end"/>
            </w:r>
          </w:hyperlink>
        </w:p>
        <w:p w14:paraId="4C70A280" w14:textId="77777777" w:rsidR="00323631" w:rsidRDefault="00323631">
          <w:pPr>
            <w:pStyle w:val="TOC3"/>
            <w:tabs>
              <w:tab w:val="right" w:leader="dot" w:pos="9350"/>
            </w:tabs>
            <w:rPr>
              <w:noProof/>
            </w:rPr>
          </w:pPr>
          <w:hyperlink w:anchor="_Toc228182861" w:history="1">
            <w:r w:rsidRPr="00980480">
              <w:rPr>
                <w:rStyle w:val="Hyperlink"/>
                <w:noProof/>
              </w:rPr>
              <w:t>B.1 The 10 fixed behavioral-prediction categories</w:t>
            </w:r>
            <w:r>
              <w:rPr>
                <w:noProof/>
                <w:webHidden/>
              </w:rPr>
              <w:tab/>
            </w:r>
            <w:r>
              <w:rPr>
                <w:noProof/>
                <w:webHidden/>
              </w:rPr>
              <w:fldChar w:fldCharType="begin"/>
            </w:r>
            <w:r>
              <w:rPr>
                <w:noProof/>
                <w:webHidden/>
              </w:rPr>
              <w:instrText xml:space="preserve"> PAGEREF _Toc228182861 \h </w:instrText>
            </w:r>
            <w:r>
              <w:rPr>
                <w:noProof/>
                <w:webHidden/>
              </w:rPr>
            </w:r>
            <w:r>
              <w:rPr>
                <w:noProof/>
                <w:webHidden/>
              </w:rPr>
              <w:fldChar w:fldCharType="separate"/>
            </w:r>
            <w:r>
              <w:rPr>
                <w:noProof/>
                <w:webHidden/>
              </w:rPr>
              <w:t>100</w:t>
            </w:r>
            <w:r>
              <w:rPr>
                <w:noProof/>
                <w:webHidden/>
              </w:rPr>
              <w:fldChar w:fldCharType="end"/>
            </w:r>
          </w:hyperlink>
        </w:p>
        <w:p w14:paraId="1816F73F" w14:textId="77777777" w:rsidR="00323631" w:rsidRDefault="00323631">
          <w:pPr>
            <w:pStyle w:val="TOC3"/>
            <w:tabs>
              <w:tab w:val="right" w:leader="dot" w:pos="9350"/>
            </w:tabs>
            <w:rPr>
              <w:noProof/>
            </w:rPr>
          </w:pPr>
          <w:hyperlink w:anchor="_Toc228182862" w:history="1">
            <w:r w:rsidRPr="00980480">
              <w:rPr>
                <w:rStyle w:val="Hyperlink"/>
                <w:noProof/>
              </w:rPr>
              <w:t>B.2 Per-subject battery composition (10-category by 15-subject matrix)</w:t>
            </w:r>
            <w:r>
              <w:rPr>
                <w:noProof/>
                <w:webHidden/>
              </w:rPr>
              <w:tab/>
            </w:r>
            <w:r>
              <w:rPr>
                <w:noProof/>
                <w:webHidden/>
              </w:rPr>
              <w:fldChar w:fldCharType="begin"/>
            </w:r>
            <w:r>
              <w:rPr>
                <w:noProof/>
                <w:webHidden/>
              </w:rPr>
              <w:instrText xml:space="preserve"> PAGEREF _Toc228182862 \h </w:instrText>
            </w:r>
            <w:r>
              <w:rPr>
                <w:noProof/>
                <w:webHidden/>
              </w:rPr>
            </w:r>
            <w:r>
              <w:rPr>
                <w:noProof/>
                <w:webHidden/>
              </w:rPr>
              <w:fldChar w:fldCharType="separate"/>
            </w:r>
            <w:r>
              <w:rPr>
                <w:noProof/>
                <w:webHidden/>
              </w:rPr>
              <w:t>101</w:t>
            </w:r>
            <w:r>
              <w:rPr>
                <w:noProof/>
                <w:webHidden/>
              </w:rPr>
              <w:fldChar w:fldCharType="end"/>
            </w:r>
          </w:hyperlink>
        </w:p>
        <w:p w14:paraId="4417F132" w14:textId="77777777" w:rsidR="00323631" w:rsidRDefault="00323631">
          <w:pPr>
            <w:pStyle w:val="TOC3"/>
            <w:tabs>
              <w:tab w:val="right" w:leader="dot" w:pos="9350"/>
            </w:tabs>
            <w:rPr>
              <w:noProof/>
            </w:rPr>
          </w:pPr>
          <w:hyperlink w:anchor="_Toc228182863" w:history="1">
            <w:r w:rsidRPr="00980480">
              <w:rPr>
                <w:rStyle w:val="Hyperlink"/>
                <w:noProof/>
              </w:rPr>
              <w:t>B.3 Behavioral-axis distribution (LITERAL / INTERPRETIVE / REFUSAL-TRIGGERING)</w:t>
            </w:r>
            <w:r>
              <w:rPr>
                <w:noProof/>
                <w:webHidden/>
              </w:rPr>
              <w:tab/>
            </w:r>
            <w:r>
              <w:rPr>
                <w:noProof/>
                <w:webHidden/>
              </w:rPr>
              <w:fldChar w:fldCharType="begin"/>
            </w:r>
            <w:r>
              <w:rPr>
                <w:noProof/>
                <w:webHidden/>
              </w:rPr>
              <w:instrText xml:space="preserve"> PAGEREF _Toc228182863 \h </w:instrText>
            </w:r>
            <w:r>
              <w:rPr>
                <w:noProof/>
                <w:webHidden/>
              </w:rPr>
            </w:r>
            <w:r>
              <w:rPr>
                <w:noProof/>
                <w:webHidden/>
              </w:rPr>
              <w:fldChar w:fldCharType="separate"/>
            </w:r>
            <w:r>
              <w:rPr>
                <w:noProof/>
                <w:webHidden/>
              </w:rPr>
              <w:t>103</w:t>
            </w:r>
            <w:r>
              <w:rPr>
                <w:noProof/>
                <w:webHidden/>
              </w:rPr>
              <w:fldChar w:fldCharType="end"/>
            </w:r>
          </w:hyperlink>
        </w:p>
        <w:p w14:paraId="658CE5AD" w14:textId="77777777" w:rsidR="00323631" w:rsidRDefault="00323631">
          <w:pPr>
            <w:pStyle w:val="TOC3"/>
            <w:tabs>
              <w:tab w:val="right" w:leader="dot" w:pos="9350"/>
            </w:tabs>
            <w:rPr>
              <w:noProof/>
            </w:rPr>
          </w:pPr>
          <w:hyperlink w:anchor="_Toc228182864" w:history="1">
            <w:r w:rsidRPr="00980480">
              <w:rPr>
                <w:rStyle w:val="Hyperlink"/>
                <w:noProof/>
              </w:rPr>
              <w:t>B.4 Category-level effect size on Δ_spec</w:t>
            </w:r>
            <w:r>
              <w:rPr>
                <w:noProof/>
                <w:webHidden/>
              </w:rPr>
              <w:tab/>
            </w:r>
            <w:r>
              <w:rPr>
                <w:noProof/>
                <w:webHidden/>
              </w:rPr>
              <w:fldChar w:fldCharType="begin"/>
            </w:r>
            <w:r>
              <w:rPr>
                <w:noProof/>
                <w:webHidden/>
              </w:rPr>
              <w:instrText xml:space="preserve"> PAGEREF _Toc228182864 \h </w:instrText>
            </w:r>
            <w:r>
              <w:rPr>
                <w:noProof/>
                <w:webHidden/>
              </w:rPr>
            </w:r>
            <w:r>
              <w:rPr>
                <w:noProof/>
                <w:webHidden/>
              </w:rPr>
              <w:fldChar w:fldCharType="separate"/>
            </w:r>
            <w:r>
              <w:rPr>
                <w:noProof/>
                <w:webHidden/>
              </w:rPr>
              <w:t>103</w:t>
            </w:r>
            <w:r>
              <w:rPr>
                <w:noProof/>
                <w:webHidden/>
              </w:rPr>
              <w:fldChar w:fldCharType="end"/>
            </w:r>
          </w:hyperlink>
        </w:p>
        <w:p w14:paraId="695407DE" w14:textId="77777777" w:rsidR="00323631" w:rsidRDefault="00323631">
          <w:pPr>
            <w:pStyle w:val="TOC3"/>
            <w:tabs>
              <w:tab w:val="right" w:leader="dot" w:pos="9350"/>
            </w:tabs>
            <w:rPr>
              <w:noProof/>
            </w:rPr>
          </w:pPr>
          <w:hyperlink w:anchor="_Toc228182865" w:history="1">
            <w:r w:rsidRPr="00980480">
              <w:rPr>
                <w:rStyle w:val="Hyperlink"/>
                <w:noProof/>
              </w:rPr>
              <w:t>B.5 Per-subject by axis Δ_spec</w:t>
            </w:r>
            <w:r>
              <w:rPr>
                <w:noProof/>
                <w:webHidden/>
              </w:rPr>
              <w:tab/>
            </w:r>
            <w:r>
              <w:rPr>
                <w:noProof/>
                <w:webHidden/>
              </w:rPr>
              <w:fldChar w:fldCharType="begin"/>
            </w:r>
            <w:r>
              <w:rPr>
                <w:noProof/>
                <w:webHidden/>
              </w:rPr>
              <w:instrText xml:space="preserve"> PAGEREF _Toc228182865 \h </w:instrText>
            </w:r>
            <w:r>
              <w:rPr>
                <w:noProof/>
                <w:webHidden/>
              </w:rPr>
            </w:r>
            <w:r>
              <w:rPr>
                <w:noProof/>
                <w:webHidden/>
              </w:rPr>
              <w:fldChar w:fldCharType="separate"/>
            </w:r>
            <w:r>
              <w:rPr>
                <w:noProof/>
                <w:webHidden/>
              </w:rPr>
              <w:t>104</w:t>
            </w:r>
            <w:r>
              <w:rPr>
                <w:noProof/>
                <w:webHidden/>
              </w:rPr>
              <w:fldChar w:fldCharType="end"/>
            </w:r>
          </w:hyperlink>
        </w:p>
        <w:p w14:paraId="57BED0AD" w14:textId="77777777" w:rsidR="00323631" w:rsidRDefault="00323631">
          <w:pPr>
            <w:pStyle w:val="TOC3"/>
            <w:tabs>
              <w:tab w:val="right" w:leader="dot" w:pos="9350"/>
            </w:tabs>
            <w:rPr>
              <w:noProof/>
            </w:rPr>
          </w:pPr>
          <w:hyperlink w:anchor="_Toc228182866" w:history="1">
            <w:r w:rsidRPr="00980480">
              <w:rPr>
                <w:rStyle w:val="Hyperlink"/>
                <w:noProof/>
              </w:rPr>
              <w:t>B.6 Battery-composition correlation with subject-level Δ_spec</w:t>
            </w:r>
            <w:r>
              <w:rPr>
                <w:noProof/>
                <w:webHidden/>
              </w:rPr>
              <w:tab/>
            </w:r>
            <w:r>
              <w:rPr>
                <w:noProof/>
                <w:webHidden/>
              </w:rPr>
              <w:fldChar w:fldCharType="begin"/>
            </w:r>
            <w:r>
              <w:rPr>
                <w:noProof/>
                <w:webHidden/>
              </w:rPr>
              <w:instrText xml:space="preserve"> PAGEREF _Toc228182866 \h </w:instrText>
            </w:r>
            <w:r>
              <w:rPr>
                <w:noProof/>
                <w:webHidden/>
              </w:rPr>
            </w:r>
            <w:r>
              <w:rPr>
                <w:noProof/>
                <w:webHidden/>
              </w:rPr>
              <w:fldChar w:fldCharType="separate"/>
            </w:r>
            <w:r>
              <w:rPr>
                <w:noProof/>
                <w:webHidden/>
              </w:rPr>
              <w:t>104</w:t>
            </w:r>
            <w:r>
              <w:rPr>
                <w:noProof/>
                <w:webHidden/>
              </w:rPr>
              <w:fldChar w:fldCharType="end"/>
            </w:r>
          </w:hyperlink>
        </w:p>
        <w:p w14:paraId="4E584E72" w14:textId="77777777" w:rsidR="00323631" w:rsidRDefault="00323631">
          <w:pPr>
            <w:pStyle w:val="TOC2"/>
            <w:tabs>
              <w:tab w:val="right" w:leader="dot" w:pos="9350"/>
            </w:tabs>
            <w:rPr>
              <w:noProof/>
            </w:rPr>
          </w:pPr>
          <w:hyperlink w:anchor="_Toc228182867" w:history="1">
            <w:r w:rsidRPr="00980480">
              <w:rPr>
                <w:rStyle w:val="Hyperlink"/>
                <w:noProof/>
              </w:rPr>
              <w:t>Appendix C. Conditions, Models, and Memory-System Configurations</w:t>
            </w:r>
            <w:r>
              <w:rPr>
                <w:noProof/>
                <w:webHidden/>
              </w:rPr>
              <w:tab/>
            </w:r>
            <w:r>
              <w:rPr>
                <w:noProof/>
                <w:webHidden/>
              </w:rPr>
              <w:fldChar w:fldCharType="begin"/>
            </w:r>
            <w:r>
              <w:rPr>
                <w:noProof/>
                <w:webHidden/>
              </w:rPr>
              <w:instrText xml:space="preserve"> PAGEREF _Toc228182867 \h </w:instrText>
            </w:r>
            <w:r>
              <w:rPr>
                <w:noProof/>
                <w:webHidden/>
              </w:rPr>
            </w:r>
            <w:r>
              <w:rPr>
                <w:noProof/>
                <w:webHidden/>
              </w:rPr>
              <w:fldChar w:fldCharType="separate"/>
            </w:r>
            <w:r>
              <w:rPr>
                <w:noProof/>
                <w:webHidden/>
              </w:rPr>
              <w:t>104</w:t>
            </w:r>
            <w:r>
              <w:rPr>
                <w:noProof/>
                <w:webHidden/>
              </w:rPr>
              <w:fldChar w:fldCharType="end"/>
            </w:r>
          </w:hyperlink>
        </w:p>
        <w:p w14:paraId="2CC63DD6" w14:textId="77777777" w:rsidR="00323631" w:rsidRDefault="00323631">
          <w:pPr>
            <w:pStyle w:val="TOC3"/>
            <w:tabs>
              <w:tab w:val="right" w:leader="dot" w:pos="9350"/>
            </w:tabs>
            <w:rPr>
              <w:noProof/>
            </w:rPr>
          </w:pPr>
          <w:hyperlink w:anchor="_Toc228182868" w:history="1">
            <w:r w:rsidRPr="00980480">
              <w:rPr>
                <w:rStyle w:val="Hyperlink"/>
                <w:noProof/>
              </w:rPr>
              <w:t>C.1 Condition identifiers (summary card)</w:t>
            </w:r>
            <w:r>
              <w:rPr>
                <w:noProof/>
                <w:webHidden/>
              </w:rPr>
              <w:tab/>
            </w:r>
            <w:r>
              <w:rPr>
                <w:noProof/>
                <w:webHidden/>
              </w:rPr>
              <w:fldChar w:fldCharType="begin"/>
            </w:r>
            <w:r>
              <w:rPr>
                <w:noProof/>
                <w:webHidden/>
              </w:rPr>
              <w:instrText xml:space="preserve"> PAGEREF _Toc228182868 \h </w:instrText>
            </w:r>
            <w:r>
              <w:rPr>
                <w:noProof/>
                <w:webHidden/>
              </w:rPr>
            </w:r>
            <w:r>
              <w:rPr>
                <w:noProof/>
                <w:webHidden/>
              </w:rPr>
              <w:fldChar w:fldCharType="separate"/>
            </w:r>
            <w:r>
              <w:rPr>
                <w:noProof/>
                <w:webHidden/>
              </w:rPr>
              <w:t>104</w:t>
            </w:r>
            <w:r>
              <w:rPr>
                <w:noProof/>
                <w:webHidden/>
              </w:rPr>
              <w:fldChar w:fldCharType="end"/>
            </w:r>
          </w:hyperlink>
        </w:p>
        <w:p w14:paraId="4C3F0D17" w14:textId="77777777" w:rsidR="00323631" w:rsidRDefault="00323631">
          <w:pPr>
            <w:pStyle w:val="TOC3"/>
            <w:tabs>
              <w:tab w:val="right" w:leader="dot" w:pos="9350"/>
            </w:tabs>
            <w:rPr>
              <w:noProof/>
            </w:rPr>
          </w:pPr>
          <w:hyperlink w:anchor="_Toc228182869" w:history="1">
            <w:r w:rsidRPr="00980480">
              <w:rPr>
                <w:rStyle w:val="Hyperlink"/>
                <w:noProof/>
              </w:rPr>
              <w:t>C.2 Shared response-model invocation</w:t>
            </w:r>
            <w:r>
              <w:rPr>
                <w:noProof/>
                <w:webHidden/>
              </w:rPr>
              <w:tab/>
            </w:r>
            <w:r>
              <w:rPr>
                <w:noProof/>
                <w:webHidden/>
              </w:rPr>
              <w:fldChar w:fldCharType="begin"/>
            </w:r>
            <w:r>
              <w:rPr>
                <w:noProof/>
                <w:webHidden/>
              </w:rPr>
              <w:instrText xml:space="preserve"> PAGEREF _Toc228182869 \h </w:instrText>
            </w:r>
            <w:r>
              <w:rPr>
                <w:noProof/>
                <w:webHidden/>
              </w:rPr>
            </w:r>
            <w:r>
              <w:rPr>
                <w:noProof/>
                <w:webHidden/>
              </w:rPr>
              <w:fldChar w:fldCharType="separate"/>
            </w:r>
            <w:r>
              <w:rPr>
                <w:noProof/>
                <w:webHidden/>
              </w:rPr>
              <w:t>105</w:t>
            </w:r>
            <w:r>
              <w:rPr>
                <w:noProof/>
                <w:webHidden/>
              </w:rPr>
              <w:fldChar w:fldCharType="end"/>
            </w:r>
          </w:hyperlink>
        </w:p>
        <w:p w14:paraId="29E5F6BC" w14:textId="77777777" w:rsidR="00323631" w:rsidRDefault="00323631">
          <w:pPr>
            <w:pStyle w:val="TOC3"/>
            <w:tabs>
              <w:tab w:val="right" w:leader="dot" w:pos="9350"/>
            </w:tabs>
            <w:rPr>
              <w:noProof/>
            </w:rPr>
          </w:pPr>
          <w:hyperlink w:anchor="_Toc228182870" w:history="1">
            <w:r w:rsidRPr="00980480">
              <w:rPr>
                <w:rStyle w:val="Hyperlink"/>
                <w:noProof/>
              </w:rPr>
              <w:t>C.3 Response models</w:t>
            </w:r>
            <w:r>
              <w:rPr>
                <w:noProof/>
                <w:webHidden/>
              </w:rPr>
              <w:tab/>
            </w:r>
            <w:r>
              <w:rPr>
                <w:noProof/>
                <w:webHidden/>
              </w:rPr>
              <w:fldChar w:fldCharType="begin"/>
            </w:r>
            <w:r>
              <w:rPr>
                <w:noProof/>
                <w:webHidden/>
              </w:rPr>
              <w:instrText xml:space="preserve"> PAGEREF _Toc228182870 \h </w:instrText>
            </w:r>
            <w:r>
              <w:rPr>
                <w:noProof/>
                <w:webHidden/>
              </w:rPr>
            </w:r>
            <w:r>
              <w:rPr>
                <w:noProof/>
                <w:webHidden/>
              </w:rPr>
              <w:fldChar w:fldCharType="separate"/>
            </w:r>
            <w:r>
              <w:rPr>
                <w:noProof/>
                <w:webHidden/>
              </w:rPr>
              <w:t>106</w:t>
            </w:r>
            <w:r>
              <w:rPr>
                <w:noProof/>
                <w:webHidden/>
              </w:rPr>
              <w:fldChar w:fldCharType="end"/>
            </w:r>
          </w:hyperlink>
        </w:p>
        <w:p w14:paraId="763759CB" w14:textId="77777777" w:rsidR="00323631" w:rsidRDefault="00323631">
          <w:pPr>
            <w:pStyle w:val="TOC3"/>
            <w:tabs>
              <w:tab w:val="right" w:leader="dot" w:pos="9350"/>
            </w:tabs>
            <w:rPr>
              <w:noProof/>
            </w:rPr>
          </w:pPr>
          <w:hyperlink w:anchor="_Toc228182871" w:history="1">
            <w:r w:rsidRPr="00980480">
              <w:rPr>
                <w:rStyle w:val="Hyperlink"/>
                <w:noProof/>
              </w:rPr>
              <w:t>C.4 Pipeline models (specification generation)</w:t>
            </w:r>
            <w:r>
              <w:rPr>
                <w:noProof/>
                <w:webHidden/>
              </w:rPr>
              <w:tab/>
            </w:r>
            <w:r>
              <w:rPr>
                <w:noProof/>
                <w:webHidden/>
              </w:rPr>
              <w:fldChar w:fldCharType="begin"/>
            </w:r>
            <w:r>
              <w:rPr>
                <w:noProof/>
                <w:webHidden/>
              </w:rPr>
              <w:instrText xml:space="preserve"> PAGEREF _Toc228182871 \h </w:instrText>
            </w:r>
            <w:r>
              <w:rPr>
                <w:noProof/>
                <w:webHidden/>
              </w:rPr>
            </w:r>
            <w:r>
              <w:rPr>
                <w:noProof/>
                <w:webHidden/>
              </w:rPr>
              <w:fldChar w:fldCharType="separate"/>
            </w:r>
            <w:r>
              <w:rPr>
                <w:noProof/>
                <w:webHidden/>
              </w:rPr>
              <w:t>106</w:t>
            </w:r>
            <w:r>
              <w:rPr>
                <w:noProof/>
                <w:webHidden/>
              </w:rPr>
              <w:fldChar w:fldCharType="end"/>
            </w:r>
          </w:hyperlink>
        </w:p>
        <w:p w14:paraId="447CB63C" w14:textId="77777777" w:rsidR="00323631" w:rsidRDefault="00323631">
          <w:pPr>
            <w:pStyle w:val="TOC3"/>
            <w:tabs>
              <w:tab w:val="right" w:leader="dot" w:pos="9350"/>
            </w:tabs>
            <w:rPr>
              <w:noProof/>
            </w:rPr>
          </w:pPr>
          <w:hyperlink w:anchor="_Toc228182872" w:history="1">
            <w:r w:rsidRPr="00980480">
              <w:rPr>
                <w:rStyle w:val="Hyperlink"/>
                <w:noProof/>
              </w:rPr>
              <w:t>C.5 Judge panel</w:t>
            </w:r>
            <w:r>
              <w:rPr>
                <w:noProof/>
                <w:webHidden/>
              </w:rPr>
              <w:tab/>
            </w:r>
            <w:r>
              <w:rPr>
                <w:noProof/>
                <w:webHidden/>
              </w:rPr>
              <w:fldChar w:fldCharType="begin"/>
            </w:r>
            <w:r>
              <w:rPr>
                <w:noProof/>
                <w:webHidden/>
              </w:rPr>
              <w:instrText xml:space="preserve"> PAGEREF _Toc228182872 \h </w:instrText>
            </w:r>
            <w:r>
              <w:rPr>
                <w:noProof/>
                <w:webHidden/>
              </w:rPr>
            </w:r>
            <w:r>
              <w:rPr>
                <w:noProof/>
                <w:webHidden/>
              </w:rPr>
              <w:fldChar w:fldCharType="separate"/>
            </w:r>
            <w:r>
              <w:rPr>
                <w:noProof/>
                <w:webHidden/>
              </w:rPr>
              <w:t>106</w:t>
            </w:r>
            <w:r>
              <w:rPr>
                <w:noProof/>
                <w:webHidden/>
              </w:rPr>
              <w:fldChar w:fldCharType="end"/>
            </w:r>
          </w:hyperlink>
        </w:p>
        <w:p w14:paraId="7F67EE70" w14:textId="77777777" w:rsidR="00323631" w:rsidRDefault="00323631">
          <w:pPr>
            <w:pStyle w:val="TOC3"/>
            <w:tabs>
              <w:tab w:val="right" w:leader="dot" w:pos="9350"/>
            </w:tabs>
            <w:rPr>
              <w:noProof/>
            </w:rPr>
          </w:pPr>
          <w:hyperlink w:anchor="_Toc228182873" w:history="1">
            <w:r w:rsidRPr="00980480">
              <w:rPr>
                <w:rStyle w:val="Hyperlink"/>
                <w:noProof/>
              </w:rPr>
              <w:t>C.6 Memory-system ingestion and retrieval parameters</w:t>
            </w:r>
            <w:r>
              <w:rPr>
                <w:noProof/>
                <w:webHidden/>
              </w:rPr>
              <w:tab/>
            </w:r>
            <w:r>
              <w:rPr>
                <w:noProof/>
                <w:webHidden/>
              </w:rPr>
              <w:fldChar w:fldCharType="begin"/>
            </w:r>
            <w:r>
              <w:rPr>
                <w:noProof/>
                <w:webHidden/>
              </w:rPr>
              <w:instrText xml:space="preserve"> PAGEREF _Toc228182873 \h </w:instrText>
            </w:r>
            <w:r>
              <w:rPr>
                <w:noProof/>
                <w:webHidden/>
              </w:rPr>
            </w:r>
            <w:r>
              <w:rPr>
                <w:noProof/>
                <w:webHidden/>
              </w:rPr>
              <w:fldChar w:fldCharType="separate"/>
            </w:r>
            <w:r>
              <w:rPr>
                <w:noProof/>
                <w:webHidden/>
              </w:rPr>
              <w:t>107</w:t>
            </w:r>
            <w:r>
              <w:rPr>
                <w:noProof/>
                <w:webHidden/>
              </w:rPr>
              <w:fldChar w:fldCharType="end"/>
            </w:r>
          </w:hyperlink>
        </w:p>
        <w:p w14:paraId="51334C4D" w14:textId="77777777" w:rsidR="00323631" w:rsidRDefault="00323631">
          <w:pPr>
            <w:pStyle w:val="TOC3"/>
            <w:tabs>
              <w:tab w:val="right" w:leader="dot" w:pos="9350"/>
            </w:tabs>
            <w:rPr>
              <w:noProof/>
            </w:rPr>
          </w:pPr>
          <w:hyperlink w:anchor="_Toc228182874" w:history="1">
            <w:r w:rsidRPr="00980480">
              <w:rPr>
                <w:rStyle w:val="Hyperlink"/>
                <w:noProof/>
              </w:rPr>
              <w:t>C.7 Ingestion exclusions and failure cases</w:t>
            </w:r>
            <w:r>
              <w:rPr>
                <w:noProof/>
                <w:webHidden/>
              </w:rPr>
              <w:tab/>
            </w:r>
            <w:r>
              <w:rPr>
                <w:noProof/>
                <w:webHidden/>
              </w:rPr>
              <w:fldChar w:fldCharType="begin"/>
            </w:r>
            <w:r>
              <w:rPr>
                <w:noProof/>
                <w:webHidden/>
              </w:rPr>
              <w:instrText xml:space="preserve"> PAGEREF _Toc228182874 \h </w:instrText>
            </w:r>
            <w:r>
              <w:rPr>
                <w:noProof/>
                <w:webHidden/>
              </w:rPr>
            </w:r>
            <w:r>
              <w:rPr>
                <w:noProof/>
                <w:webHidden/>
              </w:rPr>
              <w:fldChar w:fldCharType="separate"/>
            </w:r>
            <w:r>
              <w:rPr>
                <w:noProof/>
                <w:webHidden/>
              </w:rPr>
              <w:t>108</w:t>
            </w:r>
            <w:r>
              <w:rPr>
                <w:noProof/>
                <w:webHidden/>
              </w:rPr>
              <w:fldChar w:fldCharType="end"/>
            </w:r>
          </w:hyperlink>
        </w:p>
        <w:p w14:paraId="38030B80" w14:textId="77777777" w:rsidR="00323631" w:rsidRDefault="00323631">
          <w:pPr>
            <w:pStyle w:val="TOC3"/>
            <w:tabs>
              <w:tab w:val="right" w:leader="dot" w:pos="9350"/>
            </w:tabs>
            <w:rPr>
              <w:noProof/>
            </w:rPr>
          </w:pPr>
          <w:hyperlink w:anchor="_Toc228182875" w:history="1">
            <w:r w:rsidRPr="00980480">
              <w:rPr>
                <w:rStyle w:val="Hyperlink"/>
                <w:noProof/>
              </w:rPr>
              <w:t>C.8 Analysis plan lock</w:t>
            </w:r>
            <w:r>
              <w:rPr>
                <w:noProof/>
                <w:webHidden/>
              </w:rPr>
              <w:tab/>
            </w:r>
            <w:r>
              <w:rPr>
                <w:noProof/>
                <w:webHidden/>
              </w:rPr>
              <w:fldChar w:fldCharType="begin"/>
            </w:r>
            <w:r>
              <w:rPr>
                <w:noProof/>
                <w:webHidden/>
              </w:rPr>
              <w:instrText xml:space="preserve"> PAGEREF _Toc228182875 \h </w:instrText>
            </w:r>
            <w:r>
              <w:rPr>
                <w:noProof/>
                <w:webHidden/>
              </w:rPr>
            </w:r>
            <w:r>
              <w:rPr>
                <w:noProof/>
                <w:webHidden/>
              </w:rPr>
              <w:fldChar w:fldCharType="separate"/>
            </w:r>
            <w:r>
              <w:rPr>
                <w:noProof/>
                <w:webHidden/>
              </w:rPr>
              <w:t>109</w:t>
            </w:r>
            <w:r>
              <w:rPr>
                <w:noProof/>
                <w:webHidden/>
              </w:rPr>
              <w:fldChar w:fldCharType="end"/>
            </w:r>
          </w:hyperlink>
        </w:p>
        <w:p w14:paraId="67DD0C0F" w14:textId="77777777" w:rsidR="00323631" w:rsidRDefault="00323631">
          <w:pPr>
            <w:pStyle w:val="TOC2"/>
            <w:tabs>
              <w:tab w:val="right" w:leader="dot" w:pos="9350"/>
            </w:tabs>
            <w:rPr>
              <w:noProof/>
            </w:rPr>
          </w:pPr>
          <w:hyperlink w:anchor="_Toc228182876" w:history="1">
            <w:r w:rsidRPr="00980480">
              <w:rPr>
                <w:rStyle w:val="Hyperlink"/>
                <w:noProof/>
              </w:rPr>
              <w:t>Appendix D. Validity Audit and Score Distributions</w:t>
            </w:r>
            <w:r>
              <w:rPr>
                <w:noProof/>
                <w:webHidden/>
              </w:rPr>
              <w:tab/>
            </w:r>
            <w:r>
              <w:rPr>
                <w:noProof/>
                <w:webHidden/>
              </w:rPr>
              <w:fldChar w:fldCharType="begin"/>
            </w:r>
            <w:r>
              <w:rPr>
                <w:noProof/>
                <w:webHidden/>
              </w:rPr>
              <w:instrText xml:space="preserve"> PAGEREF _Toc228182876 \h </w:instrText>
            </w:r>
            <w:r>
              <w:rPr>
                <w:noProof/>
                <w:webHidden/>
              </w:rPr>
            </w:r>
            <w:r>
              <w:rPr>
                <w:noProof/>
                <w:webHidden/>
              </w:rPr>
              <w:fldChar w:fldCharType="separate"/>
            </w:r>
            <w:r>
              <w:rPr>
                <w:noProof/>
                <w:webHidden/>
              </w:rPr>
              <w:t>109</w:t>
            </w:r>
            <w:r>
              <w:rPr>
                <w:noProof/>
                <w:webHidden/>
              </w:rPr>
              <w:fldChar w:fldCharType="end"/>
            </w:r>
          </w:hyperlink>
        </w:p>
        <w:p w14:paraId="26247E22" w14:textId="77777777" w:rsidR="00323631" w:rsidRDefault="00323631">
          <w:pPr>
            <w:pStyle w:val="TOC3"/>
            <w:tabs>
              <w:tab w:val="right" w:leader="dot" w:pos="9350"/>
            </w:tabs>
            <w:rPr>
              <w:noProof/>
            </w:rPr>
          </w:pPr>
          <w:hyperlink w:anchor="_Toc228182877" w:history="1">
            <w:r w:rsidRPr="00980480">
              <w:rPr>
                <w:rStyle w:val="Hyperlink"/>
                <w:noProof/>
              </w:rPr>
              <w:t>D.1 Per-subject 5-judge primary aggregate (main gradient)</w:t>
            </w:r>
            <w:r>
              <w:rPr>
                <w:noProof/>
                <w:webHidden/>
              </w:rPr>
              <w:tab/>
            </w:r>
            <w:r>
              <w:rPr>
                <w:noProof/>
                <w:webHidden/>
              </w:rPr>
              <w:fldChar w:fldCharType="begin"/>
            </w:r>
            <w:r>
              <w:rPr>
                <w:noProof/>
                <w:webHidden/>
              </w:rPr>
              <w:instrText xml:space="preserve"> PAGEREF _Toc228182877 \h </w:instrText>
            </w:r>
            <w:r>
              <w:rPr>
                <w:noProof/>
                <w:webHidden/>
              </w:rPr>
            </w:r>
            <w:r>
              <w:rPr>
                <w:noProof/>
                <w:webHidden/>
              </w:rPr>
              <w:fldChar w:fldCharType="separate"/>
            </w:r>
            <w:r>
              <w:rPr>
                <w:noProof/>
                <w:webHidden/>
              </w:rPr>
              <w:t>110</w:t>
            </w:r>
            <w:r>
              <w:rPr>
                <w:noProof/>
                <w:webHidden/>
              </w:rPr>
              <w:fldChar w:fldCharType="end"/>
            </w:r>
          </w:hyperlink>
        </w:p>
        <w:p w14:paraId="61079A4B" w14:textId="77777777" w:rsidR="00323631" w:rsidRDefault="00323631">
          <w:pPr>
            <w:pStyle w:val="TOC3"/>
            <w:tabs>
              <w:tab w:val="right" w:leader="dot" w:pos="9350"/>
            </w:tabs>
            <w:rPr>
              <w:noProof/>
            </w:rPr>
          </w:pPr>
          <w:hyperlink w:anchor="_Toc228182878" w:history="1">
            <w:r w:rsidRPr="00980480">
              <w:rPr>
                <w:rStyle w:val="Hyperlink"/>
                <w:noProof/>
              </w:rPr>
              <w:t>D.2 Per-subject anchor-crossing on the low-baseline slice</w:t>
            </w:r>
            <w:r>
              <w:rPr>
                <w:noProof/>
                <w:webHidden/>
              </w:rPr>
              <w:tab/>
            </w:r>
            <w:r>
              <w:rPr>
                <w:noProof/>
                <w:webHidden/>
              </w:rPr>
              <w:fldChar w:fldCharType="begin"/>
            </w:r>
            <w:r>
              <w:rPr>
                <w:noProof/>
                <w:webHidden/>
              </w:rPr>
              <w:instrText xml:space="preserve"> PAGEREF _Toc228182878 \h </w:instrText>
            </w:r>
            <w:r>
              <w:rPr>
                <w:noProof/>
                <w:webHidden/>
              </w:rPr>
            </w:r>
            <w:r>
              <w:rPr>
                <w:noProof/>
                <w:webHidden/>
              </w:rPr>
              <w:fldChar w:fldCharType="separate"/>
            </w:r>
            <w:r>
              <w:rPr>
                <w:noProof/>
                <w:webHidden/>
              </w:rPr>
              <w:t>111</w:t>
            </w:r>
            <w:r>
              <w:rPr>
                <w:noProof/>
                <w:webHidden/>
              </w:rPr>
              <w:fldChar w:fldCharType="end"/>
            </w:r>
          </w:hyperlink>
        </w:p>
        <w:p w14:paraId="7BB71512" w14:textId="77777777" w:rsidR="00323631" w:rsidRDefault="00323631">
          <w:pPr>
            <w:pStyle w:val="TOC3"/>
            <w:tabs>
              <w:tab w:val="right" w:leader="dot" w:pos="9350"/>
            </w:tabs>
            <w:rPr>
              <w:noProof/>
            </w:rPr>
          </w:pPr>
          <w:hyperlink w:anchor="_Toc228182879" w:history="1">
            <w:r w:rsidRPr="00980480">
              <w:rPr>
                <w:rStyle w:val="Hyperlink"/>
                <w:noProof/>
              </w:rPr>
              <w:t>D.3 Rubric-handling validity audit (full report)</w:t>
            </w:r>
            <w:r>
              <w:rPr>
                <w:noProof/>
                <w:webHidden/>
              </w:rPr>
              <w:tab/>
            </w:r>
            <w:r>
              <w:rPr>
                <w:noProof/>
                <w:webHidden/>
              </w:rPr>
              <w:fldChar w:fldCharType="begin"/>
            </w:r>
            <w:r>
              <w:rPr>
                <w:noProof/>
                <w:webHidden/>
              </w:rPr>
              <w:instrText xml:space="preserve"> PAGEREF _Toc228182879 \h </w:instrText>
            </w:r>
            <w:r>
              <w:rPr>
                <w:noProof/>
                <w:webHidden/>
              </w:rPr>
            </w:r>
            <w:r>
              <w:rPr>
                <w:noProof/>
                <w:webHidden/>
              </w:rPr>
              <w:fldChar w:fldCharType="separate"/>
            </w:r>
            <w:r>
              <w:rPr>
                <w:noProof/>
                <w:webHidden/>
              </w:rPr>
              <w:t>111</w:t>
            </w:r>
            <w:r>
              <w:rPr>
                <w:noProof/>
                <w:webHidden/>
              </w:rPr>
              <w:fldChar w:fldCharType="end"/>
            </w:r>
          </w:hyperlink>
        </w:p>
        <w:p w14:paraId="39B04DF9" w14:textId="77777777" w:rsidR="00323631" w:rsidRDefault="00323631">
          <w:pPr>
            <w:pStyle w:val="TOC3"/>
            <w:tabs>
              <w:tab w:val="right" w:leader="dot" w:pos="9350"/>
            </w:tabs>
            <w:rPr>
              <w:noProof/>
            </w:rPr>
          </w:pPr>
          <w:hyperlink w:anchor="_Toc228182880" w:history="1">
            <w:r w:rsidRPr="00980480">
              <w:rPr>
                <w:rStyle w:val="Hyperlink"/>
                <w:noProof/>
              </w:rPr>
              <w:t>D.4 Per-judge score matrices</w:t>
            </w:r>
            <w:r>
              <w:rPr>
                <w:noProof/>
                <w:webHidden/>
              </w:rPr>
              <w:tab/>
            </w:r>
            <w:r>
              <w:rPr>
                <w:noProof/>
                <w:webHidden/>
              </w:rPr>
              <w:fldChar w:fldCharType="begin"/>
            </w:r>
            <w:r>
              <w:rPr>
                <w:noProof/>
                <w:webHidden/>
              </w:rPr>
              <w:instrText xml:space="preserve"> PAGEREF _Toc228182880 \h </w:instrText>
            </w:r>
            <w:r>
              <w:rPr>
                <w:noProof/>
                <w:webHidden/>
              </w:rPr>
            </w:r>
            <w:r>
              <w:rPr>
                <w:noProof/>
                <w:webHidden/>
              </w:rPr>
              <w:fldChar w:fldCharType="separate"/>
            </w:r>
            <w:r>
              <w:rPr>
                <w:noProof/>
                <w:webHidden/>
              </w:rPr>
              <w:t>114</w:t>
            </w:r>
            <w:r>
              <w:rPr>
                <w:noProof/>
                <w:webHidden/>
              </w:rPr>
              <w:fldChar w:fldCharType="end"/>
            </w:r>
          </w:hyperlink>
        </w:p>
        <w:p w14:paraId="3BAC1BCE" w14:textId="77777777" w:rsidR="00323631" w:rsidRDefault="00323631">
          <w:pPr>
            <w:pStyle w:val="TOC3"/>
            <w:tabs>
              <w:tab w:val="right" w:leader="dot" w:pos="9350"/>
            </w:tabs>
            <w:rPr>
              <w:noProof/>
            </w:rPr>
          </w:pPr>
          <w:hyperlink w:anchor="_Toc228182881" w:history="1">
            <w:r w:rsidRPr="00980480">
              <w:rPr>
                <w:rStyle w:val="Hyperlink"/>
                <w:noProof/>
              </w:rPr>
              <w:t>D.5 Example verbatim responses at each rubric anchor</w:t>
            </w:r>
            <w:r>
              <w:rPr>
                <w:noProof/>
                <w:webHidden/>
              </w:rPr>
              <w:tab/>
            </w:r>
            <w:r>
              <w:rPr>
                <w:noProof/>
                <w:webHidden/>
              </w:rPr>
              <w:fldChar w:fldCharType="begin"/>
            </w:r>
            <w:r>
              <w:rPr>
                <w:noProof/>
                <w:webHidden/>
              </w:rPr>
              <w:instrText xml:space="preserve"> PAGEREF _Toc228182881 \h </w:instrText>
            </w:r>
            <w:r>
              <w:rPr>
                <w:noProof/>
                <w:webHidden/>
              </w:rPr>
            </w:r>
            <w:r>
              <w:rPr>
                <w:noProof/>
                <w:webHidden/>
              </w:rPr>
              <w:fldChar w:fldCharType="separate"/>
            </w:r>
            <w:r>
              <w:rPr>
                <w:noProof/>
                <w:webHidden/>
              </w:rPr>
              <w:t>118</w:t>
            </w:r>
            <w:r>
              <w:rPr>
                <w:noProof/>
                <w:webHidden/>
              </w:rPr>
              <w:fldChar w:fldCharType="end"/>
            </w:r>
          </w:hyperlink>
        </w:p>
        <w:p w14:paraId="54B37936" w14:textId="77777777" w:rsidR="00323631" w:rsidRDefault="00323631">
          <w:pPr>
            <w:pStyle w:val="TOC2"/>
            <w:tabs>
              <w:tab w:val="right" w:leader="dot" w:pos="9350"/>
            </w:tabs>
            <w:rPr>
              <w:noProof/>
            </w:rPr>
          </w:pPr>
          <w:hyperlink w:anchor="_Toc228182882" w:history="1">
            <w:r w:rsidRPr="00980480">
              <w:rPr>
                <w:rStyle w:val="Hyperlink"/>
                <w:noProof/>
              </w:rPr>
              <w:t>Appendix E. Benchmark Scope Analysis</w:t>
            </w:r>
            <w:r>
              <w:rPr>
                <w:noProof/>
                <w:webHidden/>
              </w:rPr>
              <w:tab/>
            </w:r>
            <w:r>
              <w:rPr>
                <w:noProof/>
                <w:webHidden/>
              </w:rPr>
              <w:fldChar w:fldCharType="begin"/>
            </w:r>
            <w:r>
              <w:rPr>
                <w:noProof/>
                <w:webHidden/>
              </w:rPr>
              <w:instrText xml:space="preserve"> PAGEREF _Toc228182882 \h </w:instrText>
            </w:r>
            <w:r>
              <w:rPr>
                <w:noProof/>
                <w:webHidden/>
              </w:rPr>
            </w:r>
            <w:r>
              <w:rPr>
                <w:noProof/>
                <w:webHidden/>
              </w:rPr>
              <w:fldChar w:fldCharType="separate"/>
            </w:r>
            <w:r>
              <w:rPr>
                <w:noProof/>
                <w:webHidden/>
              </w:rPr>
              <w:t>118</w:t>
            </w:r>
            <w:r>
              <w:rPr>
                <w:noProof/>
                <w:webHidden/>
              </w:rPr>
              <w:fldChar w:fldCharType="end"/>
            </w:r>
          </w:hyperlink>
        </w:p>
        <w:p w14:paraId="043E027C" w14:textId="77777777" w:rsidR="00323631" w:rsidRDefault="00323631">
          <w:pPr>
            <w:pStyle w:val="TOC3"/>
            <w:tabs>
              <w:tab w:val="right" w:leader="dot" w:pos="9350"/>
            </w:tabs>
            <w:rPr>
              <w:noProof/>
            </w:rPr>
          </w:pPr>
          <w:hyperlink w:anchor="_Toc228182883" w:history="1">
            <w:r w:rsidRPr="00980480">
              <w:rPr>
                <w:rStyle w:val="Hyperlink"/>
                <w:noProof/>
              </w:rPr>
              <w:t>E.1 LongMemEval</w:t>
            </w:r>
            <w:r>
              <w:rPr>
                <w:noProof/>
                <w:webHidden/>
              </w:rPr>
              <w:tab/>
            </w:r>
            <w:r>
              <w:rPr>
                <w:noProof/>
                <w:webHidden/>
              </w:rPr>
              <w:fldChar w:fldCharType="begin"/>
            </w:r>
            <w:r>
              <w:rPr>
                <w:noProof/>
                <w:webHidden/>
              </w:rPr>
              <w:instrText xml:space="preserve"> PAGEREF _Toc228182883 \h </w:instrText>
            </w:r>
            <w:r>
              <w:rPr>
                <w:noProof/>
                <w:webHidden/>
              </w:rPr>
            </w:r>
            <w:r>
              <w:rPr>
                <w:noProof/>
                <w:webHidden/>
              </w:rPr>
              <w:fldChar w:fldCharType="separate"/>
            </w:r>
            <w:r>
              <w:rPr>
                <w:noProof/>
                <w:webHidden/>
              </w:rPr>
              <w:t>118</w:t>
            </w:r>
            <w:r>
              <w:rPr>
                <w:noProof/>
                <w:webHidden/>
              </w:rPr>
              <w:fldChar w:fldCharType="end"/>
            </w:r>
          </w:hyperlink>
        </w:p>
        <w:p w14:paraId="59F1F7CE" w14:textId="77777777" w:rsidR="00323631" w:rsidRDefault="00323631">
          <w:pPr>
            <w:pStyle w:val="TOC3"/>
            <w:tabs>
              <w:tab w:val="right" w:leader="dot" w:pos="9350"/>
            </w:tabs>
            <w:rPr>
              <w:noProof/>
            </w:rPr>
          </w:pPr>
          <w:hyperlink w:anchor="_Toc228182884" w:history="1">
            <w:r w:rsidRPr="00980480">
              <w:rPr>
                <w:rStyle w:val="Hyperlink"/>
                <w:noProof/>
              </w:rPr>
              <w:t>E.2 PersonaGym</w:t>
            </w:r>
            <w:r>
              <w:rPr>
                <w:noProof/>
                <w:webHidden/>
              </w:rPr>
              <w:tab/>
            </w:r>
            <w:r>
              <w:rPr>
                <w:noProof/>
                <w:webHidden/>
              </w:rPr>
              <w:fldChar w:fldCharType="begin"/>
            </w:r>
            <w:r>
              <w:rPr>
                <w:noProof/>
                <w:webHidden/>
              </w:rPr>
              <w:instrText xml:space="preserve"> PAGEREF _Toc228182884 \h </w:instrText>
            </w:r>
            <w:r>
              <w:rPr>
                <w:noProof/>
                <w:webHidden/>
              </w:rPr>
            </w:r>
            <w:r>
              <w:rPr>
                <w:noProof/>
                <w:webHidden/>
              </w:rPr>
              <w:fldChar w:fldCharType="separate"/>
            </w:r>
            <w:r>
              <w:rPr>
                <w:noProof/>
                <w:webHidden/>
              </w:rPr>
              <w:t>119</w:t>
            </w:r>
            <w:r>
              <w:rPr>
                <w:noProof/>
                <w:webHidden/>
              </w:rPr>
              <w:fldChar w:fldCharType="end"/>
            </w:r>
          </w:hyperlink>
        </w:p>
        <w:p w14:paraId="32BC92D9" w14:textId="77777777" w:rsidR="00323631" w:rsidRDefault="00323631">
          <w:pPr>
            <w:pStyle w:val="TOC3"/>
            <w:tabs>
              <w:tab w:val="right" w:leader="dot" w:pos="9350"/>
            </w:tabs>
            <w:rPr>
              <w:noProof/>
            </w:rPr>
          </w:pPr>
          <w:hyperlink w:anchor="_Toc228182885" w:history="1">
            <w:r w:rsidRPr="00980480">
              <w:rPr>
                <w:rStyle w:val="Hyperlink"/>
                <w:noProof/>
              </w:rPr>
              <w:t>E.3 AlpsBench</w:t>
            </w:r>
            <w:r>
              <w:rPr>
                <w:noProof/>
                <w:webHidden/>
              </w:rPr>
              <w:tab/>
            </w:r>
            <w:r>
              <w:rPr>
                <w:noProof/>
                <w:webHidden/>
              </w:rPr>
              <w:fldChar w:fldCharType="begin"/>
            </w:r>
            <w:r>
              <w:rPr>
                <w:noProof/>
                <w:webHidden/>
              </w:rPr>
              <w:instrText xml:space="preserve"> PAGEREF _Toc228182885 \h </w:instrText>
            </w:r>
            <w:r>
              <w:rPr>
                <w:noProof/>
                <w:webHidden/>
              </w:rPr>
            </w:r>
            <w:r>
              <w:rPr>
                <w:noProof/>
                <w:webHidden/>
              </w:rPr>
              <w:fldChar w:fldCharType="separate"/>
            </w:r>
            <w:r>
              <w:rPr>
                <w:noProof/>
                <w:webHidden/>
              </w:rPr>
              <w:t>119</w:t>
            </w:r>
            <w:r>
              <w:rPr>
                <w:noProof/>
                <w:webHidden/>
              </w:rPr>
              <w:fldChar w:fldCharType="end"/>
            </w:r>
          </w:hyperlink>
        </w:p>
        <w:p w14:paraId="075A4FB9" w14:textId="77777777" w:rsidR="00323631" w:rsidRDefault="00323631">
          <w:pPr>
            <w:pStyle w:val="TOC3"/>
            <w:tabs>
              <w:tab w:val="right" w:leader="dot" w:pos="9350"/>
            </w:tabs>
            <w:rPr>
              <w:noProof/>
            </w:rPr>
          </w:pPr>
          <w:hyperlink w:anchor="_Toc228182886" w:history="1">
            <w:r w:rsidRPr="00980480">
              <w:rPr>
                <w:rStyle w:val="Hyperlink"/>
                <w:noProof/>
              </w:rPr>
              <w:t>E.4 Twin-2K</w:t>
            </w:r>
            <w:r>
              <w:rPr>
                <w:noProof/>
                <w:webHidden/>
              </w:rPr>
              <w:tab/>
            </w:r>
            <w:r>
              <w:rPr>
                <w:noProof/>
                <w:webHidden/>
              </w:rPr>
              <w:fldChar w:fldCharType="begin"/>
            </w:r>
            <w:r>
              <w:rPr>
                <w:noProof/>
                <w:webHidden/>
              </w:rPr>
              <w:instrText xml:space="preserve"> PAGEREF _Toc228182886 \h </w:instrText>
            </w:r>
            <w:r>
              <w:rPr>
                <w:noProof/>
                <w:webHidden/>
              </w:rPr>
            </w:r>
            <w:r>
              <w:rPr>
                <w:noProof/>
                <w:webHidden/>
              </w:rPr>
              <w:fldChar w:fldCharType="separate"/>
            </w:r>
            <w:r>
              <w:rPr>
                <w:noProof/>
                <w:webHidden/>
              </w:rPr>
              <w:t>120</w:t>
            </w:r>
            <w:r>
              <w:rPr>
                <w:noProof/>
                <w:webHidden/>
              </w:rPr>
              <w:fldChar w:fldCharType="end"/>
            </w:r>
          </w:hyperlink>
        </w:p>
        <w:p w14:paraId="2EB12B39" w14:textId="77777777" w:rsidR="00323631" w:rsidRDefault="00323631">
          <w:pPr>
            <w:pStyle w:val="TOC3"/>
            <w:tabs>
              <w:tab w:val="right" w:leader="dot" w:pos="9350"/>
            </w:tabs>
            <w:rPr>
              <w:noProof/>
            </w:rPr>
          </w:pPr>
          <w:hyperlink w:anchor="_Toc228182887" w:history="1">
            <w:r w:rsidRPr="00980480">
              <w:rPr>
                <w:rStyle w:val="Hyperlink"/>
                <w:noProof/>
              </w:rPr>
              <w:t>E.5 LoCoMo</w:t>
            </w:r>
            <w:r>
              <w:rPr>
                <w:noProof/>
                <w:webHidden/>
              </w:rPr>
              <w:tab/>
            </w:r>
            <w:r>
              <w:rPr>
                <w:noProof/>
                <w:webHidden/>
              </w:rPr>
              <w:fldChar w:fldCharType="begin"/>
            </w:r>
            <w:r>
              <w:rPr>
                <w:noProof/>
                <w:webHidden/>
              </w:rPr>
              <w:instrText xml:space="preserve"> PAGEREF _Toc228182887 \h </w:instrText>
            </w:r>
            <w:r>
              <w:rPr>
                <w:noProof/>
                <w:webHidden/>
              </w:rPr>
            </w:r>
            <w:r>
              <w:rPr>
                <w:noProof/>
                <w:webHidden/>
              </w:rPr>
              <w:fldChar w:fldCharType="separate"/>
            </w:r>
            <w:r>
              <w:rPr>
                <w:noProof/>
                <w:webHidden/>
              </w:rPr>
              <w:t>121</w:t>
            </w:r>
            <w:r>
              <w:rPr>
                <w:noProof/>
                <w:webHidden/>
              </w:rPr>
              <w:fldChar w:fldCharType="end"/>
            </w:r>
          </w:hyperlink>
        </w:p>
        <w:p w14:paraId="5DD3FA54" w14:textId="77777777" w:rsidR="00323631" w:rsidRDefault="00323631">
          <w:pPr>
            <w:pStyle w:val="TOC3"/>
            <w:tabs>
              <w:tab w:val="right" w:leader="dot" w:pos="9350"/>
            </w:tabs>
            <w:rPr>
              <w:noProof/>
            </w:rPr>
          </w:pPr>
          <w:hyperlink w:anchor="_Toc228182888" w:history="1">
            <w:r w:rsidRPr="00980480">
              <w:rPr>
                <w:rStyle w:val="Hyperlink"/>
                <w:noProof/>
              </w:rPr>
              <w:t>E.6 MemOS and related systems-level benchmarks</w:t>
            </w:r>
            <w:r>
              <w:rPr>
                <w:noProof/>
                <w:webHidden/>
              </w:rPr>
              <w:tab/>
            </w:r>
            <w:r>
              <w:rPr>
                <w:noProof/>
                <w:webHidden/>
              </w:rPr>
              <w:fldChar w:fldCharType="begin"/>
            </w:r>
            <w:r>
              <w:rPr>
                <w:noProof/>
                <w:webHidden/>
              </w:rPr>
              <w:instrText xml:space="preserve"> PAGEREF _Toc228182888 \h </w:instrText>
            </w:r>
            <w:r>
              <w:rPr>
                <w:noProof/>
                <w:webHidden/>
              </w:rPr>
            </w:r>
            <w:r>
              <w:rPr>
                <w:noProof/>
                <w:webHidden/>
              </w:rPr>
              <w:fldChar w:fldCharType="separate"/>
            </w:r>
            <w:r>
              <w:rPr>
                <w:noProof/>
                <w:webHidden/>
              </w:rPr>
              <w:t>121</w:t>
            </w:r>
            <w:r>
              <w:rPr>
                <w:noProof/>
                <w:webHidden/>
              </w:rPr>
              <w:fldChar w:fldCharType="end"/>
            </w:r>
          </w:hyperlink>
        </w:p>
        <w:p w14:paraId="28375371" w14:textId="77777777" w:rsidR="00323631" w:rsidRDefault="00323631">
          <w:pPr>
            <w:pStyle w:val="TOC3"/>
            <w:tabs>
              <w:tab w:val="right" w:leader="dot" w:pos="9350"/>
            </w:tabs>
            <w:rPr>
              <w:noProof/>
            </w:rPr>
          </w:pPr>
          <w:hyperlink w:anchor="_Toc228182889" w:history="1">
            <w:r w:rsidRPr="00980480">
              <w:rPr>
                <w:rStyle w:val="Hyperlink"/>
                <w:noProof/>
              </w:rPr>
              <w:t>E.7 What no prior benchmark measures</w:t>
            </w:r>
            <w:r>
              <w:rPr>
                <w:noProof/>
                <w:webHidden/>
              </w:rPr>
              <w:tab/>
            </w:r>
            <w:r>
              <w:rPr>
                <w:noProof/>
                <w:webHidden/>
              </w:rPr>
              <w:fldChar w:fldCharType="begin"/>
            </w:r>
            <w:r>
              <w:rPr>
                <w:noProof/>
                <w:webHidden/>
              </w:rPr>
              <w:instrText xml:space="preserve"> PAGEREF _Toc228182889 \h </w:instrText>
            </w:r>
            <w:r>
              <w:rPr>
                <w:noProof/>
                <w:webHidden/>
              </w:rPr>
            </w:r>
            <w:r>
              <w:rPr>
                <w:noProof/>
                <w:webHidden/>
              </w:rPr>
              <w:fldChar w:fldCharType="separate"/>
            </w:r>
            <w:r>
              <w:rPr>
                <w:noProof/>
                <w:webHidden/>
              </w:rPr>
              <w:t>122</w:t>
            </w:r>
            <w:r>
              <w:rPr>
                <w:noProof/>
                <w:webHidden/>
              </w:rPr>
              <w:fldChar w:fldCharType="end"/>
            </w:r>
          </w:hyperlink>
        </w:p>
        <w:p w14:paraId="6D88D13E" w14:textId="77777777" w:rsidR="00323631" w:rsidRDefault="00323631">
          <w:pPr>
            <w:pStyle w:val="TOC2"/>
            <w:tabs>
              <w:tab w:val="right" w:leader="dot" w:pos="9350"/>
            </w:tabs>
            <w:rPr>
              <w:noProof/>
            </w:rPr>
          </w:pPr>
          <w:hyperlink w:anchor="_Toc228182890" w:history="1">
            <w:r w:rsidRPr="00980480">
              <w:rPr>
                <w:rStyle w:val="Hyperlink"/>
                <w:noProof/>
              </w:rPr>
              <w:t>Appendix F. Letta Stateful-Agent: Exploratory Case Study (full)</w:t>
            </w:r>
            <w:r>
              <w:rPr>
                <w:noProof/>
                <w:webHidden/>
              </w:rPr>
              <w:tab/>
            </w:r>
            <w:r>
              <w:rPr>
                <w:noProof/>
                <w:webHidden/>
              </w:rPr>
              <w:fldChar w:fldCharType="begin"/>
            </w:r>
            <w:r>
              <w:rPr>
                <w:noProof/>
                <w:webHidden/>
              </w:rPr>
              <w:instrText xml:space="preserve"> PAGEREF _Toc228182890 \h </w:instrText>
            </w:r>
            <w:r>
              <w:rPr>
                <w:noProof/>
                <w:webHidden/>
              </w:rPr>
            </w:r>
            <w:r>
              <w:rPr>
                <w:noProof/>
                <w:webHidden/>
              </w:rPr>
              <w:fldChar w:fldCharType="separate"/>
            </w:r>
            <w:r>
              <w:rPr>
                <w:noProof/>
                <w:webHidden/>
              </w:rPr>
              <w:t>122</w:t>
            </w:r>
            <w:r>
              <w:rPr>
                <w:noProof/>
                <w:webHidden/>
              </w:rPr>
              <w:fldChar w:fldCharType="end"/>
            </w:r>
          </w:hyperlink>
        </w:p>
        <w:p w14:paraId="34D02465" w14:textId="77777777" w:rsidR="006B304D" w:rsidRDefault="00000000">
          <w:r>
            <w:fldChar w:fldCharType="end"/>
          </w:r>
        </w:p>
      </w:sdtContent>
    </w:sdt>
    <w:p w14:paraId="30110DAF" w14:textId="77777777" w:rsidR="006B304D" w:rsidRDefault="00000000">
      <w:pPr>
        <w:pStyle w:val="Heading1"/>
      </w:pPr>
      <w:bookmarkStart w:id="1" w:name="_Toc228182778"/>
      <w:bookmarkStart w:id="2" w:name="Xe45b7a35ce03c56a688197809d97ca6bb9bbb05"/>
      <w:r>
        <w:t>Beyond Recall: Behavioral Specification as an Interpretive Layer for AI Personalization</w:t>
      </w:r>
      <w:bookmarkEnd w:id="1"/>
    </w:p>
    <w:p w14:paraId="1946C7FF" w14:textId="77777777" w:rsidR="006B304D"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4B7337CF" w14:textId="77777777" w:rsidR="006B304D" w:rsidRDefault="00000000">
      <w:r>
        <w:pict w14:anchorId="3E6EC3BA">
          <v:rect id="_x0000_i1365" style="width:0;height:1.5pt" o:hralign="center" o:hrstd="t" o:hr="t"/>
        </w:pict>
      </w:r>
    </w:p>
    <w:p w14:paraId="1E30E68E" w14:textId="77777777" w:rsidR="006B304D" w:rsidRDefault="00000000">
      <w:pPr>
        <w:pStyle w:val="Heading2"/>
      </w:pPr>
      <w:bookmarkStart w:id="3" w:name="_Toc228182779"/>
      <w:bookmarkStart w:id="4" w:name="introduction"/>
      <w:r>
        <w:t>1. Introduction</w:t>
      </w:r>
      <w:bookmarkEnd w:id="3"/>
    </w:p>
    <w:p w14:paraId="55098DB5" w14:textId="77777777" w:rsidR="006B304D" w:rsidRDefault="00000000">
      <w:pPr>
        <w:pStyle w:val="Heading3"/>
      </w:pPr>
      <w:bookmarkStart w:id="5" w:name="_Toc228182780"/>
      <w:bookmarkStart w:id="6" w:name="sec-1-1"/>
      <w:r>
        <w:t>1.1 Recall Is Not Interpretation. Interpretation Can Be Measured.</w:t>
      </w:r>
      <w:bookmarkEnd w:id="5"/>
    </w:p>
    <w:p w14:paraId="6A8E3477" w14:textId="77777777" w:rsidR="006B304D" w:rsidRDefault="00000000">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w:t>
      </w:r>
      <w:commentRangeStart w:id="7"/>
      <w:r>
        <w:t xml:space="preserve">68% to 85% </w:t>
      </w:r>
      <w:commentRangeEnd w:id="7"/>
      <w:r w:rsidR="000E7342">
        <w:rPr>
          <w:rStyle w:val="CommentReference"/>
          <w:sz w:val="22"/>
          <w:szCs w:val="22"/>
        </w:rPr>
        <w:commentReference w:id="7"/>
      </w:r>
      <w:r>
        <w:t xml:space="preserve">range depending on provider, model, and benchmark variant. Optimizing further on recall leaves something more fundamental unmeasured. This research paper explores how recall is one part of memory, and how the function of memory is dictated by how an </w:t>
      </w:r>
      <w:commentRangeStart w:id="8"/>
      <w:r>
        <w:t xml:space="preserve">individual </w:t>
      </w:r>
      <w:commentRangeEnd w:id="8"/>
      <w:r w:rsidR="000E7342">
        <w:rPr>
          <w:rStyle w:val="CommentReference"/>
          <w:sz w:val="22"/>
          <w:szCs w:val="22"/>
        </w:rPr>
        <w:commentReference w:id="8"/>
      </w:r>
      <w:r>
        <w:t>processes the facts and experiences of their life.</w:t>
      </w:r>
    </w:p>
    <w:p w14:paraId="6C7F9FA8" w14:textId="77777777" w:rsidR="006B304D"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w:t>
      </w:r>
      <w:commentRangeStart w:id="9"/>
      <w:r>
        <w:t>it must be personalized to how that person interprets</w:t>
      </w:r>
      <w:commentRangeEnd w:id="9"/>
      <w:r w:rsidR="000E7342">
        <w:rPr>
          <w:rStyle w:val="CommentReference"/>
          <w:sz w:val="22"/>
          <w:szCs w:val="22"/>
        </w:rPr>
        <w:commentReference w:id="9"/>
      </w:r>
      <w:r>
        <w:t>, not just to what facts they have produced.</w:t>
      </w:r>
    </w:p>
    <w:p w14:paraId="771CD57B" w14:textId="77777777" w:rsidR="006B304D" w:rsidRDefault="00000000">
      <w:pPr>
        <w:pStyle w:val="BodyText"/>
      </w:pPr>
      <w:r>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 </w:t>
      </w:r>
      <w:hyperlink w:anchor="sec-2-3">
        <w:r w:rsidR="006B304D">
          <w:rPr>
            <w:rStyle w:val="Hyperlink"/>
          </w:rPr>
          <w:t>§2.3</w:t>
        </w:r>
      </w:hyperlink>
      <w:r>
        <w:t xml:space="preserve"> positions each benchmark against what this paper measures, and Appendix E develops the scope differences in detail.</w:t>
      </w:r>
    </w:p>
    <w:p w14:paraId="2836CDCA" w14:textId="77777777" w:rsidR="006B304D" w:rsidRDefault="00000000">
      <w:pPr>
        <w:pStyle w:val="BodyText"/>
      </w:pPr>
      <w:r>
        <w:rPr>
          <w:b/>
          <w:bCs/>
        </w:rPr>
        <w:lastRenderedPageBreak/>
        <w:t>The core hypothesis of this research is that representational accuracy predicts alignment between an AI system’s behavior and the intent and behavior of the person it serves.</w:t>
      </w:r>
      <w:r>
        <w:t xml:space="preserve"> If an AI system’s model of a person accurately captures how they interpret situations, its responses should align with that person’s intent and behavior in situations the system has never seen. The operational test is behavioral prediction on held-out situations, used here as a proxy for this alignment. By </w:t>
      </w:r>
      <w:r>
        <w:rPr>
          <w:i/>
          <w:iCs/>
        </w:rPr>
        <w:t>behavioral prediction</w:t>
      </w:r>
      <w:r>
        <w:t xml:space="preserve"> we mean the following: given a situation drawn from text the model has never seen, the model generates how the subject would respond; the response is scored against the subject’s own verbatim response in the held-out text on a 1-5 interpretive rubric (</w:t>
      </w:r>
      <w:hyperlink w:anchor="sec-3-7">
        <w:r w:rsidR="006B304D">
          <w:rPr>
            <w:rStyle w:val="Hyperlink"/>
          </w:rPr>
          <w:t>§3.7</w:t>
        </w:r>
      </w:hyperlink>
      <w:r>
        <w:t>). Accurate prediction on unseen situations is the evidence that the representation captures the subject’s interpretive patterns, not just their vocabulary.</w:t>
      </w:r>
    </w:p>
    <w:p w14:paraId="59818CD5" w14:textId="77777777" w:rsidR="006B304D" w:rsidRDefault="00000000">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 </w:t>
      </w:r>
      <w:commentRangeStart w:id="10"/>
      <w:r>
        <w:rPr>
          <w:b/>
          <w:bCs/>
        </w:rPr>
        <w:t>behavioral specification</w:t>
      </w:r>
      <w:r>
        <w:t>: a static document that extracts and encodes a stable representation of a corpus’s behavioral patterns.</w:t>
      </w:r>
      <w:commentRangeEnd w:id="10"/>
      <w:r w:rsidR="000E7342">
        <w:rPr>
          <w:rStyle w:val="CommentReference"/>
          <w:sz w:val="22"/>
          <w:szCs w:val="22"/>
        </w:rPr>
        <w:commentReference w:id="10"/>
      </w:r>
    </w:p>
    <w:p w14:paraId="5A04A809" w14:textId="77777777" w:rsidR="006B304D" w:rsidRDefault="00000000">
      <w:pPr>
        <w:pStyle w:val="Heading3"/>
      </w:pPr>
      <w:bookmarkStart w:id="11" w:name="_Toc228182781"/>
      <w:bookmarkStart w:id="12" w:name="sec-1-2"/>
      <w:bookmarkEnd w:id="6"/>
      <w:r>
        <w:t>1.2 What we tested</w:t>
      </w:r>
      <w:bookmarkEnd w:id="11"/>
    </w:p>
    <w:p w14:paraId="7FAF473E" w14:textId="77777777" w:rsidR="006B304D" w:rsidRDefault="00000000">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w:t>
      </w:r>
      <w:commentRangeStart w:id="13"/>
      <w:r>
        <w:t xml:space="preserve">a response model. </w:t>
      </w:r>
      <w:commentRangeEnd w:id="13"/>
      <w:r w:rsidR="000E7342">
        <w:rPr>
          <w:rStyle w:val="CommentReference"/>
          <w:sz w:val="22"/>
          <w:szCs w:val="22"/>
        </w:rPr>
        <w:commentReference w:id="13"/>
      </w:r>
      <w:r>
        <w:t xml:space="preserve">The test was </w:t>
      </w:r>
      <w:commentRangeStart w:id="14"/>
      <w:r>
        <w:t xml:space="preserve">whether each system </w:t>
      </w:r>
      <w:commentRangeEnd w:id="14"/>
      <w:r w:rsidR="000E7342">
        <w:rPr>
          <w:rStyle w:val="CommentReference"/>
          <w:sz w:val="22"/>
          <w:szCs w:val="22"/>
        </w:rPr>
        <w:commentReference w:id="14"/>
      </w:r>
      <w:r>
        <w:t>could predict how that specific person would respond in situations drawn from text it had never seen.</w:t>
      </w:r>
    </w:p>
    <w:p w14:paraId="024D1DE6" w14:textId="77777777" w:rsidR="006B304D" w:rsidRDefault="00000000">
      <w:pPr>
        <w:pStyle w:val="BodyText"/>
      </w:pPr>
      <w:r>
        <w:rPr>
          <w:b/>
          <w:bCs/>
        </w:rPr>
        <w:t>Hypotheses.</w:t>
      </w:r>
      <w:r>
        <w:t xml:space="preserve"> The study tests five claims about how a representation of a person shapes AI behavior on that person’s behalf:</w:t>
      </w:r>
    </w:p>
    <w:p w14:paraId="6380A425" w14:textId="77777777" w:rsidR="006B304D" w:rsidRDefault="00000000">
      <w:pPr>
        <w:pStyle w:val="Compact"/>
        <w:numPr>
          <w:ilvl w:val="0"/>
          <w:numId w:val="2"/>
        </w:numPr>
      </w:pPr>
      <w:r>
        <w:rPr>
          <w:b/>
          <w:bCs/>
        </w:rPr>
        <w:t>H1.</w:t>
      </w:r>
      <w:r>
        <w:t xml:space="preserve"> A response model given a Behavioral Specification for a person produces responses that align with that person’s documented behavior more closely than the same model given no context.</w:t>
      </w:r>
    </w:p>
    <w:p w14:paraId="592603FF" w14:textId="77777777" w:rsidR="006B304D" w:rsidRDefault="00000000">
      <w:pPr>
        <w:pStyle w:val="Compact"/>
        <w:numPr>
          <w:ilvl w:val="0"/>
          <w:numId w:val="2"/>
        </w:numPr>
      </w:pPr>
      <w:r>
        <w:rPr>
          <w:b/>
          <w:bCs/>
        </w:rPr>
        <w:t>H2.</w:t>
      </w:r>
      <w:r>
        <w:t xml:space="preserve"> The specification’s benefit is inversely proportional to the response model’s pretraining coverage of the person. Its effect is largest on people the model does not already know.</w:t>
      </w:r>
    </w:p>
    <w:p w14:paraId="22743557" w14:textId="77777777" w:rsidR="006B304D" w:rsidRDefault="00000000">
      <w:pPr>
        <w:pStyle w:val="Compact"/>
        <w:numPr>
          <w:ilvl w:val="0"/>
          <w:numId w:val="2"/>
        </w:numPr>
      </w:pPr>
      <w:r>
        <w:rPr>
          <w:b/>
          <w:bCs/>
        </w:rPr>
        <w:t>H3.</w:t>
      </w:r>
      <w:r>
        <w:t xml:space="preserve"> The benefit comes from the content of the correct specification for the correct person, not from the mere presence of a structured prompt. A random other person’s specification, applied in its place, does not reproduce the effect.</w:t>
      </w:r>
    </w:p>
    <w:p w14:paraId="5F2F0D11" w14:textId="77777777" w:rsidR="006B304D" w:rsidRDefault="00000000">
      <w:pPr>
        <w:pStyle w:val="Compact"/>
        <w:numPr>
          <w:ilvl w:val="0"/>
          <w:numId w:val="2"/>
        </w:numPr>
      </w:pPr>
      <w:r>
        <w:rPr>
          <w:b/>
          <w:bCs/>
        </w:rPr>
        <w:t>H4.</w:t>
      </w:r>
      <w:r>
        <w:t xml:space="preserve"> The specification is composable with existing memory-system retrieval pipelines, not a replacement for them. When added to commercial memory systems, it improves their behavioral prediction additively.</w:t>
      </w:r>
    </w:p>
    <w:p w14:paraId="2B152370" w14:textId="77777777" w:rsidR="006B304D" w:rsidRDefault="00000000">
      <w:pPr>
        <w:pStyle w:val="Compact"/>
        <w:numPr>
          <w:ilvl w:val="0"/>
          <w:numId w:val="2"/>
        </w:numPr>
      </w:pPr>
      <w:r>
        <w:rPr>
          <w:b/>
          <w:bCs/>
        </w:rPr>
        <w:t>H5.</w:t>
      </w:r>
      <w:r>
        <w:t xml:space="preserve"> Structured extraction plus authored specification compresses the behavioral-prediction signal at a fraction of the source-corpus footprint.</w:t>
      </w:r>
      <w:commentRangeStart w:id="15"/>
      <w:r>
        <w:t xml:space="preserve"> Fact extraction (C4) does most of the volume-reduction work; the authored Behavioral Specification adds marginal value at the per-question level rather than at the aggregate mean.</w:t>
      </w:r>
      <w:commentRangeEnd w:id="15"/>
      <w:r w:rsidR="000E7342">
        <w:rPr>
          <w:rStyle w:val="CommentReference"/>
          <w:sz w:val="22"/>
          <w:szCs w:val="22"/>
        </w:rPr>
        <w:commentReference w:id="15"/>
      </w:r>
    </w:p>
    <w:p w14:paraId="64FD467E" w14:textId="77777777" w:rsidR="006B304D" w:rsidRDefault="00000000">
      <w:pPr>
        <w:pStyle w:val="FirstParagraph"/>
      </w:pPr>
      <w:r>
        <w:t xml:space="preserve">The five hypotheses map directly to §4: H1 and H2 to </w:t>
      </w:r>
      <w:hyperlink w:anchor="sec-4-1">
        <w:r w:rsidR="006B304D">
          <w:rPr>
            <w:rStyle w:val="Hyperlink"/>
          </w:rPr>
          <w:t>§4.1</w:t>
        </w:r>
      </w:hyperlink>
      <w:r>
        <w:t xml:space="preserve"> </w:t>
      </w:r>
      <w:r w:rsidRPr="00AD304E">
        <w:rPr>
          <w:i/>
          <w:iCs/>
        </w:rPr>
        <w:t>The Gradient</w:t>
      </w:r>
      <w:r>
        <w:t xml:space="preserve">; H3 to </w:t>
      </w:r>
      <w:hyperlink w:anchor="sec-4-3">
        <w:r w:rsidR="006B304D">
          <w:rPr>
            <w:rStyle w:val="Hyperlink"/>
          </w:rPr>
          <w:t>§4.3</w:t>
        </w:r>
      </w:hyperlink>
      <w:r>
        <w:t xml:space="preserve"> </w:t>
      </w:r>
      <w:r w:rsidRPr="00AD304E">
        <w:rPr>
          <w:i/>
          <w:iCs/>
        </w:rPr>
        <w:t>Mechanism</w:t>
      </w:r>
      <w:r>
        <w:t xml:space="preserve">; H4 to </w:t>
      </w:r>
      <w:hyperlink w:anchor="sec-4-4">
        <w:r w:rsidR="006B304D">
          <w:rPr>
            <w:rStyle w:val="Hyperlink"/>
          </w:rPr>
          <w:t>§4.4</w:t>
        </w:r>
      </w:hyperlink>
      <w:r>
        <w:t xml:space="preserve"> </w:t>
      </w:r>
      <w:r w:rsidRPr="00AD304E">
        <w:rPr>
          <w:i/>
          <w:iCs/>
        </w:rPr>
        <w:t>Memory-System Composition</w:t>
      </w:r>
      <w:r>
        <w:t xml:space="preserve">; H5 to </w:t>
      </w:r>
      <w:hyperlink w:anchor="sec-4-2">
        <w:r w:rsidR="006B304D">
          <w:rPr>
            <w:rStyle w:val="Hyperlink"/>
          </w:rPr>
          <w:t>§4.2</w:t>
        </w:r>
      </w:hyperlink>
      <w:r>
        <w:t xml:space="preserve"> </w:t>
      </w:r>
      <w:r w:rsidRPr="00AD304E">
        <w:rPr>
          <w:i/>
          <w:iCs/>
        </w:rPr>
        <w:t>Compression</w:t>
      </w:r>
      <w:r>
        <w:t>.</w:t>
      </w:r>
    </w:p>
    <w:p w14:paraId="63864290" w14:textId="77777777" w:rsidR="006B304D" w:rsidRDefault="00000000">
      <w:pPr>
        <w:pStyle w:val="BodyText"/>
      </w:pPr>
      <w:r>
        <w:rPr>
          <w:b/>
          <w:bCs/>
        </w:rPr>
        <w:t>Primary and secondary outcomes.</w:t>
      </w:r>
      <w:r>
        <w:t xml:space="preserve"> The primary outcome is the mean prediction score on the 1-5 rubric across a 5-judge primary panel (</w:t>
      </w:r>
      <w:hyperlink w:anchor="sec-3-7">
        <w:r w:rsidR="006B304D">
          <w:rPr>
            <w:rStyle w:val="Hyperlink"/>
          </w:rPr>
          <w:t>§3.7</w:t>
        </w:r>
      </w:hyperlink>
      <w:r>
        <w:t xml:space="preserve">), aggregated per (subject, condition) cell via the locked rule: </w:t>
      </w:r>
      <w:commentRangeStart w:id="16"/>
      <w:r>
        <w:t xml:space="preserve">within-judge mean, then across-judge mean. The </w:t>
      </w:r>
      <w:commentRangeEnd w:id="16"/>
      <w:r w:rsidR="000E7342">
        <w:rPr>
          <w:rStyle w:val="CommentReference"/>
          <w:sz w:val="22"/>
          <w:szCs w:val="22"/>
        </w:rPr>
        <w:commentReference w:id="16"/>
      </w:r>
      <w:r>
        <w:t xml:space="preserve">subject is the </w:t>
      </w:r>
      <w:commentRangeStart w:id="17"/>
      <w:r>
        <w:t>unit of inference</w:t>
      </w:r>
      <w:commentRangeEnd w:id="17"/>
      <w:r w:rsidR="000E7342">
        <w:rPr>
          <w:rStyle w:val="CommentReference"/>
          <w:sz w:val="22"/>
          <w:szCs w:val="22"/>
        </w:rPr>
        <w:commentReference w:id="17"/>
      </w:r>
      <w:r>
        <w:t xml:space="preserve">. As a </w:t>
      </w:r>
      <w:r>
        <w:rPr>
          <w:b/>
          <w:bCs/>
        </w:rPr>
        <w:t>secondary outcome</w:t>
      </w:r>
      <w:r>
        <w:t xml:space="preserve">, we report the per-question </w:t>
      </w:r>
      <w:commentRangeStart w:id="18"/>
      <w:r>
        <w:rPr>
          <w:b/>
          <w:bCs/>
        </w:rPr>
        <w:t xml:space="preserve">win rate </w:t>
      </w:r>
      <w:commentRangeEnd w:id="18"/>
      <w:r w:rsidR="000E7342">
        <w:rPr>
          <w:rStyle w:val="CommentReference"/>
          <w:b/>
          <w:bCs/>
          <w:sz w:val="22"/>
          <w:szCs w:val="22"/>
        </w:rPr>
        <w:commentReference w:id="18"/>
      </w:r>
      <w:r>
        <w:rPr>
          <w:b/>
          <w:bCs/>
        </w:rPr>
        <w:t>against the no-context baseline</w:t>
      </w:r>
      <w:r>
        <w:t xml:space="preserve">. For each question in the battery, we compare the 5-judge primary mean score under a tested condition to the corresponding mean score under the no-context baseline (C5), and classify the outcome </w:t>
      </w:r>
      <w:commentRangeStart w:id="19"/>
      <w:r>
        <w:t>as improved, tied, or worsened</w:t>
      </w:r>
      <w:commentRangeEnd w:id="19"/>
      <w:r w:rsidR="000E7342">
        <w:rPr>
          <w:rStyle w:val="CommentReference"/>
          <w:sz w:val="22"/>
          <w:szCs w:val="22"/>
        </w:rPr>
        <w:commentReference w:id="19"/>
      </w:r>
      <w:r>
        <w:t xml:space="preserve">. We report all three </w:t>
      </w:r>
      <w:r>
        <w:lastRenderedPageBreak/>
        <w:t xml:space="preserve">rates alongside the median magnitudes of improvement and worsening. This secondary outcome is a scale-free, </w:t>
      </w:r>
      <w:commentRangeStart w:id="20"/>
      <w:r>
        <w:t xml:space="preserve">directly interpretable measure of the </w:t>
      </w:r>
      <w:r>
        <w:rPr>
          <w:b/>
          <w:bCs/>
        </w:rPr>
        <w:t>breadth of benefit</w:t>
      </w:r>
      <w:r>
        <w:t xml:space="preserve"> of a context condition</w:t>
      </w:r>
      <w:commentRangeEnd w:id="20"/>
      <w:r w:rsidR="000E7342">
        <w:rPr>
          <w:rStyle w:val="CommentReference"/>
          <w:sz w:val="22"/>
          <w:szCs w:val="22"/>
        </w:rPr>
        <w:commentReference w:id="20"/>
      </w:r>
      <w:r>
        <w:t xml:space="preserve">. It is introduced here so the reader can track it alongside mean-score numbers throughout §4; the formal proposal and failure-mode analysis are in </w:t>
      </w:r>
      <w:hyperlink w:anchor="sec-4-2-1">
        <w:r w:rsidR="006B304D">
          <w:rPr>
            <w:rStyle w:val="Hyperlink"/>
          </w:rPr>
          <w:t>§4.2.1</w:t>
        </w:r>
      </w:hyperlink>
      <w:r>
        <w:t>.</w:t>
      </w:r>
    </w:p>
    <w:p w14:paraId="30B472A5" w14:textId="77777777" w:rsidR="006B304D" w:rsidRDefault="00000000">
      <w:pPr>
        <w:pStyle w:val="BodyText"/>
      </w:pPr>
      <w:r>
        <w:t xml:space="preserve">The experiment has two main splits. The first is a </w:t>
      </w:r>
      <w:r>
        <w:rPr>
          <w:b/>
          <w:bCs/>
        </w:rPr>
        <w:t>controlled test</w:t>
      </w:r>
      <w:r>
        <w:t xml:space="preserve">: each memory system is given an identical, pre-extracted fact pool drawn from the training half of the corpus. Holding the input constant lets us measure whether the </w:t>
      </w:r>
      <w:commentRangeStart w:id="21"/>
      <w:r>
        <w:t xml:space="preserve">providers converge on </w:t>
      </w:r>
      <w:commentRangeEnd w:id="21"/>
      <w:r w:rsidR="000E7342">
        <w:rPr>
          <w:rStyle w:val="CommentReference"/>
          <w:sz w:val="22"/>
          <w:szCs w:val="22"/>
        </w:rPr>
        <w:commentReference w:id="21"/>
      </w:r>
      <w:r>
        <w:t xml:space="preserve">what is most relevant when they see the same facts. The second is a </w:t>
      </w:r>
      <w:r>
        <w:rPr>
          <w:b/>
          <w:bCs/>
        </w:rPr>
        <w:t>native test</w:t>
      </w:r>
      <w:r>
        <w:t>: each memory system ingests the raw corpus through its own pipeline, as it would in production. This measures real-world performance when each system is allowed to do what it is designed to do. Running in parallel across both splits is the Behavioral Specification, tested alone and layered on top of each configuration.</w:t>
      </w:r>
    </w:p>
    <w:p w14:paraId="159EDFBD" w14:textId="77777777" w:rsidR="006B304D" w:rsidRDefault="00000000">
      <w:pPr>
        <w:pStyle w:val="BodyText"/>
      </w:pPr>
      <w:r>
        <w:t>Inside this structure, every meaningful combination of inputs was evaluated as its own condition:</w:t>
      </w:r>
    </w:p>
    <w:tbl>
      <w:tblPr>
        <w:tblStyle w:val="Table"/>
        <w:tblW w:w="5000" w:type="pct"/>
        <w:tblLayout w:type="fixed"/>
        <w:tblLook w:val="0020" w:firstRow="1" w:lastRow="0" w:firstColumn="0" w:lastColumn="0" w:noHBand="0" w:noVBand="0"/>
      </w:tblPr>
      <w:tblGrid>
        <w:gridCol w:w="3192"/>
        <w:gridCol w:w="3192"/>
        <w:gridCol w:w="3192"/>
      </w:tblGrid>
      <w:tr w:rsidR="006B304D" w14:paraId="3A4B9C0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FA0731" w14:textId="77777777" w:rsidR="006B304D" w:rsidRDefault="00000000">
            <w:pPr>
              <w:pStyle w:val="Compact"/>
            </w:pPr>
            <w:r>
              <w:t>Condition</w:t>
            </w:r>
          </w:p>
        </w:tc>
        <w:tc>
          <w:tcPr>
            <w:tcW w:w="2640" w:type="dxa"/>
          </w:tcPr>
          <w:p w14:paraId="34F298C0" w14:textId="77777777" w:rsidR="006B304D" w:rsidRDefault="00000000">
            <w:pPr>
              <w:pStyle w:val="Compact"/>
            </w:pPr>
            <w:r>
              <w:t>Inputs given to the model</w:t>
            </w:r>
          </w:p>
        </w:tc>
        <w:tc>
          <w:tcPr>
            <w:tcW w:w="2640" w:type="dxa"/>
          </w:tcPr>
          <w:p w14:paraId="59DACF32" w14:textId="77777777" w:rsidR="006B304D" w:rsidRDefault="00000000">
            <w:pPr>
              <w:pStyle w:val="Compact"/>
            </w:pPr>
            <w:r>
              <w:t>Purpose</w:t>
            </w:r>
          </w:p>
        </w:tc>
      </w:tr>
      <w:tr w:rsidR="006B304D" w14:paraId="762D4147" w14:textId="77777777">
        <w:tc>
          <w:tcPr>
            <w:tcW w:w="2640" w:type="dxa"/>
          </w:tcPr>
          <w:p w14:paraId="01ACF9AF" w14:textId="77777777" w:rsidR="006B304D" w:rsidRDefault="00000000">
            <w:pPr>
              <w:pStyle w:val="Compact"/>
            </w:pPr>
            <w:r>
              <w:rPr>
                <w:b/>
                <w:bCs/>
              </w:rPr>
              <w:t>No context</w:t>
            </w:r>
            <w:r>
              <w:t xml:space="preserve"> (C5)</w:t>
            </w:r>
          </w:p>
        </w:tc>
        <w:tc>
          <w:tcPr>
            <w:tcW w:w="2640" w:type="dxa"/>
          </w:tcPr>
          <w:p w14:paraId="63F352D6" w14:textId="77777777" w:rsidR="006B304D" w:rsidRDefault="00000000">
            <w:pPr>
              <w:pStyle w:val="Compact"/>
            </w:pPr>
            <w:r>
              <w:t>Nothing. The model answers from pretraining alone.</w:t>
            </w:r>
          </w:p>
        </w:tc>
        <w:tc>
          <w:tcPr>
            <w:tcW w:w="2640" w:type="dxa"/>
          </w:tcPr>
          <w:p w14:paraId="08BDD8A7" w14:textId="77777777" w:rsidR="006B304D" w:rsidRDefault="00000000">
            <w:pPr>
              <w:pStyle w:val="Compact"/>
            </w:pPr>
            <w:r>
              <w:t>Pretraining baseline. Measures what the model already knows about the subject from public sources.</w:t>
            </w:r>
          </w:p>
        </w:tc>
      </w:tr>
      <w:tr w:rsidR="006B304D" w14:paraId="54711271" w14:textId="77777777">
        <w:tc>
          <w:tcPr>
            <w:tcW w:w="2640" w:type="dxa"/>
          </w:tcPr>
          <w:p w14:paraId="412E2CFD" w14:textId="77777777" w:rsidR="006B304D" w:rsidRDefault="00000000">
            <w:pPr>
              <w:pStyle w:val="Compact"/>
            </w:pPr>
            <w:r>
              <w:rPr>
                <w:b/>
                <w:bCs/>
              </w:rPr>
              <w:t>Retrieval alone, controlled</w:t>
            </w:r>
            <w:r>
              <w:t xml:space="preserve"> (C1)</w:t>
            </w:r>
          </w:p>
        </w:tc>
        <w:tc>
          <w:tcPr>
            <w:tcW w:w="2640" w:type="dxa"/>
          </w:tcPr>
          <w:p w14:paraId="2380CAD7" w14:textId="77777777" w:rsidR="006B304D" w:rsidRDefault="00000000">
            <w:pPr>
              <w:pStyle w:val="Compact"/>
            </w:pPr>
            <w:r>
              <w:t>Top-k facts retrieved by each memory system (Mem0, Letta, Supermemory, Zep, Base Layer) from the shared fact pool.</w:t>
            </w:r>
          </w:p>
        </w:tc>
        <w:tc>
          <w:tcPr>
            <w:tcW w:w="2640" w:type="dxa"/>
          </w:tcPr>
          <w:p w14:paraId="1EF26749" w14:textId="77777777" w:rsidR="006B304D" w:rsidRDefault="00000000">
            <w:pPr>
              <w:pStyle w:val="Compact"/>
            </w:pPr>
            <w:r>
              <w:t>Tests retrieval sufficiency, and whether providers converge on which facts are most relevant given identical input.</w:t>
            </w:r>
          </w:p>
        </w:tc>
      </w:tr>
      <w:tr w:rsidR="006B304D" w14:paraId="05F0D8DC" w14:textId="77777777">
        <w:tc>
          <w:tcPr>
            <w:tcW w:w="2640" w:type="dxa"/>
          </w:tcPr>
          <w:p w14:paraId="10DD585D" w14:textId="77777777" w:rsidR="006B304D" w:rsidRDefault="00000000">
            <w:pPr>
              <w:pStyle w:val="Compact"/>
            </w:pPr>
            <w:r>
              <w:rPr>
                <w:b/>
                <w:bCs/>
              </w:rPr>
              <w:t>Retrieval alone, native</w:t>
            </w:r>
            <w:r>
              <w:t xml:space="preserve"> (C1 native)</w:t>
            </w:r>
          </w:p>
        </w:tc>
        <w:tc>
          <w:tcPr>
            <w:tcW w:w="2640" w:type="dxa"/>
          </w:tcPr>
          <w:p w14:paraId="16939D10" w14:textId="77777777" w:rsidR="006B304D" w:rsidRDefault="00000000">
            <w:pPr>
              <w:pStyle w:val="Compact"/>
            </w:pPr>
            <w:r>
              <w:t>Top-k results from each memory system’s own ingestion pipeline operating over the raw training corpus.</w:t>
            </w:r>
          </w:p>
        </w:tc>
        <w:tc>
          <w:tcPr>
            <w:tcW w:w="2640" w:type="dxa"/>
          </w:tcPr>
          <w:p w14:paraId="37FD27E9" w14:textId="77777777" w:rsidR="006B304D" w:rsidRDefault="00000000">
            <w:pPr>
              <w:pStyle w:val="Compact"/>
            </w:pPr>
            <w:r>
              <w:t>Real-world comparison of each memory system’s full ingestion-plus-retrieval stack.</w:t>
            </w:r>
          </w:p>
        </w:tc>
      </w:tr>
      <w:tr w:rsidR="006B304D" w14:paraId="6624A57E" w14:textId="77777777">
        <w:tc>
          <w:tcPr>
            <w:tcW w:w="2640" w:type="dxa"/>
          </w:tcPr>
          <w:p w14:paraId="03BC20C7" w14:textId="77777777" w:rsidR="006B304D" w:rsidRDefault="00000000">
            <w:pPr>
              <w:pStyle w:val="Compact"/>
            </w:pPr>
            <w:r>
              <w:rPr>
                <w:b/>
                <w:bCs/>
              </w:rPr>
              <w:t>All facts, no specification</w:t>
            </w:r>
            <w:r>
              <w:t xml:space="preserve"> (C4)</w:t>
            </w:r>
          </w:p>
        </w:tc>
        <w:tc>
          <w:tcPr>
            <w:tcW w:w="2640" w:type="dxa"/>
          </w:tcPr>
          <w:p w14:paraId="63423640" w14:textId="77777777" w:rsidR="006B304D" w:rsidRDefault="00000000">
            <w:pPr>
              <w:pStyle w:val="Compact"/>
            </w:pPr>
            <w:r>
              <w:t>Every extracted fact for the subject, loaded into context at once.</w:t>
            </w:r>
          </w:p>
        </w:tc>
        <w:tc>
          <w:tcPr>
            <w:tcW w:w="2640" w:type="dxa"/>
          </w:tcPr>
          <w:p w14:paraId="7E282BC8" w14:textId="77777777" w:rsidR="006B304D" w:rsidRDefault="00000000">
            <w:pPr>
              <w:pStyle w:val="Compact"/>
            </w:pPr>
            <w:r>
              <w:t>Tests whether information sufficiency alone drives prediction, independent of structure.</w:t>
            </w:r>
          </w:p>
        </w:tc>
      </w:tr>
      <w:tr w:rsidR="006B304D" w14:paraId="00733AAC" w14:textId="77777777">
        <w:tc>
          <w:tcPr>
            <w:tcW w:w="2640" w:type="dxa"/>
          </w:tcPr>
          <w:p w14:paraId="26EDCD22" w14:textId="77777777" w:rsidR="006B304D" w:rsidRDefault="00000000">
            <w:pPr>
              <w:pStyle w:val="Compact"/>
            </w:pPr>
            <w:r>
              <w:rPr>
                <w:b/>
                <w:bCs/>
              </w:rPr>
              <w:t>Raw corpus, no specification</w:t>
            </w:r>
            <w:r>
              <w:t xml:space="preserve"> (C8)</w:t>
            </w:r>
          </w:p>
        </w:tc>
        <w:tc>
          <w:tcPr>
            <w:tcW w:w="2640" w:type="dxa"/>
          </w:tcPr>
          <w:p w14:paraId="0BE35C95" w14:textId="77777777" w:rsidR="006B304D" w:rsidRDefault="00000000">
            <w:pPr>
              <w:pStyle w:val="Compact"/>
            </w:pPr>
            <w:r>
              <w:t>The full training-half corpus loaded into context.</w:t>
            </w:r>
          </w:p>
        </w:tc>
        <w:tc>
          <w:tcPr>
            <w:tcW w:w="2640" w:type="dxa"/>
          </w:tcPr>
          <w:p w14:paraId="2C6381B1" w14:textId="77777777" w:rsidR="006B304D" w:rsidRDefault="00000000">
            <w:pPr>
              <w:pStyle w:val="Compact"/>
            </w:pPr>
            <w:r>
              <w:t>Tests whether unstructured source text can substitute for an interpretive representation.</w:t>
            </w:r>
          </w:p>
        </w:tc>
      </w:tr>
      <w:tr w:rsidR="006B304D" w14:paraId="197EBE21" w14:textId="77777777">
        <w:tc>
          <w:tcPr>
            <w:tcW w:w="2640" w:type="dxa"/>
          </w:tcPr>
          <w:p w14:paraId="5F9E8404" w14:textId="77777777" w:rsidR="006B304D" w:rsidRDefault="00000000">
            <w:pPr>
              <w:pStyle w:val="Compact"/>
            </w:pPr>
            <w:r>
              <w:rPr>
                <w:b/>
                <w:bCs/>
              </w:rPr>
              <w:t>Specification alone</w:t>
            </w:r>
            <w:r>
              <w:t xml:space="preserve"> (C2a)</w:t>
            </w:r>
          </w:p>
        </w:tc>
        <w:tc>
          <w:tcPr>
            <w:tcW w:w="2640" w:type="dxa"/>
          </w:tcPr>
          <w:p w14:paraId="5F3B7BBF" w14:textId="77777777" w:rsidR="006B304D" w:rsidRDefault="00000000">
            <w:pPr>
              <w:pStyle w:val="Compact"/>
            </w:pPr>
            <w:r>
              <w:t>The Behavioral Specification, with no retrieval, no facts, and no corpus.</w:t>
            </w:r>
          </w:p>
        </w:tc>
        <w:tc>
          <w:tcPr>
            <w:tcW w:w="2640" w:type="dxa"/>
          </w:tcPr>
          <w:p w14:paraId="08074214" w14:textId="77777777" w:rsidR="006B304D" w:rsidRDefault="00000000">
            <w:pPr>
              <w:pStyle w:val="Compact"/>
            </w:pPr>
            <w:r>
              <w:t>Tests whether structure without retrieval is sufficient on its own.</w:t>
            </w:r>
          </w:p>
        </w:tc>
      </w:tr>
      <w:tr w:rsidR="006B304D" w14:paraId="30C2F56C" w14:textId="77777777">
        <w:tc>
          <w:tcPr>
            <w:tcW w:w="2640" w:type="dxa"/>
          </w:tcPr>
          <w:p w14:paraId="2E50A8B1" w14:textId="77777777" w:rsidR="006B304D" w:rsidRDefault="00000000">
            <w:pPr>
              <w:pStyle w:val="Compact"/>
            </w:pPr>
            <w:r>
              <w:rPr>
                <w:b/>
                <w:bCs/>
              </w:rPr>
              <w:t>Retrieval + specification, controlled</w:t>
            </w:r>
            <w:r>
              <w:t xml:space="preserve"> (C3)</w:t>
            </w:r>
          </w:p>
        </w:tc>
        <w:tc>
          <w:tcPr>
            <w:tcW w:w="2640" w:type="dxa"/>
          </w:tcPr>
          <w:p w14:paraId="67646AAF" w14:textId="77777777" w:rsidR="006B304D" w:rsidRDefault="00000000">
            <w:pPr>
              <w:pStyle w:val="Compact"/>
            </w:pPr>
            <w:r>
              <w:t>Memory system retrieval from the shared fact pool, plus the specification.</w:t>
            </w:r>
          </w:p>
        </w:tc>
        <w:tc>
          <w:tcPr>
            <w:tcW w:w="2640" w:type="dxa"/>
          </w:tcPr>
          <w:p w14:paraId="125DBA5B" w14:textId="77777777" w:rsidR="006B304D" w:rsidRDefault="00000000">
            <w:pPr>
              <w:pStyle w:val="Compact"/>
            </w:pPr>
            <w:r>
              <w:t>Tests whether the specification layers cleanly on retrieval when the input is held constant.</w:t>
            </w:r>
          </w:p>
        </w:tc>
      </w:tr>
      <w:tr w:rsidR="006B304D" w14:paraId="7CB3F902" w14:textId="77777777">
        <w:tc>
          <w:tcPr>
            <w:tcW w:w="2640" w:type="dxa"/>
          </w:tcPr>
          <w:p w14:paraId="424E0B33" w14:textId="77777777" w:rsidR="006B304D" w:rsidRDefault="00000000">
            <w:pPr>
              <w:pStyle w:val="Compact"/>
            </w:pPr>
            <w:r>
              <w:rPr>
                <w:b/>
                <w:bCs/>
              </w:rPr>
              <w:t>Retrieval + specification, native</w:t>
            </w:r>
            <w:r>
              <w:t xml:space="preserve"> (C3 native)</w:t>
            </w:r>
          </w:p>
        </w:tc>
        <w:tc>
          <w:tcPr>
            <w:tcW w:w="2640" w:type="dxa"/>
          </w:tcPr>
          <w:p w14:paraId="47106AA2" w14:textId="77777777" w:rsidR="006B304D" w:rsidRDefault="00000000">
            <w:pPr>
              <w:pStyle w:val="Compact"/>
            </w:pPr>
            <w:r>
              <w:t>Memory system’s own ingestion and retrieval, plus the specification.</w:t>
            </w:r>
          </w:p>
        </w:tc>
        <w:tc>
          <w:tcPr>
            <w:tcW w:w="2640" w:type="dxa"/>
          </w:tcPr>
          <w:p w14:paraId="5BD7B126" w14:textId="77777777" w:rsidR="006B304D" w:rsidRDefault="00000000">
            <w:pPr>
              <w:pStyle w:val="Compact"/>
            </w:pPr>
            <w:r>
              <w:t>Tests whether the specification improves the real-world deployment of each memory system.</w:t>
            </w:r>
          </w:p>
        </w:tc>
      </w:tr>
      <w:tr w:rsidR="006B304D" w14:paraId="366AD3BE" w14:textId="77777777">
        <w:tc>
          <w:tcPr>
            <w:tcW w:w="2640" w:type="dxa"/>
          </w:tcPr>
          <w:p w14:paraId="1F64CBBF" w14:textId="77777777" w:rsidR="006B304D" w:rsidRDefault="00000000">
            <w:pPr>
              <w:pStyle w:val="Compact"/>
            </w:pPr>
            <w:r>
              <w:rPr>
                <w:b/>
                <w:bCs/>
              </w:rPr>
              <w:t>Facts + specification</w:t>
            </w:r>
            <w:r>
              <w:t xml:space="preserve"> (C4a)</w:t>
            </w:r>
          </w:p>
        </w:tc>
        <w:tc>
          <w:tcPr>
            <w:tcW w:w="2640" w:type="dxa"/>
          </w:tcPr>
          <w:p w14:paraId="78E92856" w14:textId="77777777" w:rsidR="006B304D" w:rsidRDefault="00000000">
            <w:pPr>
              <w:pStyle w:val="Compact"/>
            </w:pPr>
            <w:r>
              <w:t>Every extracted fact plus the specification.</w:t>
            </w:r>
          </w:p>
        </w:tc>
        <w:tc>
          <w:tcPr>
            <w:tcW w:w="2640" w:type="dxa"/>
          </w:tcPr>
          <w:p w14:paraId="23BD7629" w14:textId="77777777" w:rsidR="006B304D" w:rsidRDefault="00000000">
            <w:pPr>
              <w:pStyle w:val="Compact"/>
            </w:pPr>
            <w:r>
              <w:t>Combines full information and structure to test the upper bound of context-provided prediction.</w:t>
            </w:r>
          </w:p>
        </w:tc>
      </w:tr>
      <w:tr w:rsidR="006B304D" w14:paraId="067D33E8" w14:textId="77777777">
        <w:tc>
          <w:tcPr>
            <w:tcW w:w="2640" w:type="dxa"/>
          </w:tcPr>
          <w:p w14:paraId="3B49F97D" w14:textId="77777777" w:rsidR="006B304D" w:rsidRDefault="00000000">
            <w:pPr>
              <w:pStyle w:val="Compact"/>
            </w:pPr>
            <w:r>
              <w:rPr>
                <w:b/>
                <w:bCs/>
              </w:rPr>
              <w:lastRenderedPageBreak/>
              <w:t>Corpus + specification</w:t>
            </w:r>
            <w:r>
              <w:t xml:space="preserve"> (C9)</w:t>
            </w:r>
          </w:p>
        </w:tc>
        <w:tc>
          <w:tcPr>
            <w:tcW w:w="2640" w:type="dxa"/>
          </w:tcPr>
          <w:p w14:paraId="1FF5059B" w14:textId="77777777" w:rsidR="006B304D" w:rsidRDefault="00000000">
            <w:pPr>
              <w:pStyle w:val="Compact"/>
            </w:pPr>
            <w:r>
              <w:t>Raw training corpus plus the specification.</w:t>
            </w:r>
          </w:p>
        </w:tc>
        <w:tc>
          <w:tcPr>
            <w:tcW w:w="2640" w:type="dxa"/>
          </w:tcPr>
          <w:p w14:paraId="15E4D2F1" w14:textId="77777777" w:rsidR="006B304D" w:rsidRDefault="00000000">
            <w:pPr>
              <w:pStyle w:val="Compact"/>
            </w:pPr>
            <w:r>
              <w:t>Tests whether structure is additive to unstructured source text.</w:t>
            </w:r>
          </w:p>
        </w:tc>
      </w:tr>
      <w:tr w:rsidR="006B304D" w14:paraId="674E7EEB" w14:textId="77777777">
        <w:tc>
          <w:tcPr>
            <w:tcW w:w="2640" w:type="dxa"/>
          </w:tcPr>
          <w:p w14:paraId="0C3D0248" w14:textId="77777777" w:rsidR="006B304D" w:rsidRDefault="00000000">
            <w:pPr>
              <w:pStyle w:val="Compact"/>
            </w:pPr>
            <w:r>
              <w:rPr>
                <w:b/>
                <w:bCs/>
              </w:rPr>
              <w:t>Wrong-specification control</w:t>
            </w:r>
            <w:r>
              <w:t xml:space="preserve"> (C2c)</w:t>
            </w:r>
          </w:p>
        </w:tc>
        <w:tc>
          <w:tcPr>
            <w:tcW w:w="2640" w:type="dxa"/>
          </w:tcPr>
          <w:p w14:paraId="1B8D4413" w14:textId="77777777" w:rsidR="006B304D" w:rsidRDefault="00000000">
            <w:pPr>
              <w:pStyle w:val="Compact"/>
            </w:pPr>
            <w:r>
              <w:t xml:space="preserve">A different subject’s specification applied to this subject. Two variants: v1 is a deterministic fixed pairing that matches each subject with a culturally and temporally distant other </w:t>
            </w:r>
            <w:commentRangeStart w:id="22"/>
            <w:r>
              <w:t xml:space="preserve">(mapping in </w:t>
            </w:r>
            <w:r>
              <w:rPr>
                <w:rStyle w:val="VerbatimChar"/>
              </w:rPr>
              <w:t>scripts/run_global_rerun.py</w:t>
            </w:r>
            <w:r>
              <w:t>)</w:t>
            </w:r>
            <w:commentRangeEnd w:id="22"/>
            <w:r w:rsidR="000E7342">
              <w:rPr>
                <w:rStyle w:val="CommentReference"/>
                <w:sz w:val="22"/>
                <w:szCs w:val="22"/>
              </w:rPr>
              <w:commentReference w:id="22"/>
            </w:r>
            <w:r>
              <w:t>; v2 applies a random derangement, seed-fixed, so no subject receives its own. Hamerton has an additional variant (Franklin’s specification) reported separately in §4.1.1.</w:t>
            </w:r>
          </w:p>
        </w:tc>
        <w:tc>
          <w:tcPr>
            <w:tcW w:w="2640" w:type="dxa"/>
          </w:tcPr>
          <w:p w14:paraId="15793E0F" w14:textId="77777777" w:rsidR="006B304D" w:rsidRDefault="00000000">
            <w:pPr>
              <w:pStyle w:val="Compact"/>
            </w:pPr>
            <w:r>
              <w:t>Tests whether the effect is driven by the content of the correct specification, or by the mere presence of structured prompting.</w:t>
            </w:r>
          </w:p>
        </w:tc>
      </w:tr>
    </w:tbl>
    <w:p w14:paraId="4967E36C" w14:textId="77777777" w:rsidR="006B304D" w:rsidRDefault="00000000">
      <w:pPr>
        <w:pStyle w:val="BodyText"/>
      </w:pPr>
      <w:r>
        <w:rPr>
          <w:b/>
          <w:bCs/>
        </w:rPr>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w:t>
      </w:r>
      <w:hyperlink w:anchor="sec-4-5">
        <w:r w:rsidR="006B304D">
          <w:rPr>
            <w:rStyle w:val="Hyperlink"/>
          </w:rPr>
          <w:t>§4.5</w:t>
        </w:r>
      </w:hyperlink>
      <w:r>
        <w:t>.</w:t>
      </w:r>
    </w:p>
    <w:p w14:paraId="318C8F36" w14:textId="77777777" w:rsidR="006B304D" w:rsidRDefault="00000000">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w:t>
      </w:r>
      <w:hyperlink w:anchor="sec-3-2">
        <w:r w:rsidR="006B304D">
          <w:rPr>
            <w:rStyle w:val="Hyperlink"/>
          </w:rPr>
          <w:t>§3.2</w:t>
        </w:r>
      </w:hyperlink>
      <w:r>
        <w:t>.</w:t>
      </w:r>
    </w:p>
    <w:p w14:paraId="785ED072" w14:textId="77777777" w:rsidR="006B304D" w:rsidRDefault="00000000">
      <w:pPr>
        <w:pStyle w:val="BodyText"/>
      </w:pPr>
      <w:r>
        <w:t xml:space="preserve">Predictions were scored on a 1-5 rubric. One-point differences on this scale are qualitative shifts, </w:t>
      </w:r>
      <w:commentRangeStart w:id="23"/>
      <w:r>
        <w:t>not small numerical adjustments</w:t>
      </w:r>
      <w:commentRangeEnd w:id="23"/>
      <w:r w:rsidR="000E7342">
        <w:rPr>
          <w:rStyle w:val="CommentReference"/>
          <w:sz w:val="22"/>
          <w:szCs w:val="22"/>
        </w:rPr>
        <w:commentReference w:id="23"/>
      </w:r>
      <w:r>
        <w:t>. Absolute point gains, not percentages, are the informative metric for cross-subject comparison.</w:t>
      </w:r>
    </w:p>
    <w:tbl>
      <w:tblPr>
        <w:tblStyle w:val="Table"/>
        <w:tblW w:w="5000" w:type="pct"/>
        <w:tblLayout w:type="fixed"/>
        <w:tblLook w:val="0020" w:firstRow="1" w:lastRow="0" w:firstColumn="0" w:lastColumn="0" w:noHBand="0" w:noVBand="0"/>
        <w:tblPrChange w:id="24" w:author="Aarik Gulaya" w:date="2026-04-27T17:25:00Z" w16du:dateUtc="2026-04-28T00:25:00Z">
          <w:tblPr>
            <w:tblStyle w:val="Table"/>
            <w:tblW w:w="5000" w:type="pct"/>
            <w:tblLayout w:type="fixed"/>
            <w:tblLook w:val="0020" w:firstRow="1" w:lastRow="0" w:firstColumn="0" w:lastColumn="0" w:noHBand="0" w:noVBand="0"/>
          </w:tblPr>
        </w:tblPrChange>
      </w:tblPr>
      <w:tblGrid>
        <w:gridCol w:w="918"/>
        <w:gridCol w:w="3060"/>
        <w:gridCol w:w="5598"/>
        <w:tblGridChange w:id="25">
          <w:tblGrid>
            <w:gridCol w:w="918"/>
            <w:gridCol w:w="2274"/>
            <w:gridCol w:w="786"/>
            <w:gridCol w:w="2406"/>
            <w:gridCol w:w="3192"/>
          </w:tblGrid>
        </w:tblGridChange>
      </w:tblGrid>
      <w:tr w:rsidR="006B304D" w14:paraId="595DAF96" w14:textId="77777777" w:rsidTr="00707BCD">
        <w:trPr>
          <w:cnfStyle w:val="100000000000" w:firstRow="1" w:lastRow="0" w:firstColumn="0" w:lastColumn="0" w:oddVBand="0" w:evenVBand="0" w:oddHBand="0" w:evenHBand="0" w:firstRowFirstColumn="0" w:firstRowLastColumn="0" w:lastRowFirstColumn="0" w:lastRowLastColumn="0"/>
          <w:tblHeader/>
          <w:trPrChange w:id="26" w:author="Aarik Gulaya" w:date="2026-04-27T17:25:00Z" w16du:dateUtc="2026-04-28T00:25:00Z">
            <w:trPr>
              <w:tblHeader/>
            </w:trPr>
          </w:trPrChange>
        </w:trPr>
        <w:tc>
          <w:tcPr>
            <w:tcW w:w="918" w:type="dxa"/>
            <w:tcPrChange w:id="27" w:author="Aarik Gulaya" w:date="2026-04-27T17:25:00Z" w16du:dateUtc="2026-04-28T00:25:00Z">
              <w:tcPr>
                <w:tcW w:w="2640" w:type="dxa"/>
                <w:gridSpan w:val="2"/>
              </w:tcPr>
            </w:tcPrChange>
          </w:tcPr>
          <w:p w14:paraId="686FB0B4"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Score</w:t>
            </w:r>
          </w:p>
        </w:tc>
        <w:tc>
          <w:tcPr>
            <w:tcW w:w="3060" w:type="dxa"/>
            <w:tcPrChange w:id="28" w:author="Aarik Gulaya" w:date="2026-04-27T17:25:00Z" w16du:dateUtc="2026-04-28T00:25:00Z">
              <w:tcPr>
                <w:tcW w:w="2640" w:type="dxa"/>
                <w:gridSpan w:val="2"/>
              </w:tcPr>
            </w:tcPrChange>
          </w:tcPr>
          <w:p w14:paraId="1FDADD02"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What it means</w:t>
            </w:r>
          </w:p>
        </w:tc>
        <w:tc>
          <w:tcPr>
            <w:tcW w:w="5598" w:type="dxa"/>
            <w:tcPrChange w:id="29" w:author="Aarik Gulaya" w:date="2026-04-27T17:25:00Z" w16du:dateUtc="2026-04-28T00:25:00Z">
              <w:tcPr>
                <w:tcW w:w="2640" w:type="dxa"/>
              </w:tcPr>
            </w:tcPrChange>
          </w:tcPr>
          <w:p w14:paraId="2A5D539E"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Shift from previous anchor</w:t>
            </w:r>
          </w:p>
        </w:tc>
      </w:tr>
      <w:tr w:rsidR="006B304D" w14:paraId="5C5C1E03" w14:textId="77777777" w:rsidTr="00707BCD">
        <w:tc>
          <w:tcPr>
            <w:tcW w:w="918" w:type="dxa"/>
            <w:tcPrChange w:id="30" w:author="Aarik Gulaya" w:date="2026-04-27T17:25:00Z" w16du:dateUtc="2026-04-28T00:25:00Z">
              <w:tcPr>
                <w:tcW w:w="2640" w:type="dxa"/>
                <w:gridSpan w:val="2"/>
              </w:tcPr>
            </w:tcPrChange>
          </w:tcPr>
          <w:p w14:paraId="7A25E980" w14:textId="77777777" w:rsidR="006B304D" w:rsidRDefault="00000000">
            <w:pPr>
              <w:pStyle w:val="Compact"/>
            </w:pPr>
            <w:r>
              <w:rPr>
                <w:b/>
                <w:bCs/>
              </w:rPr>
              <w:t>1</w:t>
            </w:r>
          </w:p>
        </w:tc>
        <w:tc>
          <w:tcPr>
            <w:tcW w:w="3060" w:type="dxa"/>
            <w:tcPrChange w:id="31" w:author="Aarik Gulaya" w:date="2026-04-27T17:25:00Z" w16du:dateUtc="2026-04-28T00:25:00Z">
              <w:tcPr>
                <w:tcW w:w="2640" w:type="dxa"/>
                <w:gridSpan w:val="2"/>
              </w:tcPr>
            </w:tcPrChange>
          </w:tcPr>
          <w:p w14:paraId="1B7BD5CE" w14:textId="77777777" w:rsidR="006B304D" w:rsidRDefault="00000000">
            <w:pPr>
              <w:pStyle w:val="Compact"/>
            </w:pPr>
            <w:r>
              <w:t>Refuses or wholly wrong</w:t>
            </w:r>
          </w:p>
        </w:tc>
        <w:tc>
          <w:tcPr>
            <w:tcW w:w="5598" w:type="dxa"/>
            <w:tcPrChange w:id="32" w:author="Aarik Gulaya" w:date="2026-04-27T17:25:00Z" w16du:dateUtc="2026-04-28T00:25:00Z">
              <w:tcPr>
                <w:tcW w:w="2640" w:type="dxa"/>
              </w:tcPr>
            </w:tcPrChange>
          </w:tcPr>
          <w:p w14:paraId="78C5EE83" w14:textId="77777777" w:rsidR="006B304D" w:rsidRDefault="00000000">
            <w:pPr>
              <w:pStyle w:val="Compact"/>
            </w:pPr>
            <w:r>
              <w:t>(rubric floor)</w:t>
            </w:r>
          </w:p>
        </w:tc>
      </w:tr>
      <w:tr w:rsidR="006B304D" w14:paraId="28B4DC76" w14:textId="77777777" w:rsidTr="00707BCD">
        <w:tc>
          <w:tcPr>
            <w:tcW w:w="918" w:type="dxa"/>
            <w:tcPrChange w:id="33" w:author="Aarik Gulaya" w:date="2026-04-27T17:25:00Z" w16du:dateUtc="2026-04-28T00:25:00Z">
              <w:tcPr>
                <w:tcW w:w="2640" w:type="dxa"/>
                <w:gridSpan w:val="2"/>
              </w:tcPr>
            </w:tcPrChange>
          </w:tcPr>
          <w:p w14:paraId="54F82DD5" w14:textId="77777777" w:rsidR="006B304D" w:rsidRDefault="00000000">
            <w:pPr>
              <w:pStyle w:val="Compact"/>
            </w:pPr>
            <w:r>
              <w:rPr>
                <w:b/>
                <w:bCs/>
              </w:rPr>
              <w:t>2</w:t>
            </w:r>
          </w:p>
        </w:tc>
        <w:tc>
          <w:tcPr>
            <w:tcW w:w="3060" w:type="dxa"/>
            <w:tcPrChange w:id="34" w:author="Aarik Gulaya" w:date="2026-04-27T17:25:00Z" w16du:dateUtc="2026-04-28T00:25:00Z">
              <w:tcPr>
                <w:tcW w:w="2640" w:type="dxa"/>
                <w:gridSpan w:val="2"/>
              </w:tcPr>
            </w:tcPrChange>
          </w:tcPr>
          <w:p w14:paraId="50032EED" w14:textId="77777777" w:rsidR="006B304D" w:rsidRDefault="00000000">
            <w:pPr>
              <w:pStyle w:val="Compact"/>
            </w:pPr>
            <w:r>
              <w:t>Right topic, wrong prediction</w:t>
            </w:r>
          </w:p>
        </w:tc>
        <w:tc>
          <w:tcPr>
            <w:tcW w:w="5598" w:type="dxa"/>
            <w:tcPrChange w:id="35" w:author="Aarik Gulaya" w:date="2026-04-27T17:25:00Z" w16du:dateUtc="2026-04-28T00:25:00Z">
              <w:tcPr>
                <w:tcW w:w="2640" w:type="dxa"/>
              </w:tcPr>
            </w:tcPrChange>
          </w:tcPr>
          <w:p w14:paraId="252C1F2E" w14:textId="77777777" w:rsidR="006B304D" w:rsidRDefault="00000000">
            <w:pPr>
              <w:pStyle w:val="Compact"/>
            </w:pPr>
            <w:r>
              <w:t>From cannot engage to orienting to the question</w:t>
            </w:r>
          </w:p>
        </w:tc>
      </w:tr>
      <w:tr w:rsidR="006B304D" w14:paraId="0ED9DE29" w14:textId="77777777" w:rsidTr="00707BCD">
        <w:tc>
          <w:tcPr>
            <w:tcW w:w="918" w:type="dxa"/>
            <w:tcPrChange w:id="36" w:author="Aarik Gulaya" w:date="2026-04-27T17:25:00Z" w16du:dateUtc="2026-04-28T00:25:00Z">
              <w:tcPr>
                <w:tcW w:w="2640" w:type="dxa"/>
                <w:gridSpan w:val="2"/>
              </w:tcPr>
            </w:tcPrChange>
          </w:tcPr>
          <w:p w14:paraId="3D7A6FE9" w14:textId="77777777" w:rsidR="006B304D" w:rsidRDefault="00000000">
            <w:pPr>
              <w:pStyle w:val="Compact"/>
            </w:pPr>
            <w:r>
              <w:rPr>
                <w:b/>
                <w:bCs/>
              </w:rPr>
              <w:t>3</w:t>
            </w:r>
          </w:p>
        </w:tc>
        <w:tc>
          <w:tcPr>
            <w:tcW w:w="3060" w:type="dxa"/>
            <w:tcPrChange w:id="37" w:author="Aarik Gulaya" w:date="2026-04-27T17:25:00Z" w16du:dateUtc="2026-04-28T00:25:00Z">
              <w:tcPr>
                <w:tcW w:w="2640" w:type="dxa"/>
                <w:gridSpan w:val="2"/>
              </w:tcPr>
            </w:tcPrChange>
          </w:tcPr>
          <w:p w14:paraId="1D241DB4" w14:textId="77777777" w:rsidR="006B304D" w:rsidRDefault="00000000">
            <w:pPr>
              <w:pStyle w:val="Compact"/>
            </w:pPr>
            <w:r>
              <w:t>Right domain, no specifics</w:t>
            </w:r>
          </w:p>
        </w:tc>
        <w:tc>
          <w:tcPr>
            <w:tcW w:w="5598" w:type="dxa"/>
            <w:tcPrChange w:id="38" w:author="Aarik Gulaya" w:date="2026-04-27T17:25:00Z" w16du:dateUtc="2026-04-28T00:25:00Z">
              <w:tcPr>
                <w:tcW w:w="2640" w:type="dxa"/>
              </w:tcPr>
            </w:tcPrChange>
          </w:tcPr>
          <w:p w14:paraId="0D9456FD" w14:textId="77777777" w:rsidR="006B304D" w:rsidRDefault="00000000">
            <w:pPr>
              <w:pStyle w:val="Compact"/>
            </w:pPr>
            <w:r>
              <w:t>From wrong prediction to in the neighborhood</w:t>
            </w:r>
          </w:p>
        </w:tc>
      </w:tr>
      <w:tr w:rsidR="006B304D" w14:paraId="4294602D" w14:textId="77777777" w:rsidTr="00707BCD">
        <w:tc>
          <w:tcPr>
            <w:tcW w:w="918" w:type="dxa"/>
            <w:tcPrChange w:id="39" w:author="Aarik Gulaya" w:date="2026-04-27T17:25:00Z" w16du:dateUtc="2026-04-28T00:25:00Z">
              <w:tcPr>
                <w:tcW w:w="2640" w:type="dxa"/>
                <w:gridSpan w:val="2"/>
              </w:tcPr>
            </w:tcPrChange>
          </w:tcPr>
          <w:p w14:paraId="572C91DA" w14:textId="77777777" w:rsidR="006B304D" w:rsidRDefault="00000000">
            <w:pPr>
              <w:pStyle w:val="Compact"/>
            </w:pPr>
            <w:r>
              <w:rPr>
                <w:b/>
                <w:bCs/>
              </w:rPr>
              <w:t>4</w:t>
            </w:r>
          </w:p>
        </w:tc>
        <w:tc>
          <w:tcPr>
            <w:tcW w:w="3060" w:type="dxa"/>
            <w:tcPrChange w:id="40" w:author="Aarik Gulaya" w:date="2026-04-27T17:25:00Z" w16du:dateUtc="2026-04-28T00:25:00Z">
              <w:tcPr>
                <w:tcW w:w="2640" w:type="dxa"/>
                <w:gridSpan w:val="2"/>
              </w:tcPr>
            </w:tcPrChange>
          </w:tcPr>
          <w:p w14:paraId="63E4328F" w14:textId="77777777" w:rsidR="006B304D" w:rsidRDefault="00000000">
            <w:pPr>
              <w:pStyle w:val="Compact"/>
            </w:pPr>
            <w:r>
              <w:t>Right direction with specifics</w:t>
            </w:r>
          </w:p>
        </w:tc>
        <w:tc>
          <w:tcPr>
            <w:tcW w:w="5598" w:type="dxa"/>
            <w:tcPrChange w:id="41" w:author="Aarik Gulaya" w:date="2026-04-27T17:25:00Z" w16du:dateUtc="2026-04-28T00:25:00Z">
              <w:tcPr>
                <w:tcW w:w="2640" w:type="dxa"/>
              </w:tcPr>
            </w:tcPrChange>
          </w:tcPr>
          <w:p w14:paraId="44747409" w14:textId="77777777" w:rsidR="006B304D" w:rsidRDefault="00000000">
            <w:pPr>
              <w:pStyle w:val="Compact"/>
            </w:pPr>
            <w:r>
              <w:t>From in the neighborhood to right direction with specifics</w:t>
            </w:r>
          </w:p>
        </w:tc>
      </w:tr>
      <w:tr w:rsidR="006B304D" w14:paraId="5E017C34" w14:textId="77777777" w:rsidTr="00707BCD">
        <w:tc>
          <w:tcPr>
            <w:tcW w:w="918" w:type="dxa"/>
            <w:tcPrChange w:id="42" w:author="Aarik Gulaya" w:date="2026-04-27T17:25:00Z" w16du:dateUtc="2026-04-28T00:25:00Z">
              <w:tcPr>
                <w:tcW w:w="2640" w:type="dxa"/>
                <w:gridSpan w:val="2"/>
              </w:tcPr>
            </w:tcPrChange>
          </w:tcPr>
          <w:p w14:paraId="513A6F32" w14:textId="77777777" w:rsidR="006B304D" w:rsidRDefault="00000000">
            <w:pPr>
              <w:pStyle w:val="Compact"/>
            </w:pPr>
            <w:r>
              <w:rPr>
                <w:b/>
                <w:bCs/>
              </w:rPr>
              <w:t>5</w:t>
            </w:r>
          </w:p>
        </w:tc>
        <w:tc>
          <w:tcPr>
            <w:tcW w:w="3060" w:type="dxa"/>
            <w:tcPrChange w:id="43" w:author="Aarik Gulaya" w:date="2026-04-27T17:25:00Z" w16du:dateUtc="2026-04-28T00:25:00Z">
              <w:tcPr>
                <w:tcW w:w="2640" w:type="dxa"/>
                <w:gridSpan w:val="2"/>
              </w:tcPr>
            </w:tcPrChange>
          </w:tcPr>
          <w:p w14:paraId="49C8AAA1" w14:textId="77777777" w:rsidR="006B304D" w:rsidRDefault="00000000">
            <w:pPr>
              <w:pStyle w:val="Compact"/>
            </w:pPr>
            <w:r>
              <w:t>Predicts the specific outcome</w:t>
            </w:r>
          </w:p>
        </w:tc>
        <w:tc>
          <w:tcPr>
            <w:tcW w:w="5598" w:type="dxa"/>
            <w:tcPrChange w:id="44" w:author="Aarik Gulaya" w:date="2026-04-27T17:25:00Z" w16du:dateUtc="2026-04-28T00:25:00Z">
              <w:tcPr>
                <w:tcW w:w="2640" w:type="dxa"/>
              </w:tcPr>
            </w:tcPrChange>
          </w:tcPr>
          <w:p w14:paraId="3246B7AF" w14:textId="77777777" w:rsidR="006B304D" w:rsidRDefault="00000000">
            <w:pPr>
              <w:pStyle w:val="Compact"/>
            </w:pPr>
            <w:r>
              <w:t>From right direction to matching the held-out text</w:t>
            </w:r>
          </w:p>
        </w:tc>
      </w:tr>
    </w:tbl>
    <w:p w14:paraId="7A06C99A" w14:textId="77777777" w:rsidR="006B304D" w:rsidRDefault="00000000">
      <w:pPr>
        <w:pStyle w:val="BodyText"/>
      </w:pPr>
      <w:r>
        <w:lastRenderedPageBreak/>
        <w:t>Fractional scores (e.g., 2.5, 3.4) emerge from judge averaging and can be read as partial progress between adjacent anchors. Three example questions drawn from the battery, one per subject, illustrate what is being scored:</w:t>
      </w:r>
    </w:p>
    <w:p w14:paraId="71711CAB" w14:textId="77777777" w:rsidR="006B304D" w:rsidRDefault="00000000">
      <w:pPr>
        <w:pStyle w:val="Compact"/>
        <w:numPr>
          <w:ilvl w:val="0"/>
          <w:numId w:val="3"/>
        </w:numPr>
      </w:pPr>
      <w:r>
        <w:rPr>
          <w:i/>
          <w:iCs/>
        </w:rPr>
        <w:t>“How would Ebers characterize the emotional impact of natural beauty combined with a mentor’s persuasive words?”</w:t>
      </w:r>
      <w:r>
        <w:t xml:space="preserve"> (Ebers)</w:t>
      </w:r>
    </w:p>
    <w:p w14:paraId="1B65B28D" w14:textId="77777777" w:rsidR="006B304D" w:rsidRDefault="00000000">
      <w:pPr>
        <w:pStyle w:val="Compact"/>
        <w:numPr>
          <w:ilvl w:val="0"/>
          <w:numId w:val="3"/>
        </w:numPr>
      </w:pPr>
      <w:r>
        <w:rPr>
          <w:i/>
          <w:iCs/>
        </w:rPr>
        <w:t>“What does she believe was the consequence of following official advice that conflicted with her own judgment regarding her son’s education?”</w:t>
      </w:r>
      <w:r>
        <w:t xml:space="preserve"> (Sunity Devee)</w:t>
      </w:r>
    </w:p>
    <w:p w14:paraId="277F8A64" w14:textId="77777777" w:rsidR="006B304D" w:rsidRDefault="00000000">
      <w:pPr>
        <w:pStyle w:val="Compact"/>
        <w:numPr>
          <w:ilvl w:val="0"/>
          <w:numId w:val="3"/>
        </w:numPr>
      </w:pPr>
      <w:r>
        <w:rPr>
          <w:i/>
          <w:iCs/>
        </w:rPr>
        <w:t>“How does Elizabeth explain her decision not to visit her mother’s grave despite having the opportunity?”</w:t>
      </w:r>
      <w:r>
        <w:t xml:space="preserve"> (Keckley)</w:t>
      </w:r>
    </w:p>
    <w:p w14:paraId="62ECD686" w14:textId="77777777" w:rsidR="006B304D" w:rsidRDefault="00000000">
      <w:pPr>
        <w:pStyle w:val="FirstParagraph"/>
      </w:pPr>
      <w:r>
        <w:t>Each question references patterns present in the training half of the corpus and asks about a specific situation drawn from the held-out half. A response model answering well must combine pattern recognition from the training text with novel-situation inference drawn from the specific held-out scenario.</w:t>
      </w:r>
    </w:p>
    <w:p w14:paraId="32EEB55D" w14:textId="77777777" w:rsidR="006B304D" w:rsidRDefault="00000000">
      <w:pPr>
        <w:pStyle w:val="BodyText"/>
      </w:pPr>
      <w:r>
        <w:t xml:space="preserve">The </w:t>
      </w:r>
      <w:r>
        <w:rPr>
          <w:b/>
          <w:bCs/>
        </w:rPr>
        <w:t>baseline</w:t>
      </w:r>
      <w:r>
        <w:t xml:space="preserve"> we refer to throughout is the no-context condition (C5): the response model’s score on the prediction battery when given no external information. It operationalizes how much the model already knows about a subject from pretraining alone. A subject with a low baseline (C5 ≤ 2.0 on the rubric) is one the model has thin pretraining representation of; a subject with a high baseline is one the model already predicts reasonably well on its own. The population relevant for real AI deployment, living individuals whose private reasoning was never indexed by any training corpus, is expected to sit in the low-baseline band. We therefore report results separately on the low-baseline slice (n=9) alongside the full 14-subject analysis.</w:t>
      </w:r>
    </w:p>
    <w:p w14:paraId="0AB06CBB" w14:textId="77777777" w:rsidR="006B304D" w:rsidRDefault="00000000">
      <w:pPr>
        <w:pStyle w:val="BodyText"/>
      </w:pPr>
      <w:r>
        <w:t xml:space="preserve">The main-study response model is Claude Haiku 4.5 (used across all 14 subjects on every condition). </w:t>
      </w:r>
      <w:commentRangeStart w:id="45"/>
      <w:r>
        <w:t>A Tier 2 cross-provider directional probe ran 2 additional response models (Claude Sonnet 4.6, Google Gemini 2.5 Pro) on 3 subjects spanning the gradient against GPT-5.4-regenerated batteries (</w:t>
      </w:r>
      <w:hyperlink w:anchor="sec-4-6-1">
        <w:r w:rsidR="006B304D">
          <w:rPr>
            <w:rStyle w:val="Hyperlink"/>
          </w:rPr>
          <w:t>§4.6.1</w:t>
        </w:r>
      </w:hyperlink>
      <w:r>
        <w:t xml:space="preserve">). Claude </w:t>
      </w:r>
      <w:commentRangeEnd w:id="45"/>
      <w:r w:rsidR="000E7342">
        <w:rPr>
          <w:rStyle w:val="CommentReference"/>
          <w:sz w:val="22"/>
          <w:szCs w:val="22"/>
        </w:rPr>
        <w:commentReference w:id="45"/>
      </w:r>
      <w:r>
        <w:t>Opus 4.6 and GPT-5.4 appear in Tier 2 only as judges, not as response models. The judging panel is 7 LLM-as-judge models across 3 providers (Anthropic, OpenAI, Google). Five non-Gemini judges (Claude Haiku, Sonnet, and Opus; GPT-4o and GPT-5.4) form the primary aggregate. Two Gemini judges (Gemini Flash and Gemini Pro) are reported as a sensitivity check because they systematically inflate absolute scores by approximately 1 point relative to the other five. Including them in the aggregate would widen the spec-effect deltas, not narrow them (</w:t>
      </w:r>
      <w:hyperlink w:anchor="sec-3-7-2">
        <w:r w:rsidR="006B304D">
          <w:rPr>
            <w:rStyle w:val="Hyperlink"/>
          </w:rPr>
          <w:t>§3.7.2</w:t>
        </w:r>
      </w:hyperlink>
      <w:r>
        <w:t>), so the 5-judge primary is the more conservative choice for every headline finding. Judges were calibrated on known verbatim matches, paraphrase variants, off-target responses, and length-padded responses to measure each judge’s ceiling behavior, paraphrase sensitivity, and length bias. The judges agree strongly on condition rankings (pairwise Spearman ρ = 0.86-0.93), and no subject’s improvement direction changes between the 5-judge primary and 7-judge sensitivity aggregates. Full condition definitions, response model list, and judge calibration protocol are in §3.</w:t>
      </w:r>
    </w:p>
    <w:p w14:paraId="2D480166" w14:textId="77777777" w:rsidR="006B304D" w:rsidRDefault="00000000">
      <w:pPr>
        <w:pStyle w:val="Heading3"/>
      </w:pPr>
      <w:bookmarkStart w:id="46" w:name="_Toc228182782"/>
      <w:bookmarkStart w:id="47" w:name="sec-1-3"/>
      <w:bookmarkEnd w:id="12"/>
      <w:r>
        <w:t>1.3 What we found</w:t>
      </w:r>
      <w:bookmarkEnd w:id="46"/>
    </w:p>
    <w:p w14:paraId="3E6A7A20" w14:textId="77777777" w:rsidR="006B304D" w:rsidRDefault="00000000">
      <w:pPr>
        <w:pStyle w:val="BlockText"/>
      </w:pPr>
      <w:r>
        <w:rPr>
          <w:b/>
          <w:bCs/>
        </w:rPr>
        <w:t>Headline numbers at a glance (5-judge primary panel, N = 14 historical subjects):</w:t>
      </w:r>
    </w:p>
    <w:p w14:paraId="15DBEFD3" w14:textId="77777777" w:rsidR="006B304D" w:rsidRDefault="00000000">
      <w:pPr>
        <w:pStyle w:val="Compact"/>
        <w:numPr>
          <w:ilvl w:val="0"/>
          <w:numId w:val="4"/>
        </w:numPr>
      </w:pPr>
      <w:commentRangeStart w:id="48"/>
      <w:r>
        <w:rPr>
          <w:b/>
          <w:bCs/>
        </w:rPr>
        <w:t>The spec produces a roughly uniform post-spec operating level near 2.46 on C4a.</w:t>
      </w:r>
      <w:r>
        <w:t xml:space="preserve"> The lift in raw points is largest where baseline is lowest because subjects below that level are pulled up to it. (C4a-level regression on C5: slope +0.04 [−0.24, +0.33], R² = 0.008. The change-score parameterization, Δ_C4a on C5, has a steep slope of −0.96 that is dominated by the coupling identity slope_Δ = slope_level − 1; </w:t>
      </w:r>
      <w:hyperlink w:anchor="sec-4-1">
        <w:r w:rsidR="006B304D">
          <w:rPr>
            <w:rStyle w:val="Hyperlink"/>
          </w:rPr>
          <w:t>§4.1</w:t>
        </w:r>
      </w:hyperlink>
      <w:r>
        <w:t xml:space="preserve"> sensitivity.)</w:t>
      </w:r>
      <w:commentRangeEnd w:id="48"/>
      <w:r w:rsidR="000E7342">
        <w:rPr>
          <w:rStyle w:val="CommentReference"/>
          <w:sz w:val="22"/>
          <w:szCs w:val="22"/>
        </w:rPr>
        <w:commentReference w:id="48"/>
      </w:r>
    </w:p>
    <w:p w14:paraId="318C2F18" w14:textId="77777777" w:rsidR="006B304D" w:rsidRDefault="00000000">
      <w:pPr>
        <w:pStyle w:val="Compact"/>
        <w:numPr>
          <w:ilvl w:val="0"/>
          <w:numId w:val="4"/>
        </w:numPr>
      </w:pPr>
      <w:commentRangeStart w:id="49"/>
      <w:r>
        <w:rPr>
          <w:b/>
          <w:bCs/>
        </w:rPr>
        <w:t>Wilcoxon signed-rank</w:t>
      </w:r>
      <w:r>
        <w:t xml:space="preserve"> (paired baseline → facts+spec): p = 0.007 (W = 11, N = 14)</w:t>
      </w:r>
      <w:commentRangeEnd w:id="49"/>
      <w:r w:rsidR="000E7342">
        <w:rPr>
          <w:rStyle w:val="CommentReference"/>
          <w:sz w:val="22"/>
          <w:szCs w:val="22"/>
        </w:rPr>
        <w:commentReference w:id="49"/>
      </w:r>
    </w:p>
    <w:p w14:paraId="69F78375" w14:textId="77777777" w:rsidR="006B304D" w:rsidRDefault="00000000">
      <w:pPr>
        <w:pStyle w:val="Compact"/>
        <w:numPr>
          <w:ilvl w:val="0"/>
          <w:numId w:val="4"/>
        </w:numPr>
      </w:pPr>
      <w:commentRangeStart w:id="50"/>
      <w:r>
        <w:rPr>
          <w:b/>
          <w:bCs/>
        </w:rPr>
        <w:t>Subjects improving:</w:t>
      </w:r>
      <w:r>
        <w:t xml:space="preserve"> 12 of 14 overall; </w:t>
      </w:r>
      <w:r>
        <w:rPr>
          <w:b/>
          <w:bCs/>
        </w:rPr>
        <w:t>9 of 9</w:t>
      </w:r>
      <w:r>
        <w:t xml:space="preserve"> on the low-baseline slice (C5 ≤ 2.0)</w:t>
      </w:r>
      <w:commentRangeEnd w:id="50"/>
      <w:r w:rsidR="000E7342">
        <w:rPr>
          <w:rStyle w:val="CommentReference"/>
          <w:sz w:val="22"/>
          <w:szCs w:val="22"/>
        </w:rPr>
        <w:commentReference w:id="50"/>
      </w:r>
    </w:p>
    <w:p w14:paraId="577B143E" w14:textId="77777777" w:rsidR="006B304D" w:rsidRDefault="00000000">
      <w:pPr>
        <w:pStyle w:val="Compact"/>
        <w:numPr>
          <w:ilvl w:val="0"/>
          <w:numId w:val="4"/>
        </w:numPr>
      </w:pPr>
      <w:commentRangeStart w:id="51"/>
      <w:r>
        <w:rPr>
          <w:b/>
          <w:bCs/>
        </w:rPr>
        <w:t>Mean Δ_C4a on low-baseline slice:</w:t>
      </w:r>
      <w:r>
        <w:t xml:space="preserve"> +0.89 points on the 1-5 rubric</w:t>
      </w:r>
      <w:commentRangeEnd w:id="51"/>
      <w:r w:rsidR="000E7342">
        <w:rPr>
          <w:rStyle w:val="CommentReference"/>
          <w:sz w:val="22"/>
          <w:szCs w:val="22"/>
        </w:rPr>
        <w:commentReference w:id="51"/>
      </w:r>
    </w:p>
    <w:p w14:paraId="27C46837" w14:textId="77777777" w:rsidR="006B304D" w:rsidRDefault="00000000">
      <w:pPr>
        <w:pStyle w:val="Compact"/>
        <w:numPr>
          <w:ilvl w:val="0"/>
          <w:numId w:val="4"/>
        </w:numPr>
      </w:pPr>
      <w:commentRangeStart w:id="52"/>
      <w:r>
        <w:rPr>
          <w:b/>
          <w:bCs/>
        </w:rPr>
        <w:lastRenderedPageBreak/>
        <w:t>Per-response anchor crossings (low-baseline):</w:t>
      </w:r>
      <w:r>
        <w:t xml:space="preserve"> 55.0% upward; 70.9% questions improve at all</w:t>
      </w:r>
      <w:commentRangeEnd w:id="52"/>
      <w:r w:rsidR="000E7342">
        <w:rPr>
          <w:rStyle w:val="CommentReference"/>
          <w:sz w:val="22"/>
          <w:szCs w:val="22"/>
        </w:rPr>
        <w:commentReference w:id="52"/>
      </w:r>
    </w:p>
    <w:p w14:paraId="34DEC9B7" w14:textId="77777777" w:rsidR="006B304D" w:rsidRDefault="00000000">
      <w:pPr>
        <w:pStyle w:val="Compact"/>
        <w:numPr>
          <w:ilvl w:val="0"/>
          <w:numId w:val="4"/>
        </w:numPr>
      </w:pPr>
      <w:commentRangeStart w:id="53"/>
      <w:r>
        <w:rPr>
          <w:b/>
          <w:bCs/>
        </w:rPr>
        <w:t>Wrong-spec controls:</w:t>
      </w:r>
      <w:r>
        <w:t xml:space="preserve"> correct +0.35 vs. random-derangement +0.15 vs. adversarial-derangement −0.25 (mean Δ on 13 globals</w:t>
      </w:r>
      <w:commentRangeEnd w:id="53"/>
      <w:r w:rsidR="000E7342">
        <w:rPr>
          <w:rStyle w:val="CommentReference"/>
          <w:sz w:val="22"/>
          <w:szCs w:val="22"/>
        </w:rPr>
        <w:commentReference w:id="53"/>
      </w:r>
      <w:r>
        <w:t>)</w:t>
      </w:r>
    </w:p>
    <w:p w14:paraId="61ED531C" w14:textId="77777777" w:rsidR="006B304D" w:rsidRDefault="00000000">
      <w:pPr>
        <w:pStyle w:val="Compact"/>
        <w:numPr>
          <w:ilvl w:val="0"/>
          <w:numId w:val="4"/>
        </w:numPr>
      </w:pPr>
      <w:commentRangeStart w:id="54"/>
      <w:r>
        <w:rPr>
          <w:b/>
          <w:bCs/>
        </w:rPr>
        <w:t>Hedging reduction:</w:t>
      </w:r>
      <w:r>
        <w:t xml:space="preserve"> </w:t>
      </w:r>
      <w:commentRangeEnd w:id="54"/>
      <w:r w:rsidR="000E7342">
        <w:rPr>
          <w:rStyle w:val="CommentReference"/>
          <w:sz w:val="22"/>
          <w:szCs w:val="22"/>
        </w:rPr>
        <w:commentReference w:id="54"/>
      </w:r>
      <w:r>
        <w:t>28.8% → 1.4% → 0.0% (C5 → C2a → C4a, narrow rule)</w:t>
      </w:r>
    </w:p>
    <w:p w14:paraId="689A4D02" w14:textId="77777777" w:rsidR="006B304D" w:rsidRDefault="00000000">
      <w:pPr>
        <w:pStyle w:val="Compact"/>
        <w:numPr>
          <w:ilvl w:val="0"/>
          <w:numId w:val="4"/>
        </w:numPr>
      </w:pPr>
      <w:commentRangeStart w:id="55"/>
      <w:r>
        <w:rPr>
          <w:b/>
          <w:bCs/>
        </w:rPr>
        <w:t>Memory-system additivity</w:t>
      </w:r>
      <w:commentRangeEnd w:id="55"/>
      <w:r w:rsidR="000E7342">
        <w:rPr>
          <w:rStyle w:val="CommentReference"/>
          <w:b/>
          <w:bCs/>
          <w:sz w:val="22"/>
          <w:szCs w:val="22"/>
        </w:rPr>
        <w:commentReference w:id="55"/>
      </w:r>
      <w:r>
        <w:rPr>
          <w:b/>
          <w:bCs/>
        </w:rPr>
        <w:t>:</w:t>
      </w:r>
      <w:r>
        <w:t xml:space="preserve"> spec layered on retrieval produces positive mean Δ on 3 of 4 commercial systems tested (Mem0, Letta-archival, Zep); Supermemory aggregates near zero with bimodal per-question swings (</w:t>
      </w:r>
      <w:hyperlink w:anchor="sec-4-4">
        <w:r w:rsidR="006B304D">
          <w:rPr>
            <w:rStyle w:val="Hyperlink"/>
          </w:rPr>
          <w:t>§4.4</w:t>
        </w:r>
      </w:hyperlink>
      <w:r>
        <w:t>)</w:t>
      </w:r>
    </w:p>
    <w:p w14:paraId="02893EE4" w14:textId="77777777" w:rsidR="006B304D" w:rsidRDefault="00000000">
      <w:pPr>
        <w:pStyle w:val="FirstParagraph"/>
      </w:pPr>
      <w:commentRangeStart w:id="56"/>
      <w:r>
        <w:rPr>
          <w:b/>
          <w:bCs/>
        </w:rPr>
        <w:t>The headline finding in plain language.</w:t>
      </w:r>
      <w:r>
        <w:t xml:space="preserve"> </w:t>
      </w:r>
      <w:commentRangeEnd w:id="56"/>
      <w:r w:rsidR="000E7342">
        <w:rPr>
          <w:rStyle w:val="CommentReference"/>
          <w:sz w:val="22"/>
          <w:szCs w:val="22"/>
        </w:rPr>
        <w:commentReference w:id="56"/>
      </w:r>
      <w:r>
        <w:t xml:space="preserve">When the Behavioral Specification is added, the AI produces an answer of roughly the same quality (~2.4 out of 5 on our rubric) regardless of how much the model already knew about the person. The same spec quality applies to a subject the model has barely heard of and to a subject the model knows well. What VARIES is each subject’s starting point. A subject the model knows nothing about starts near 1.0 and gets lifted to ~2.4 (a big visible jump of about +1.4 points). A subject the model already knows starts </w:t>
      </w:r>
      <w:commentRangeStart w:id="57"/>
      <w:r>
        <w:t xml:space="preserve">near 2.6 and gets lifted to ~2.4 </w:t>
      </w:r>
      <w:commentRangeEnd w:id="57"/>
      <w:r w:rsidR="000E7342">
        <w:rPr>
          <w:rStyle w:val="CommentReference"/>
          <w:sz w:val="22"/>
          <w:szCs w:val="22"/>
        </w:rPr>
        <w:commentReference w:id="57"/>
      </w:r>
      <w:r>
        <w:t xml:space="preserve">(a small change, sometimes negative). The spec is doing the same job for everyone; the visible “lift” varies because the floor varies. Two practical consequences follow. </w:t>
      </w:r>
      <w:commentRangeStart w:id="58"/>
      <w:r>
        <w:t xml:space="preserve">First, the spec is the right tool for the AI’s gap on a person it does not already know, which is the case for almost every living user (whose private reasoning was never in any training corpus). </w:t>
      </w:r>
      <w:commentRangeEnd w:id="58"/>
      <w:r w:rsidR="000E7342">
        <w:rPr>
          <w:rStyle w:val="CommentReference"/>
          <w:sz w:val="22"/>
          <w:szCs w:val="22"/>
        </w:rPr>
        <w:commentReference w:id="58"/>
      </w:r>
      <w:r>
        <w:t xml:space="preserve">Second, “spec helps low-baseline subjects more” should be read as “the spec brings everyone to a common operating floor; the gain in numbers is largest where the floor was lowest.” The technical version of this argument, with the regression sensitivity that established it, is in </w:t>
      </w:r>
      <w:hyperlink w:anchor="sec-4-1">
        <w:r w:rsidR="006B304D">
          <w:rPr>
            <w:rStyle w:val="Hyperlink"/>
          </w:rPr>
          <w:t>§4.1</w:t>
        </w:r>
      </w:hyperlink>
      <w:r>
        <w:t>.</w:t>
      </w:r>
    </w:p>
    <w:p w14:paraId="663E594A" w14:textId="77777777" w:rsidR="006B304D" w:rsidRDefault="00000000">
      <w:pPr>
        <w:pStyle w:val="BodyText"/>
      </w:pPr>
      <w:r>
        <w:t xml:space="preserve">The Behavioral Specification improves representational accuracy, but not universally. </w:t>
      </w:r>
      <w:commentRangeStart w:id="59"/>
      <w:r>
        <w:t>The effect is a continuous gradient against baseline</w:t>
      </w:r>
      <w:commentRangeEnd w:id="59"/>
      <w:r w:rsidR="000E7342">
        <w:rPr>
          <w:rStyle w:val="CommentReference"/>
          <w:sz w:val="22"/>
          <w:szCs w:val="22"/>
        </w:rPr>
        <w:commentReference w:id="59"/>
      </w:r>
      <w:r>
        <w:t xml:space="preserve">: strong where the model knows little about the subject, negligible or mildly counterproductive where the model already knows the subject well. The 14 subjects in this study are public-domain authors whose work is well-represented in training corpora, so their baselines are higher than those of typical living users whose private reasoning is in no training corpus. </w:t>
      </w:r>
      <w:commentRangeStart w:id="60"/>
      <w:r>
        <w:t xml:space="preserve">Nearly every living AI user is expected to fall in the low-baseline band </w:t>
      </w:r>
      <w:r>
        <w:rPr>
          <w:rStyle w:val="FootnoteReference"/>
        </w:rPr>
        <w:footnoteReference w:id="1"/>
      </w:r>
      <w:r>
        <w:t xml:space="preserve">, which makes the low-baseline slice of our results the population of relevance. </w:t>
      </w:r>
      <w:commentRangeEnd w:id="60"/>
      <w:r w:rsidR="000E7342">
        <w:rPr>
          <w:rStyle w:val="CommentReference"/>
          <w:sz w:val="22"/>
          <w:szCs w:val="22"/>
        </w:rPr>
        <w:commentReference w:id="60"/>
      </w:r>
      <w:r>
        <w:t xml:space="preserve">The improvement is content-specific rather than format-driven, and the specification layers additively on most commercial memory systems we tested (Mem0, Letta-archival, Zep show positive Δ; Supermemory shows a per-question mixture that aggregates near zero, </w:t>
      </w:r>
      <w:hyperlink w:anchor="sec-4-4">
        <w:r w:rsidR="006B304D">
          <w:rPr>
            <w:rStyle w:val="Hyperlink"/>
          </w:rPr>
          <w:t>§4.4</w:t>
        </w:r>
      </w:hyperlink>
      <w:r>
        <w:t>).</w:t>
      </w:r>
    </w:p>
    <w:p w14:paraId="00F44906" w14:textId="77777777" w:rsidR="006B304D" w:rsidRDefault="00000000">
      <w:pPr>
        <w:pStyle w:val="BodyText"/>
      </w:pPr>
      <w:commentRangeStart w:id="61"/>
      <w:r>
        <w:rPr>
          <w:b/>
          <w:bCs/>
        </w:rPr>
        <w:t>Primary result: the gradient.</w:t>
      </w:r>
      <w:r>
        <w:t xml:space="preserve"> </w:t>
      </w:r>
      <w:r>
        <w:rPr>
          <w:b/>
          <w:bCs/>
        </w:rPr>
        <w:t>The less the model already knows about a person from pretraining, the more the specification helps.</w:t>
      </w:r>
      <w:r>
        <w:t xml:space="preserve"> </w:t>
      </w:r>
      <w:commentRangeEnd w:id="61"/>
      <w:r w:rsidR="000E7342">
        <w:rPr>
          <w:rStyle w:val="CommentReference"/>
          <w:sz w:val="22"/>
          <w:szCs w:val="22"/>
        </w:rPr>
        <w:commentReference w:id="61"/>
      </w:r>
      <w:r>
        <w:t>Fitting a straight line through the 14 subjects (baseline score on the x-axis, improvement from adding facts + specification on the y-axis) gives a slope of −0.96 (95% confidence interval: between −1.24 and −0.67</w:t>
      </w:r>
      <w:commentRangeStart w:id="62"/>
      <w:r>
        <w:t xml:space="preserve">). In plain terms: </w:t>
      </w:r>
      <w:commentRangeEnd w:id="62"/>
      <w:r w:rsidR="000E7342">
        <w:rPr>
          <w:rStyle w:val="CommentReference"/>
          <w:sz w:val="22"/>
          <w:szCs w:val="22"/>
        </w:rPr>
        <w:commentReference w:id="62"/>
      </w:r>
      <w:r>
        <w:t xml:space="preserve">for every 1-point increase in a subject’s baseline score, the specification’s benefit shrinks by almost exactly one point. </w:t>
      </w:r>
      <w:commentRangeStart w:id="63"/>
      <w:r>
        <w:t xml:space="preserve">The fit is tight (R² = 0.82, meaning 82% of the variance in specification effect is explained by baseline alone), and the slope itself is extremely unlikely to arise from random noise (p &lt; 0.001). An independent non-parametric check on the same data, the Wilcoxon signed-rank test (which asks whether the distribution of paired baseline-to-spec scores shifts upward overall), returns p = 0.007 (test statistic W = 11, N = 14), </w:t>
      </w:r>
      <w:commentRangeEnd w:id="63"/>
      <w:r w:rsidR="000E7342">
        <w:rPr>
          <w:rStyle w:val="CommentReference"/>
          <w:sz w:val="22"/>
          <w:szCs w:val="22"/>
        </w:rPr>
        <w:commentReference w:id="63"/>
      </w:r>
      <w:commentRangeStart w:id="64"/>
      <w:r>
        <w:t xml:space="preserve">confirming the aggregate improvement. 12 of 14 subjects improve. As a sensitivity check on the population of relevance, the 9 </w:t>
      </w:r>
      <w:commentRangeEnd w:id="64"/>
      <w:r w:rsidR="000E7342">
        <w:rPr>
          <w:rStyle w:val="CommentReference"/>
          <w:sz w:val="22"/>
          <w:szCs w:val="22"/>
        </w:rPr>
        <w:commentReference w:id="64"/>
      </w:r>
      <w:r>
        <w:t>subjects with baselines resembling typical real users (C5 ≤ 2.0) all improve without exception, with a mean gain of +0.89 points on the 1-5 scale. The mean gain is backed by a substantially stronger per-response pattern: 55.0% of individual responses on the low-baseline slice cross a rubric integer anchor upward when the spec is added (</w:t>
      </w:r>
      <w:hyperlink w:anchor="sec-4-1">
        <w:r w:rsidR="006B304D">
          <w:rPr>
            <w:rStyle w:val="Hyperlink"/>
          </w:rPr>
          <w:t>§4.1</w:t>
        </w:r>
      </w:hyperlink>
      <w:r>
        <w:t>), and 70.9% of questions improve at all (</w:t>
      </w:r>
      <w:hyperlink w:anchor="sec-4-2-1">
        <w:r w:rsidR="006B304D">
          <w:rPr>
            <w:rStyle w:val="Hyperlink"/>
          </w:rPr>
          <w:t>§4.2.1</w:t>
        </w:r>
      </w:hyperlink>
      <w:r>
        <w:t>). This is a category-level change in the kind of answer produced, not a small numerical adjustment.</w:t>
      </w:r>
    </w:p>
    <w:p w14:paraId="36A22D31" w14:textId="77777777" w:rsidR="006B304D" w:rsidRDefault="00000000">
      <w:pPr>
        <w:pStyle w:val="BodyText"/>
      </w:pPr>
      <w:commentRangeStart w:id="65"/>
      <w:r>
        <w:rPr>
          <w:b/>
          <w:bCs/>
        </w:rPr>
        <w:lastRenderedPageBreak/>
        <w:t>Compression</w:t>
      </w:r>
      <w:commentRangeEnd w:id="65"/>
      <w:r w:rsidR="000E7342">
        <w:rPr>
          <w:rStyle w:val="CommentReference"/>
          <w:b/>
          <w:bCs/>
          <w:sz w:val="22"/>
          <w:szCs w:val="22"/>
        </w:rPr>
        <w:commentReference w:id="65"/>
      </w:r>
      <w:r>
        <w:rPr>
          <w:b/>
          <w:bCs/>
        </w:rPr>
        <w:t>: structure captures most of the raw-source predictive signal at a fraction of the context.</w:t>
      </w:r>
      <w:r>
        <w:t xml:space="preserve"> </w:t>
      </w:r>
      <w:r>
        <w:rPr>
          <w:b/>
          <w:bCs/>
        </w:rPr>
        <w:t>A compact specification of roughly 5,000-8,000 tokens (the full served artifact is ~8,000-10,000 tokens including the composed brief) recovers most of what the full raw corpus delivers, using a small fraction of the context. On Hamerton the specification exceeds the raw corpus; on the remaining low-baseline subjects the corpus slightly exceeds the specification by an average of 0.22 points while being an order of magnitude or more larger. The constraint on prediction is not the availability of information but the structure that makes information interpretable, and most of that structure fits in a compact representation.</w:t>
      </w:r>
    </w:p>
    <w:p w14:paraId="06AC8B9E" w14:textId="77777777" w:rsidR="006B304D" w:rsidRDefault="00000000">
      <w:pPr>
        <w:pStyle w:val="BodyText"/>
      </w:pPr>
      <w:commentRangeStart w:id="66"/>
      <w:r>
        <w:rPr>
          <w:i/>
          <w:iCs/>
        </w:rPr>
        <w:t>Measurement.</w:t>
      </w:r>
      <w:commentRangeEnd w:id="66"/>
      <w:r w:rsidR="000E7342">
        <w:rPr>
          <w:rStyle w:val="CommentReference"/>
          <w:sz w:val="22"/>
          <w:szCs w:val="22"/>
        </w:rPr>
        <w:commentReference w:id="66"/>
      </w:r>
      <w:r>
        <w:t xml:space="preserve"> On Hamerton, the Behavioral Specification alone (C2a, ~4,500 tokens) scores 2.63 on the 5-judge primary panel, above the anchor-2 band (“wrong prediction”) and roughly two-thirds of the way toward anchor 3 (“right domain, wrong outcome”). The same subject’s full training corpus loaded into context without a specification (C8, ~33,000 tokens) scores 2.27, a noticeably weaker position on the same band. </w:t>
      </w:r>
      <w:commentRangeStart w:id="67"/>
      <w:r>
        <w:t>The specification outperforms the raw source at roughly one-fifth the context size</w:t>
      </w:r>
      <w:commentRangeEnd w:id="67"/>
      <w:r w:rsidR="000E7342">
        <w:rPr>
          <w:rStyle w:val="CommentReference"/>
          <w:sz w:val="22"/>
          <w:szCs w:val="22"/>
        </w:rPr>
        <w:commentReference w:id="67"/>
      </w:r>
      <w:r>
        <w:t xml:space="preserve">. Adding the specification on top of the full corpus (C9) lifts Hamerton to 3.09, crossing the anchor-3 threshold and reaching the highest compression-related score observed in the study. Across the 9 low-baseline subjects, the average gap between spec-alone and raw corpus is 0.22 points. The corpus slightly exceeds the spec on most subjects, and the spec substantially exceeds the corpus on Hamerton. The efficiency claim is that the spec captures most of the raw corpus’s predictive value at roughly 5% of the context. Full analysis in </w:t>
      </w:r>
      <w:hyperlink w:anchor="sec-4-2">
        <w:r w:rsidR="006B304D">
          <w:rPr>
            <w:rStyle w:val="Hyperlink"/>
          </w:rPr>
          <w:t>§4.2</w:t>
        </w:r>
      </w:hyperlink>
      <w:r>
        <w:t>.</w:t>
      </w:r>
    </w:p>
    <w:p w14:paraId="2474F109" w14:textId="77777777" w:rsidR="006B304D" w:rsidRDefault="00000000">
      <w:pPr>
        <w:pStyle w:val="BodyText"/>
      </w:pPr>
      <w:commentRangeStart w:id="68"/>
      <w:r>
        <w:rPr>
          <w:b/>
          <w:bCs/>
        </w:rPr>
        <w:t>Mechanism: content, not format.</w:t>
      </w:r>
      <w:r>
        <w:t xml:space="preserve"> </w:t>
      </w:r>
      <w:commentRangeEnd w:id="68"/>
      <w:r w:rsidR="000E7342">
        <w:rPr>
          <w:rStyle w:val="CommentReference"/>
          <w:b/>
          <w:bCs/>
          <w:sz w:val="22"/>
          <w:szCs w:val="22"/>
        </w:rPr>
        <w:commentReference w:id="68"/>
      </w:r>
      <w:r>
        <w:rPr>
          <w:b/>
          <w:bCs/>
        </w:rPr>
        <w:t>What produces the specification’s effect is the content of the correct specification for the correct subject, not the presence of a structured prompt. A sufficiently mismatched specification degrades prediction below the no-context baseline.</w:t>
      </w:r>
      <w:r>
        <w:t xml:space="preserve"> Throughout the paper “correct specification” refers to the specification authored from the subject’s own corpus, and “wrong specification” (or “wrong-spec control”) refers to a specification authored from a different subject’s corpus that is deliberately swapped in as a control condition (defined in </w:t>
      </w:r>
      <w:hyperlink w:anchor="sec-1-2">
        <w:r w:rsidR="006B304D">
          <w:rPr>
            <w:rStyle w:val="Hyperlink"/>
          </w:rPr>
          <w:t>§1.2</w:t>
        </w:r>
      </w:hyperlink>
      <w:r>
        <w:t xml:space="preserve"> and </w:t>
      </w:r>
      <w:hyperlink w:anchor="sec-3-5">
        <w:r w:rsidR="006B304D">
          <w:rPr>
            <w:rStyle w:val="Hyperlink"/>
          </w:rPr>
          <w:t>§3.5</w:t>
        </w:r>
      </w:hyperlink>
      <w:r>
        <w:t xml:space="preserve">; the wrong specification is intentionally mismatched, not faulty or low-quality). The load-bearing evidence for content-specificity is the adversarial control. On the 13 global subjects, an adversarial wrong specification </w:t>
      </w:r>
      <w:commentRangeStart w:id="69"/>
      <w:r>
        <w:t xml:space="preserve">(a deterministic fixed pairing in </w:t>
      </w:r>
      <w:r>
        <w:rPr>
          <w:rStyle w:val="VerbatimChar"/>
        </w:rPr>
        <w:t>scripts/run_global_rerun.py</w:t>
      </w:r>
      <w:r>
        <w:t xml:space="preserve"> designed to maximize cultural and temporal distance between each subject and the specification it receives) </w:t>
      </w:r>
      <w:commentRangeEnd w:id="69"/>
      <w:r w:rsidR="000E7342">
        <w:rPr>
          <w:rStyle w:val="CommentReference"/>
          <w:sz w:val="22"/>
          <w:szCs w:val="22"/>
        </w:rPr>
        <w:commentReference w:id="69"/>
      </w:r>
      <w:r>
        <w:t xml:space="preserve">aggregates to Δ = </w:t>
      </w:r>
      <w:r>
        <w:rPr>
          <w:b/>
          <w:bCs/>
        </w:rPr>
        <w:t>−0.25</w:t>
      </w:r>
      <w:r>
        <w:t>, clearly below the no-context baseline. When the mismatch is large, structured content for the wrong person performs worse than no context at all on average. The aggregate masks per-subject heterogeneity: 5</w:t>
      </w:r>
      <w:commentRangeStart w:id="70"/>
      <w:r>
        <w:t xml:space="preserve"> of 13 subjects (Sunity Devee +0.27, Yung Wing +0.32, Ebers +0.30, Fukuzawa +0.26, Bernal Diaz +0.09) </w:t>
      </w:r>
      <w:commentRangeEnd w:id="70"/>
      <w:r w:rsidR="000E7342">
        <w:rPr>
          <w:rStyle w:val="CommentReference"/>
          <w:sz w:val="22"/>
          <w:szCs w:val="22"/>
        </w:rPr>
        <w:commentReference w:id="70"/>
      </w:r>
      <w:r>
        <w:t xml:space="preserve">show small positive adversarial Δs, while the remaining 8 show negative Δs of varying magnitude that drag the mean below zero. The adversarial-mismatch-hurts claim holds in aggregate and on a majority of subjects, but does not assert that </w:t>
      </w:r>
      <w:r>
        <w:rPr>
          <w:i/>
          <w:iCs/>
        </w:rPr>
        <w:t>every</w:t>
      </w:r>
      <w:r>
        <w:t xml:space="preserve"> subject is hurt by every adversarial pairing. A softer probe is the random-derangement wrong specification (seed-fixed permutation, no subject receives its own); on the same 13 subjects, that lands at Δ = +0.15 versus +0.35 for the correct spec, a 0.20-point gap that is consistent with content-specificity but not by itself dispositive of it. The two wrong-spec variants together (one adversarial, one random) bracket the question: adversarial mismatch hurts, random mismatch barely helps relative to baseline, and only the correct spec produces the full +0.35 lift. </w:t>
      </w:r>
      <w:commentRangeStart w:id="71"/>
      <w:r>
        <w:t xml:space="preserve">Across 587 wrong-spec responses classified </w:t>
      </w:r>
      <w:r>
        <w:rPr>
          <w:rStyle w:val="FootnoteReference"/>
        </w:rPr>
        <w:footnoteReference w:id="2"/>
      </w:r>
      <w:r>
        <w:t xml:space="preserve">, the response distribution is bimodal: 60.6% explicitly flagged the mismatch </w:t>
      </w:r>
      <w:r>
        <w:rPr>
          <w:rStyle w:val="FootnoteReference"/>
        </w:rPr>
        <w:footnoteReference w:id="3"/>
      </w:r>
      <w:r>
        <w:t xml:space="preserve"> and either refused or produced a hedged response; 36.5% attempted to apply the mismatched specification and </w:t>
      </w:r>
      <w:r>
        <w:lastRenderedPageBreak/>
        <w:t xml:space="preserve">produced a low-quality prediction; 2.0% hedged implicitly; 0.9% were ambiguous. </w:t>
      </w:r>
      <w:commentRangeEnd w:id="71"/>
      <w:r w:rsidR="000E7342">
        <w:rPr>
          <w:rStyle w:val="CommentReference"/>
          <w:sz w:val="22"/>
          <w:szCs w:val="22"/>
        </w:rPr>
        <w:commentReference w:id="71"/>
      </w:r>
      <w:r>
        <w:t>Specifications are anonymized by design (</w:t>
      </w:r>
      <w:hyperlink w:anchor="sec-3-3">
        <w:r w:rsidR="006B304D">
          <w:rPr>
            <w:rStyle w:val="Hyperlink"/>
          </w:rPr>
          <w:t>§3.3</w:t>
        </w:r>
      </w:hyperlink>
      <w:r>
        <w:t xml:space="preserve">), so the 60.6% is a lower bound on content-grounded detection: the model is inferring the mismatch from interpretive content signals such as temporal markers, cultural domain, and life events described in the spec, not from surface name cues. A more capable response model, or a derangement that places subjects closer in cultural and temporal space, could push this rate in either direction; 60.6% is what a single Haiku-class response model detected on the seeded random derangement. The content-grounded detection confirms the core finding: the specific content of the correct specification drives improvement, generic structured prompting does not substitute for it, and sufficiently mismatched content actively degrades performance. The correct specification shifts response models in the opposite direction, across two independent hedging rules. </w:t>
      </w:r>
      <w:commentRangeStart w:id="72"/>
      <w:r>
        <w:t xml:space="preserve">Under a narrow rule </w:t>
      </w:r>
      <w:r>
        <w:rPr>
          <w:rStyle w:val="FootnoteReference"/>
        </w:rPr>
        <w:footnoteReference w:id="4"/>
      </w:r>
      <w:r>
        <w:t xml:space="preserve">, baseline hedging of 28.8% (146/507) drops to 1.4% (7/507) with the specification alone and 0.0% (0/507) with facts plus specification. Under a broader rule (any refusal pattern anywhere in the response), baseline hedging of 41.2% (209/507) drops to 7.9% (40/507) with the specification alone and 0.4% (2/507) with facts plus specification. </w:t>
      </w:r>
      <w:commentRangeEnd w:id="72"/>
      <w:r w:rsidR="000E7342">
        <w:rPr>
          <w:rStyle w:val="CommentReference"/>
          <w:sz w:val="22"/>
          <w:szCs w:val="22"/>
        </w:rPr>
        <w:commentReference w:id="72"/>
      </w:r>
      <w:r>
        <w:t xml:space="preserve">Both rules agree in direction and magnitude: baseline hedges at roughly 4 to 20 times the rate of spec-containing conditions. Classifier, patterns, and per-subject counts for both rules are in </w:t>
      </w:r>
      <w:r>
        <w:rPr>
          <w:rStyle w:val="VerbatimChar"/>
        </w:rPr>
        <w:t>sc</w:t>
      </w:r>
      <w:commentRangeStart w:id="73"/>
      <w:r>
        <w:rPr>
          <w:rStyle w:val="VerbatimChar"/>
        </w:rPr>
        <w:t>ripts/classify_hedging.py</w:t>
      </w:r>
      <w:r>
        <w:t xml:space="preserve"> and </w:t>
      </w:r>
      <w:r>
        <w:rPr>
          <w:rStyle w:val="VerbatimChar"/>
        </w:rPr>
        <w:t>docs/research/hedging_analysis.json</w:t>
      </w:r>
      <w:r>
        <w:t>.</w:t>
      </w:r>
      <w:commentRangeEnd w:id="73"/>
      <w:r w:rsidR="000E7342">
        <w:rPr>
          <w:rStyle w:val="CommentReference"/>
          <w:sz w:val="22"/>
          <w:szCs w:val="22"/>
        </w:rPr>
        <w:commentReference w:id="73"/>
      </w:r>
    </w:p>
    <w:p w14:paraId="354FA86F" w14:textId="77777777" w:rsidR="006B304D" w:rsidRDefault="00000000">
      <w:pPr>
        <w:pStyle w:val="BodyText"/>
      </w:pPr>
      <w:commentRangeStart w:id="74"/>
      <w:r>
        <w:rPr>
          <w:b/>
          <w:bCs/>
        </w:rPr>
        <w:t>Additivity: the specification improves prediction on three of four commercial memory systems.</w:t>
      </w:r>
      <w:r>
        <w:t xml:space="preserve"> </w:t>
      </w:r>
      <w:commentRangeEnd w:id="74"/>
      <w:r w:rsidR="000E7342">
        <w:rPr>
          <w:rStyle w:val="CommentReference"/>
          <w:b/>
          <w:bCs/>
          <w:sz w:val="22"/>
          <w:szCs w:val="22"/>
        </w:rPr>
        <w:commentReference w:id="74"/>
      </w:r>
      <w:r>
        <w:rPr>
          <w:b/>
          <w:bCs/>
        </w:rPr>
        <w:t>Adding the specification to a commercial memory system’s retrieval produces positive mean Δ on three of the four systems we tested.</w:t>
      </w:r>
      <w:r>
        <w:t xml:space="preserve"> In the controlled configuration </w:t>
      </w:r>
      <w:commentRangeStart w:id="75"/>
      <w:r>
        <w:t xml:space="preserve">(each system given an identical pre-extracted fact pool), the specification produces positive mean Δ on the low-baseline slice for Mem0 (+0.10), Letta-archival (+0.165), and Zep (+0.17); Supermemory’s Δ is near zero (−0.01). Across all 14 subjects, Mem0 (+0.12), Letta-archival (+0.20), and Zep (+0.19) remain positive on the 5-judge primary panel; Supermemory aggregates slightly negative (−0.05). </w:t>
      </w:r>
      <w:commentRangeEnd w:id="75"/>
      <w:r w:rsidR="000E7342">
        <w:rPr>
          <w:rStyle w:val="CommentReference"/>
          <w:sz w:val="22"/>
          <w:szCs w:val="22"/>
        </w:rPr>
        <w:commentReference w:id="75"/>
      </w:r>
      <w:r>
        <w:t xml:space="preserve">Full </w:t>
      </w:r>
      <w:hyperlink w:anchor="sec-4-4">
        <w:r w:rsidR="006B304D">
          <w:rPr>
            <w:rStyle w:val="Hyperlink"/>
          </w:rPr>
          <w:t>§4.4</w:t>
        </w:r>
      </w:hyperlink>
      <w:r>
        <w:t xml:space="preserve"> table. One-line per-system read:</w:t>
      </w:r>
    </w:p>
    <w:p w14:paraId="4BFD6CB6" w14:textId="77777777" w:rsidR="006B304D" w:rsidRDefault="00000000">
      <w:pPr>
        <w:pStyle w:val="Compact"/>
        <w:numPr>
          <w:ilvl w:val="0"/>
          <w:numId w:val="5"/>
        </w:numPr>
      </w:pPr>
      <w:r>
        <w:rPr>
          <w:b/>
          <w:bCs/>
        </w:rPr>
        <w:t>Mem0</w:t>
      </w:r>
      <w:r>
        <w:t>: positive spec Δ in both configurations (+0.12 controlled, +0.33 native). Spec composes additively with this system.</w:t>
      </w:r>
    </w:p>
    <w:p w14:paraId="54405968" w14:textId="77777777" w:rsidR="006B304D" w:rsidRDefault="00000000">
      <w:pPr>
        <w:pStyle w:val="Compact"/>
        <w:numPr>
          <w:ilvl w:val="0"/>
          <w:numId w:val="5"/>
        </w:numPr>
      </w:pPr>
      <w:r>
        <w:rPr>
          <w:b/>
          <w:bCs/>
        </w:rPr>
        <w:t>Letta</w:t>
      </w:r>
      <w:r>
        <w:t xml:space="preserve">: the most architecturally distinct of the four. Letta exposes two memory paths, and the specification behaves differently on each. The archival-retrieval path (the one exercised in the main memory-system conditions) produces a spec-null result on native ingestion (−0.02). The stateful-agent path, where Letta writes and revises its own memory block during ingestion rather than retrieving from an external store, is examined separately in </w:t>
      </w:r>
      <w:hyperlink w:anchor="sec-4-5">
        <w:r w:rsidR="006B304D">
          <w:rPr>
            <w:rStyle w:val="Hyperlink"/>
          </w:rPr>
          <w:t>§4.5</w:t>
        </w:r>
      </w:hyperlink>
      <w:r>
        <w:t xml:space="preserve"> as a post-hoc exploration (N=3, one Letta version, one response model); we do not treat it as a headline finding or as independent architectural validation of the interpretive-structure claim.</w:t>
      </w:r>
    </w:p>
    <w:p w14:paraId="43B2DC13" w14:textId="77777777" w:rsidR="006B304D" w:rsidRDefault="00000000">
      <w:pPr>
        <w:pStyle w:val="Compact"/>
        <w:numPr>
          <w:ilvl w:val="0"/>
          <w:numId w:val="5"/>
        </w:numPr>
      </w:pPr>
      <w:r>
        <w:rPr>
          <w:b/>
          <w:bCs/>
        </w:rPr>
        <w:t>Zep</w:t>
      </w:r>
      <w:r>
        <w:t>: the largest mean spec Δ in the panel (+0.19 controlled, +0.33 native). Positive on 9 of 9 low-baseline subjects in both configurations.</w:t>
      </w:r>
    </w:p>
    <w:p w14:paraId="3FB190F4" w14:textId="77777777" w:rsidR="006B304D" w:rsidRDefault="00000000">
      <w:pPr>
        <w:pStyle w:val="Compact"/>
        <w:numPr>
          <w:ilvl w:val="0"/>
          <w:numId w:val="5"/>
        </w:numPr>
      </w:pPr>
      <w:r>
        <w:rPr>
          <w:b/>
          <w:bCs/>
        </w:rPr>
        <w:t>Supermemory</w:t>
      </w:r>
      <w:r>
        <w:t xml:space="preserve">: the highest retrieval-only (C1) mean of the four (~2.65 vs. ~2.30 for the others on the 1-5 scale). The near-zero aggregate spec Δ in the controlled configuration (−0.05 across 14 subjects, −0.01 on the low-baseline slice; the native configuration is −0.01 and −0.03 respectively) hides large per-question swings in both directions (median improvement +1.55, median worsening −1.38; see </w:t>
      </w:r>
      <w:hyperlink w:anchor="sec-4-4">
        <w:r w:rsidR="006B304D">
          <w:rPr>
            <w:rStyle w:val="Hyperlink"/>
          </w:rPr>
          <w:t>§4.4</w:t>
        </w:r>
      </w:hyperlink>
      <w:r>
        <w:t>); treated in the next finding.</w:t>
      </w:r>
    </w:p>
    <w:p w14:paraId="1A12C87E" w14:textId="77777777" w:rsidR="006B304D" w:rsidRDefault="00000000">
      <w:pPr>
        <w:pStyle w:val="Compact"/>
        <w:numPr>
          <w:ilvl w:val="0"/>
          <w:numId w:val="5"/>
        </w:numPr>
      </w:pPr>
      <w:r>
        <w:rPr>
          <w:b/>
          <w:bCs/>
        </w:rPr>
        <w:t>Base Layer</w:t>
      </w:r>
      <w:r>
        <w:t>: included as the zero-cost open-source retrieval floor (MiniLM-L6-v2 + ChromaDB), run locally with no cloud calls for embedding or vector search. Mean retrieval-only (C1) score ~2.30 across 14 subjects, in the same band as the commercial systems. Spec Δ +0.08 on the low-baseline slice. Not positioned as a memory product; it is what an open-source, locally-executable retrieval stack produces at zero marginal cost.</w:t>
      </w:r>
    </w:p>
    <w:p w14:paraId="5DA25A2C" w14:textId="77777777" w:rsidR="006B304D" w:rsidRDefault="00000000">
      <w:pPr>
        <w:pStyle w:val="FirstParagraph"/>
      </w:pPr>
      <w:r>
        <w:rPr>
          <w:b/>
          <w:bCs/>
        </w:rPr>
        <w:lastRenderedPageBreak/>
        <w:t>Where the specification helps and where it hurts.</w:t>
      </w:r>
      <w:r>
        <w:t xml:space="preserve"> </w:t>
      </w:r>
      <w:r>
        <w:rPr>
          <w:b/>
          <w:bCs/>
        </w:rPr>
        <w:t>The specification’s effect on a given memory system is not uniform across questions.</w:t>
      </w:r>
      <w:r>
        <w:t xml:space="preserve"> </w:t>
      </w:r>
      <w:commentRangeStart w:id="76"/>
      <w:r>
        <w:t xml:space="preserve">Supermemory’s near-zero aggregate delta is a mixture: the specification helped on many questions and hurt on many others, in roughly equal measure, so the two sides cancel at the average. On Ebers (aggregate Δ +0.21), it helps on 19 of 39 questions and hurts on 10. On Keckley (aggregate Δ −0.26), it helps on 10 and hurts on 17. The per-question effects are often large (&gt;0.3 points, roughly a third of a full rubric anchor band); averaging them hides strong disagreement at the individual-question level. This mixture pattern is not unique to Supermemory: Mem0, Letta, Zep, and Base Layer’s own open-source retrieval implementation </w:t>
      </w:r>
      <w:r>
        <w:rPr>
          <w:rStyle w:val="FootnoteReference"/>
        </w:rPr>
        <w:footnoteReference w:id="5"/>
      </w:r>
      <w:r>
        <w:t xml:space="preserve"> </w:t>
      </w:r>
      <w:commentRangeEnd w:id="76"/>
      <w:r w:rsidR="000E7342">
        <w:rPr>
          <w:rStyle w:val="CommentReference"/>
          <w:sz w:val="22"/>
          <w:szCs w:val="22"/>
        </w:rPr>
        <w:commentReference w:id="76"/>
      </w:r>
      <w:r>
        <w:t>each show per-question swings of similar shape at varying magnitudes. The Keckley Q21 refusal response below produces a large rubric penalty on the two systems where C1 retrieval was strong enough to support productive speculation (Supermemory and Base Layer substrate, both Δ ≈ −2.0 to −2.2); on the three systems where C1 was already hedging or near the rubric floor (Mem0, Zep, Letta archival), the spec’s effect on Q21 is small and within noise (|Δ| ≤ 0.4). The refusal itself is a specification-level dynamic; whether it registers as a penalty is conditional on the strength of the no-spec baseline the refusal is being scored against. Pattern 3 (refusal) is therefore not uniform across substrates: it is visible where retrieval makes refusal costly, invisible where retrieval was already weak.</w:t>
      </w:r>
    </w:p>
    <w:p w14:paraId="386A2001" w14:textId="77777777" w:rsidR="006B304D" w:rsidRDefault="00000000">
      <w:pPr>
        <w:pStyle w:val="BodyText"/>
      </w:pPr>
      <w:commentRangeStart w:id="77"/>
      <w:r>
        <w:t>Three patterns emerge</w:t>
      </w:r>
      <w:commentRangeEnd w:id="77"/>
      <w:r w:rsidR="000E7342">
        <w:rPr>
          <w:rStyle w:val="CommentReference"/>
          <w:sz w:val="22"/>
          <w:szCs w:val="22"/>
        </w:rPr>
        <w:commentReference w:id="77"/>
      </w:r>
      <w:r>
        <w:t xml:space="preserve">. The specification adds signal retrieval alone cannot on </w:t>
      </w:r>
      <w:r>
        <w:rPr>
          <w:b/>
          <w:bCs/>
        </w:rPr>
        <w:t>interpretation-heavy questions</w:t>
      </w:r>
      <w:r>
        <w:t xml:space="preserve"> where a generalized pattern from the source has to transfer to a novel situation.</w:t>
      </w:r>
    </w:p>
    <w:p w14:paraId="5A5A8DEB" w14:textId="77777777" w:rsidR="006B304D" w:rsidRDefault="00000000">
      <w:pPr>
        <w:pStyle w:val="Compact"/>
        <w:numPr>
          <w:ilvl w:val="0"/>
          <w:numId w:val="6"/>
        </w:numPr>
      </w:pPr>
      <w:r>
        <w:rPr>
          <w:b/>
          <w:bCs/>
        </w:rPr>
        <w:t>Ebers Q3</w:t>
      </w:r>
      <w:r>
        <w:t xml:space="preserve">: </w:t>
      </w:r>
      <w:r>
        <w:rPr>
          <w:i/>
          <w:iCs/>
        </w:rPr>
        <w:t>“How would Ebers characterize the emotional impact of natural beauty combined with a mentor’s persuasive words?”</w:t>
      </w:r>
      <w:r>
        <w:t xml:space="preserve"> Supermemory-alone returned discrete facts about nature, teachers, and loyalty and gave a generic “transformative” answer (score 1.17). With the specification added, the model recognized the specific pattern that beauty and mentor’s words function as </w:t>
      </w:r>
      <w:r>
        <w:rPr>
          <w:i/>
          <w:iCs/>
        </w:rPr>
        <w:t>a single formative mechanism</w:t>
      </w:r>
      <w:r>
        <w:t xml:space="preserve"> rather than two additive inputs, and scored 3.00 (Δ +1.83).</w:t>
      </w:r>
    </w:p>
    <w:p w14:paraId="5F035C1E" w14:textId="77777777" w:rsidR="006B304D" w:rsidRDefault="00000000">
      <w:pPr>
        <w:pStyle w:val="Compact"/>
        <w:numPr>
          <w:ilvl w:val="0"/>
          <w:numId w:val="6"/>
        </w:numPr>
      </w:pPr>
      <w:r>
        <w:rPr>
          <w:b/>
          <w:bCs/>
        </w:rPr>
        <w:t>Sunity Devee Q35</w:t>
      </w:r>
      <w:r>
        <w:t xml:space="preserve">: </w:t>
      </w:r>
      <w:r>
        <w:rPr>
          <w:i/>
          <w:iCs/>
        </w:rPr>
        <w:t>“What does she believe was the consequence of following official advice that conflicted with her own judgment regarding her son’s education?”</w:t>
      </w:r>
      <w:r>
        <w:t xml:space="preserve"> Supermemory-alone answered generically about negative consequences (score 2.33). The specification carried an explicit anchor (“spiritual integrity over social cost”) that let the model frame her recollection as self-accusation rather than as criticism of officials, and scored 4.33 (Δ +2.00).</w:t>
      </w:r>
    </w:p>
    <w:p w14:paraId="1EF1CC62" w14:textId="77777777" w:rsidR="006B304D" w:rsidRDefault="00000000">
      <w:pPr>
        <w:pStyle w:val="FirstParagraph"/>
      </w:pPr>
      <w:commentRangeStart w:id="78"/>
      <w:r>
        <w:t xml:space="preserve">The specification hurts on </w:t>
      </w:r>
      <w:r>
        <w:rPr>
          <w:b/>
          <w:bCs/>
        </w:rPr>
        <w:t>literal-recall questions</w:t>
      </w:r>
      <w:r>
        <w:t xml:space="preserve"> where a plain answer is available and spec-driven theorizing drifts past it, and on </w:t>
      </w:r>
      <w:r>
        <w:rPr>
          <w:b/>
          <w:bCs/>
        </w:rPr>
        <w:t>refusal-triggering questions</w:t>
      </w:r>
      <w:r>
        <w:t xml:space="preserve"> </w:t>
      </w:r>
      <w:commentRangeEnd w:id="78"/>
      <w:r w:rsidR="000E7342">
        <w:rPr>
          <w:rStyle w:val="CommentReference"/>
          <w:sz w:val="22"/>
          <w:szCs w:val="22"/>
        </w:rPr>
        <w:commentReference w:id="78"/>
      </w:r>
      <w:r>
        <w:t>where the specification’s epistemic-integrity axioms (honesty, dignity, and epistemic caution clauses, present in 11 of 13 global specs) produce epistemically-honest refusals that the content-match rubric scores as off-base.</w:t>
      </w:r>
    </w:p>
    <w:p w14:paraId="3D3A8B24" w14:textId="77777777" w:rsidR="006B304D" w:rsidRDefault="00000000">
      <w:pPr>
        <w:pStyle w:val="Compact"/>
        <w:numPr>
          <w:ilvl w:val="0"/>
          <w:numId w:val="7"/>
        </w:numPr>
      </w:pPr>
      <w:r>
        <w:rPr>
          <w:b/>
          <w:bCs/>
        </w:rPr>
        <w:t>Keckley Q21</w:t>
      </w:r>
      <w:r>
        <w:t xml:space="preserve">: </w:t>
      </w:r>
      <w:r>
        <w:rPr>
          <w:i/>
          <w:iCs/>
        </w:rPr>
        <w:t>“How does Elizabeth explain her decision not to visit her mother’s grave despite having the opportunity?”</w:t>
      </w:r>
      <w:r>
        <w:t xml:space="preserve"> Supermemory retrieval alone acknowledged the gap in the retrieved facts and speculated productively from what it had about Elizabeth’s relationship with her mother, scoring 3.83. With the specification added, the model invoked the spec’s documented-dignity axioms, declined to fabricate interior motive, and told the user it could not answer without the specific passage; score 1.50. The rubric treats an epistemically-honest refusal identically to an off-base guess.</w:t>
      </w:r>
    </w:p>
    <w:p w14:paraId="09F8BF1F" w14:textId="77777777" w:rsidR="006B304D" w:rsidRDefault="00000000">
      <w:pPr>
        <w:pStyle w:val="FirstParagraph"/>
      </w:pPr>
      <w:r>
        <w:t xml:space="preserve">We read this as an interaction between the specification and the rubric rather than as a clean specification defect or a clean benefit. The specification induced epistemically honest refusal on a question where the retrieved facts were insufficient to answer without fabrication: armed with the spec’s documented-dignity </w:t>
      </w:r>
      <w:r>
        <w:lastRenderedPageBreak/>
        <w:t>axioms, the response model chose not to invent interior motive it could not ground in evidence. Under a content-match rubric, that refusal scores identically to an off-base guess, which the current scoring cannot distinguish. Whether this is a specification-level problem, a benchmark-level limitation, or both depends on how one weights epistemic honesty against predictive coverage. A differentiated battery that separates interpretive prediction from literal recall and scores epistemic honesty as its own dimension would adjudicate the question directly, and is flagged as follow-up in §7.</w:t>
      </w:r>
    </w:p>
    <w:p w14:paraId="26C8AFFA" w14:textId="77777777" w:rsidR="006B304D" w:rsidRDefault="00000000">
      <w:pPr>
        <w:pStyle w:val="BodyText"/>
      </w:pPr>
      <w:r>
        <w:rPr>
          <w:b/>
          <w:bCs/>
        </w:rPr>
        <w:t>Robustness: the effect is not an artifact of Claude talking to Claude.</w:t>
      </w:r>
      <w:r>
        <w:t xml:space="preserve"> </w:t>
      </w:r>
      <w:r>
        <w:rPr>
          <w:b/>
          <w:bCs/>
        </w:rPr>
        <w:t>The specification’s effect direction holds when non-Anthropic models generate the test questions and non-Anthropic models read the specification.</w:t>
      </w:r>
      <w:r>
        <w:t xml:space="preserve"> </w:t>
      </w:r>
      <w:commentRangeStart w:id="79"/>
      <w:r>
        <w:t>On three subjects spanning the effect gradient, the spec direction reproduces in 5 of 6 (subject × response model) cells when Sonnet 4.6 or Gemini 2.5 Pro reads questions generated by GPT-5.4. The sixth cell (Zitkala-Sa × Gemini Pro)</w:t>
      </w:r>
      <w:commentRangeEnd w:id="79"/>
      <w:r w:rsidR="000E7342">
        <w:rPr>
          <w:rStyle w:val="CommentReference"/>
          <w:sz w:val="22"/>
          <w:szCs w:val="22"/>
        </w:rPr>
        <w:commentReference w:id="79"/>
      </w:r>
      <w:r>
        <w:t xml:space="preserve"> is approximately null, consistent with the gradient mechanism (Zitkala-Sa’s mid-baseline subject is also spec-null in the main study). The Tier 2 finding is reported as direction-only with panel-sensitivity ranges in </w:t>
      </w:r>
      <w:hyperlink w:anchor="sec-4-6-1">
        <w:r w:rsidR="006B304D">
          <w:rPr>
            <w:rStyle w:val="Hyperlink"/>
          </w:rPr>
          <w:t>§4.6.1</w:t>
        </w:r>
      </w:hyperlink>
      <w:r>
        <w:t>; the per-cell magnitudes carried in earlier drafts of that section are not reproducible under the verification audit and have been demoted to ranges. This still addresses within-Anthropic circularity, the concern that Anthropic-generated questions scored with Anthropic judges might favor Anthropic-produced specifications. LLM-as-judge circularity at the evaluation level remains a broader limitation of this study, flagged in §6.</w:t>
      </w:r>
    </w:p>
    <w:p w14:paraId="7C13C7A2" w14:textId="77777777" w:rsidR="006B304D" w:rsidRDefault="00000000">
      <w:pPr>
        <w:pStyle w:val="BodyText"/>
      </w:pPr>
      <w:commentRangeStart w:id="80"/>
      <w:r>
        <w:rPr>
          <w:b/>
          <w:bCs/>
        </w:rPr>
        <w:t>Exploratory note: Letta stateful-agent path.</w:t>
      </w:r>
      <w:r>
        <w:t xml:space="preserve"> </w:t>
      </w:r>
      <w:commentRangeEnd w:id="80"/>
      <w:r w:rsidR="000E7342">
        <w:rPr>
          <w:rStyle w:val="CommentReference"/>
          <w:sz w:val="22"/>
          <w:szCs w:val="22"/>
        </w:rPr>
        <w:commentReference w:id="80"/>
      </w:r>
      <w:r>
        <w:t xml:space="preserve">Letta is the one memory system whose architecture supports self-editing a persistent memory block during ingestion rather than retrieving from a store at query time. On a post-hoc N=3 exploration (Hamerton, Ebers, Babur; one Letta version; one response model, Claude Haiku), the self-edited block scored modestly higher than Base Layer’s compressed-brief variant at matched response model (5-judge primary: Hamerton 3.10 vs. 2.96; Ebers 2.76 vs. 1.72; Babur 2.42 vs. 1.88). We report this in </w:t>
      </w:r>
      <w:hyperlink w:anchor="sec-4-5">
        <w:r w:rsidR="006B304D">
          <w:rPr>
            <w:rStyle w:val="Hyperlink"/>
          </w:rPr>
          <w:t>§4.5</w:t>
        </w:r>
      </w:hyperlink>
      <w:r>
        <w:t xml:space="preserve"> as an informal case study, not as a headline finding, a replication, or a claim about the population of relevance. The Base Layer comparison artifact on that test is a compressed variant, not the full layered stack that </w:t>
      </w:r>
      <w:hyperlink w:anchor="sec-4-4">
        <w:r w:rsidR="006B304D">
          <w:rPr>
            <w:rStyle w:val="Hyperlink"/>
          </w:rPr>
          <w:t>§4.4</w:t>
        </w:r>
      </w:hyperlink>
      <w:r>
        <w:t xml:space="preserve">’s main results use; a full-stack rerun and a multi-subject replication are flagged in </w:t>
      </w:r>
      <w:hyperlink w:anchor="sec-7-5">
        <w:r w:rsidR="006B304D">
          <w:rPr>
            <w:rStyle w:val="Hyperlink"/>
          </w:rPr>
          <w:t>§7.5</w:t>
        </w:r>
      </w:hyperlink>
      <w:r>
        <w:t>.</w:t>
      </w:r>
    </w:p>
    <w:p w14:paraId="1DDE8C70" w14:textId="77777777" w:rsidR="006B304D" w:rsidRDefault="00000000">
      <w:pPr>
        <w:pStyle w:val="BodyText"/>
      </w:pPr>
      <w:commentRangeStart w:id="81"/>
      <w:r>
        <w:t>Letta’s memory block appears to grow roughly linearly with source corpus size: 22,472 characters (~5,600 tokens) at 25,231 words of source (Hamerton), 68,413 characters (~17,000 tokens) at 48,161 words (Ebers), and 335,349 characters (~84,000 tokens) at 222,742 words (Babur). At the largest corpus we tested, Letta’s API began rejecting ingestion requests after the block reached approximately 333,000 characters; the final block, after 22 consecutive failed ingestion attempts, measured 335,349 characters. We noted 25.4% verbatim sentence duplication as the block approached that ceiling. Base Layer’s compose step keeps the specification at 34,000-40,000 characters (~8,000-10,000 tokens) across the same range. For reference, 335,000 characters is roughly 67,000 words: less than a single short book, and substantially less than ten years of daily journaling or the full accumulated session history of a long-running personal AI assistant. The stateful-agent path encountered a structural compression ceiling on the largest corpus we tested; the Behavioral Specification’s compose step did not. The gap at matched conditions is content-driven, not refusal-driven: Letta’s larger block carries corpus-derived narrative the response model can cite, while the 7,000-token specification carries interpretive scaffolding only. We report this as a frontier question for stateful-agent memory architectures, not as a claim of superiority.</w:t>
      </w:r>
      <w:commentRangeEnd w:id="81"/>
      <w:r w:rsidR="000E7342">
        <w:rPr>
          <w:rStyle w:val="CommentReference"/>
          <w:sz w:val="22"/>
          <w:szCs w:val="22"/>
        </w:rPr>
        <w:commentReference w:id="81"/>
      </w:r>
    </w:p>
    <w:p w14:paraId="7DBE5E74" w14:textId="77777777" w:rsidR="006B304D" w:rsidRDefault="00000000">
      <w:pPr>
        <w:pStyle w:val="Heading3"/>
      </w:pPr>
      <w:bookmarkStart w:id="82" w:name="_Toc228182783"/>
      <w:bookmarkStart w:id="83" w:name="sec-1-4"/>
      <w:bookmarkEnd w:id="47"/>
      <w:r>
        <w:t xml:space="preserve">1.4 </w:t>
      </w:r>
      <w:commentRangeStart w:id="84"/>
      <w:r>
        <w:t>Why the gradient matters for real users</w:t>
      </w:r>
      <w:bookmarkEnd w:id="82"/>
      <w:commentRangeEnd w:id="84"/>
      <w:r w:rsidR="000E7342">
        <w:rPr>
          <w:rStyle w:val="CommentReference"/>
          <w:sz w:val="24"/>
          <w:szCs w:val="24"/>
        </w:rPr>
        <w:commentReference w:id="84"/>
      </w:r>
    </w:p>
    <w:p w14:paraId="0B3A8A12" w14:textId="77777777" w:rsidR="006B304D" w:rsidRDefault="00000000">
      <w:pPr>
        <w:pStyle w:val="FirstParagraph"/>
      </w:pPr>
      <w:r>
        <w:rPr>
          <w:b/>
          <w:bCs/>
        </w:rPr>
        <w:t>What the gradient means for people who use AI in the real world.</w:t>
      </w:r>
      <w:r>
        <w:t xml:space="preserve"> </w:t>
      </w:r>
      <w:r>
        <w:rPr>
          <w:b/>
          <w:bCs/>
        </w:rPr>
        <w:t>By structural extrapolation from the sample (not by direct measurement), real AI users are expected to sit at baselines lower than the historical subjects in this study, because their private reasoning is not in any training corpus.</w:t>
      </w:r>
      <w:r>
        <w:t xml:space="preserve"> Our 14 subjects are public-domain authors whose writing was preserved, digitized, and indexed into training corpora. In practice, they sit well above the pretraining representation of a typical living person. Even within this biased-up sample, the specification helped most where baseline was lowest: the 9 subjects </w:t>
      </w:r>
      <w:r>
        <w:lastRenderedPageBreak/>
        <w:t>below C5 ≤ 2.0 all improved, mean Δ_C4a = +0.89. Zitkala-Sa and Equiano are the two subjects where the specification did not help; both sit in the mid-baseline band where pretraining coverage is more substantial. Our lowest subject (Sunity Devee) scores 1.03, near the floor of the rubric, a score that indicates the model either refuses or produces an unrelated answer. The structural implication is the closest available proxy: the lowest-baseline historical figures we could test sit near the rubric floor, the specification is uniformly beneficial there, and a typical living user whose private decisions were never indexed is reasonably expected to land in the same band. The low-baseline historical slice is the closest available proxy for that population; direct living-user replication is required before deployment claims can be validated empirically rather than structurally.</w:t>
      </w:r>
    </w:p>
    <w:p w14:paraId="5FCF86D0" w14:textId="77777777" w:rsidR="006B304D" w:rsidRDefault="00000000">
      <w:pPr>
        <w:pStyle w:val="BodyText"/>
      </w:pPr>
      <w:commentRangeStart w:id="85"/>
      <w:r>
        <w:rPr>
          <w:b/>
          <w:bCs/>
        </w:rPr>
        <w:t>What we did not prove.</w:t>
      </w:r>
      <w:r>
        <w:t xml:space="preserve"> </w:t>
      </w:r>
      <w:r>
        <w:rPr>
          <w:b/>
          <w:bCs/>
        </w:rPr>
        <w:t>This is a structural extrapolation argument, not a multi-subject living-user replication.</w:t>
      </w:r>
      <w:r>
        <w:t xml:space="preserve"> </w:t>
      </w:r>
      <w:commentRangeEnd w:id="85"/>
      <w:r w:rsidR="000E7342">
        <w:rPr>
          <w:rStyle w:val="CommentReference"/>
          <w:sz w:val="22"/>
          <w:szCs w:val="22"/>
        </w:rPr>
        <w:commentReference w:id="85"/>
      </w:r>
      <w:r>
        <w:t xml:space="preserve">The paper’s deployment claim rests on the 9-subject low-baseline slice (C5 ≤ 2.0, 9 of 9 improved) combined with the structural observation that private reasoning is not in any training corpus. The extrapolation is strong because the lowest historical baselines already sit at or near the rubric floor and the specification is uniformly beneficial there, but it is not the same as direct measurement on living users. A multi-subject living-user replication (planned for §7 Future Work) is the single most important piece of follow-up work for this paper. Alternative testbeds that isolate reasoning structure without requiring private data are in scope, including U.S. Supreme Court opinions where documented decisions provide a public record of individual interpretive patterns that can be held out and predicted. One other boundary claim belongs here: every response in this study is generated by an LLM and every judge is an LLM, so class-level LLM circularity cannot be fully addressed by the cross-provider replication in </w:t>
      </w:r>
      <w:hyperlink w:anchor="sec-4-6">
        <w:r w:rsidR="006B304D">
          <w:rPr>
            <w:rStyle w:val="Hyperlink"/>
          </w:rPr>
          <w:t>§4.6</w:t>
        </w:r>
      </w:hyperlink>
      <w:r>
        <w:t xml:space="preserve">. We state this here because </w:t>
      </w:r>
      <w:hyperlink w:anchor="sec-1-3">
        <w:r w:rsidR="006B304D">
          <w:rPr>
            <w:rStyle w:val="Hyperlink"/>
          </w:rPr>
          <w:t>§1.3</w:t>
        </w:r>
      </w:hyperlink>
      <w:r>
        <w:t xml:space="preserve">’s claims rest on extrapolation past it, and </w:t>
      </w:r>
      <w:hyperlink w:anchor="sec-6-2">
        <w:r w:rsidR="006B304D">
          <w:rPr>
            <w:rStyle w:val="Hyperlink"/>
          </w:rPr>
          <w:t>§6.2</w:t>
        </w:r>
      </w:hyperlink>
      <w:r>
        <w:t xml:space="preserve"> develops the limitation in full.</w:t>
      </w:r>
    </w:p>
    <w:p w14:paraId="3773D532" w14:textId="77777777" w:rsidR="006B304D" w:rsidRDefault="00000000">
      <w:pPr>
        <w:pStyle w:val="BodyText"/>
      </w:pPr>
      <w:commentRangeStart w:id="86"/>
      <w:r>
        <w:rPr>
          <w:b/>
          <w:bCs/>
        </w:rPr>
        <w:t>What this implies for AI personalization infrastructure.</w:t>
      </w:r>
      <w:r>
        <w:t xml:space="preserve"> </w:t>
      </w:r>
      <w:r>
        <w:rPr>
          <w:b/>
          <w:bCs/>
        </w:rPr>
        <w:t>If nearly every real AI user is low-baseline, the gap cannot be closed by pretraining.</w:t>
      </w:r>
      <w:r>
        <w:t xml:space="preserve"> </w:t>
      </w:r>
      <w:commentRangeEnd w:id="86"/>
      <w:r w:rsidR="000E7342">
        <w:rPr>
          <w:rStyle w:val="CommentReference"/>
          <w:sz w:val="22"/>
          <w:szCs w:val="22"/>
        </w:rPr>
        <w:commentReference w:id="86"/>
      </w:r>
      <w:r>
        <w:t xml:space="preserve">Every major model is trained on the public record. The private record (a person’s reasoning, decision patterns, and interpretive lens) is not in any training corpus, and will not be in any training corpus, because that record does not exist in a form that can be trained on. The structural options are narrow. Either each user supplies their own representation to whatever AI system serves them, or personalization remains surface-level (style, voice, preference) without the interpretive substrate that makes an agent’s actions actually reflect the person. The Behavioral Specification is one implementation of the first option, not the only one. What we claim is that personalization infrastructure of this shape is what the next generation of human-AI interaction will require: user-held, portable, inspectable, traceable, representation-grade. </w:t>
      </w:r>
      <w:hyperlink w:anchor="sec-7-6">
        <w:r w:rsidR="006B304D">
          <w:rPr>
            <w:rStyle w:val="Hyperlink"/>
          </w:rPr>
          <w:t>§7.6</w:t>
        </w:r>
      </w:hyperlink>
      <w:r>
        <w:t xml:space="preserve"> develops the safety-alignment interactions this representation layer creates as a follow-up research direction.</w:t>
      </w:r>
    </w:p>
    <w:p w14:paraId="71C6ADC3" w14:textId="77777777" w:rsidR="006B304D" w:rsidRDefault="00000000">
      <w:r>
        <w:pict w14:anchorId="3A57961B">
          <v:rect id="_x0000_i1366" style="width:0;height:1.5pt" o:hralign="center" o:hrstd="t" o:hr="t"/>
        </w:pict>
      </w:r>
    </w:p>
    <w:p w14:paraId="6E05006E" w14:textId="77777777" w:rsidR="006B304D" w:rsidRDefault="00000000">
      <w:pPr>
        <w:pStyle w:val="Heading2"/>
      </w:pPr>
      <w:bookmarkStart w:id="87" w:name="_Toc228182784"/>
      <w:bookmarkStart w:id="88" w:name="prior-work-and-industry-benchmarks"/>
      <w:bookmarkEnd w:id="4"/>
      <w:bookmarkEnd w:id="83"/>
      <w:r>
        <w:t>2. Prior Work and Industry Benchmarks</w:t>
      </w:r>
      <w:bookmarkEnd w:id="87"/>
    </w:p>
    <w:p w14:paraId="50EE800F" w14:textId="77777777" w:rsidR="006B304D" w:rsidRDefault="00000000">
      <w:pPr>
        <w:pStyle w:val="FirstParagraph"/>
      </w:pPr>
      <w:r>
        <w:t xml:space="preserve">Memory systems today optimize for recall. Some efforts build </w:t>
      </w:r>
      <w:r>
        <w:rPr>
          <w:b/>
          <w:bCs/>
        </w:rPr>
        <w:t>neural-memory-analogue systems</w:t>
      </w:r>
      <w:r>
        <w:t xml:space="preserve"> (architectures that borrow from human memory engineering: episodic consolidation, working-memory slots, retrieval over embeddings), but their targets remain general rather than individual. A separate body of research, </w:t>
      </w:r>
      <w:commentRangeStart w:id="89"/>
      <w:r>
        <w:rPr>
          <w:b/>
          <w:bCs/>
        </w:rPr>
        <w:t>cognitive-representation research</w:t>
      </w:r>
      <w:commentRangeEnd w:id="89"/>
      <w:r w:rsidR="000E7342">
        <w:rPr>
          <w:rStyle w:val="CommentReference"/>
          <w:sz w:val="22"/>
          <w:szCs w:val="22"/>
        </w:rPr>
        <w:commentReference w:id="89"/>
      </w:r>
      <w:r>
        <w:t>,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68B3A247" w14:textId="77777777" w:rsidR="006B304D" w:rsidRDefault="00000000">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w:t>
      </w:r>
      <w:r>
        <w:lastRenderedPageBreak/>
        <w:t>rather than to a population aggregate. That kind of intentional individual-specificity, not “bias” in any pejorative sense but an explicit design target, is the missing thread in current AI memory and human-AI interaction research.</w:t>
      </w:r>
    </w:p>
    <w:p w14:paraId="4E656E09" w14:textId="77777777" w:rsidR="006B304D" w:rsidRDefault="00000000">
      <w:pPr>
        <w:pStyle w:val="Heading3"/>
      </w:pPr>
      <w:bookmarkStart w:id="90" w:name="_Toc228182785"/>
      <w:bookmarkStart w:id="91" w:name="sec-2-1"/>
      <w:r>
        <w:t>2.1 Memory systems for LLM agents</w:t>
      </w:r>
      <w:bookmarkEnd w:id="90"/>
    </w:p>
    <w:p w14:paraId="243B2CDB" w14:textId="77777777" w:rsidR="006B304D"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0D34A261" w14:textId="77777777" w:rsidR="006B304D" w:rsidRDefault="00000000">
      <w:pPr>
        <w:pStyle w:val="BodyText"/>
      </w:pPr>
      <w:r>
        <w:rPr>
          <w:b/>
          <w:bCs/>
        </w:rPr>
        <w:t>Table 2.1. Memory system comparison.</w:t>
      </w:r>
      <w:r>
        <w:t xml:space="preserve"> Verified against primary sources.</w:t>
      </w:r>
    </w:p>
    <w:tbl>
      <w:tblPr>
        <w:tblStyle w:val="Table"/>
        <w:tblW w:w="4944" w:type="pct"/>
        <w:tblInd w:w="108" w:type="dxa"/>
        <w:tblLayout w:type="fixed"/>
        <w:tblLook w:val="0020" w:firstRow="1" w:lastRow="0" w:firstColumn="0" w:lastColumn="0" w:noHBand="0" w:noVBand="0"/>
        <w:tblPrChange w:id="92" w:author="Aarik Gulaya" w:date="2026-04-27T13:09:00Z" w16du:dateUtc="2026-04-27T20:09:00Z">
          <w:tblPr>
            <w:tblStyle w:val="Table"/>
            <w:tblW w:w="5000" w:type="pct"/>
            <w:tblLayout w:type="fixed"/>
            <w:tblLook w:val="0020" w:firstRow="1" w:lastRow="0" w:firstColumn="0" w:lastColumn="0" w:noHBand="0" w:noVBand="0"/>
          </w:tblPr>
        </w:tblPrChange>
      </w:tblPr>
      <w:tblGrid>
        <w:gridCol w:w="1620"/>
        <w:gridCol w:w="2161"/>
        <w:gridCol w:w="1858"/>
        <w:gridCol w:w="1742"/>
        <w:gridCol w:w="2088"/>
        <w:tblGridChange w:id="93">
          <w:tblGrid>
            <w:gridCol w:w="108"/>
            <w:gridCol w:w="1620"/>
            <w:gridCol w:w="188"/>
            <w:gridCol w:w="1915"/>
            <w:gridCol w:w="58"/>
            <w:gridCol w:w="1857"/>
            <w:gridCol w:w="1"/>
            <w:gridCol w:w="1742"/>
            <w:gridCol w:w="172"/>
            <w:gridCol w:w="1915"/>
            <w:gridCol w:w="1"/>
          </w:tblGrid>
        </w:tblGridChange>
      </w:tblGrid>
      <w:tr w:rsidR="006B304D" w14:paraId="4789F6DC" w14:textId="77777777" w:rsidTr="00A73015">
        <w:trPr>
          <w:cnfStyle w:val="100000000000" w:firstRow="1" w:lastRow="0" w:firstColumn="0" w:lastColumn="0" w:oddVBand="0" w:evenVBand="0" w:oddHBand="0" w:evenHBand="0" w:firstRowFirstColumn="0" w:firstRowLastColumn="0" w:lastRowFirstColumn="0" w:lastRowLastColumn="0"/>
          <w:tblHeader/>
          <w:trPrChange w:id="94" w:author="Aarik Gulaya" w:date="2026-04-27T13:09:00Z" w16du:dateUtc="2026-04-27T20:09:00Z">
            <w:trPr>
              <w:gridAfter w:val="0"/>
              <w:tblHeader/>
            </w:trPr>
          </w:trPrChange>
        </w:trPr>
        <w:tc>
          <w:tcPr>
            <w:tcW w:w="1620" w:type="dxa"/>
            <w:tcPrChange w:id="95" w:author="Aarik Gulaya" w:date="2026-04-27T13:09:00Z" w16du:dateUtc="2026-04-27T20:09:00Z">
              <w:tcPr>
                <w:tcW w:w="1584" w:type="dxa"/>
                <w:gridSpan w:val="3"/>
              </w:tcPr>
            </w:tcPrChange>
          </w:tcPr>
          <w:p w14:paraId="37462E64"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Provider</w:t>
            </w:r>
          </w:p>
        </w:tc>
        <w:tc>
          <w:tcPr>
            <w:tcW w:w="2161" w:type="dxa"/>
            <w:tcPrChange w:id="96" w:author="Aarik Gulaya" w:date="2026-04-27T13:09:00Z" w16du:dateUtc="2026-04-27T20:09:00Z">
              <w:tcPr>
                <w:tcW w:w="1584" w:type="dxa"/>
              </w:tcPr>
            </w:tcPrChange>
          </w:tcPr>
          <w:p w14:paraId="1A6E934A" w14:textId="2C9C0D38" w:rsidR="006B304D" w:rsidRDefault="00000000">
            <w:pPr>
              <w:pStyle w:val="Compact"/>
              <w:cnfStyle w:val="100000000000" w:firstRow="1" w:lastRow="0" w:firstColumn="0" w:lastColumn="0" w:oddVBand="0" w:evenVBand="0" w:oddHBand="0" w:evenHBand="0" w:firstRowFirstColumn="0" w:firstRowLastColumn="0" w:lastRowFirstColumn="0" w:lastRowLastColumn="0"/>
            </w:pPr>
            <w:r>
              <w:t>Core architecture</w:t>
            </w:r>
          </w:p>
        </w:tc>
        <w:tc>
          <w:tcPr>
            <w:tcW w:w="1858" w:type="dxa"/>
            <w:tcPrChange w:id="97" w:author="Aarik Gulaya" w:date="2026-04-27T13:09:00Z" w16du:dateUtc="2026-04-27T20:09:00Z">
              <w:tcPr>
                <w:tcW w:w="1584" w:type="dxa"/>
                <w:gridSpan w:val="2"/>
              </w:tcPr>
            </w:tcPrChange>
          </w:tcPr>
          <w:p w14:paraId="1F153302"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Retrieval method</w:t>
            </w:r>
          </w:p>
        </w:tc>
        <w:tc>
          <w:tcPr>
            <w:tcW w:w="1742" w:type="dxa"/>
            <w:tcPrChange w:id="98" w:author="Aarik Gulaya" w:date="2026-04-27T13:09:00Z" w16du:dateUtc="2026-04-27T20:09:00Z">
              <w:tcPr>
                <w:tcW w:w="1584" w:type="dxa"/>
                <w:gridSpan w:val="3"/>
              </w:tcPr>
            </w:tcPrChange>
          </w:tcPr>
          <w:p w14:paraId="0B52A541"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Memory types</w:t>
            </w:r>
          </w:p>
        </w:tc>
        <w:tc>
          <w:tcPr>
            <w:tcW w:w="2088" w:type="dxa"/>
            <w:tcPrChange w:id="99" w:author="Aarik Gulaya" w:date="2026-04-27T13:09:00Z" w16du:dateUtc="2026-04-27T20:09:00Z">
              <w:tcPr>
                <w:tcW w:w="1584" w:type="dxa"/>
              </w:tcPr>
            </w:tcPrChange>
          </w:tcPr>
          <w:p w14:paraId="7C9A53B3"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Published recall score</w:t>
            </w:r>
          </w:p>
        </w:tc>
      </w:tr>
      <w:tr w:rsidR="006B304D" w14:paraId="366A26DF" w14:textId="77777777" w:rsidTr="00A73015">
        <w:trPr>
          <w:trPrChange w:id="100" w:author="Aarik Gulaya" w:date="2026-04-27T13:09:00Z" w16du:dateUtc="2026-04-27T20:09:00Z">
            <w:trPr>
              <w:gridAfter w:val="0"/>
            </w:trPr>
          </w:trPrChange>
        </w:trPr>
        <w:tc>
          <w:tcPr>
            <w:tcW w:w="1620" w:type="dxa"/>
            <w:tcPrChange w:id="101" w:author="Aarik Gulaya" w:date="2026-04-27T13:09:00Z" w16du:dateUtc="2026-04-27T20:09:00Z">
              <w:tcPr>
                <w:tcW w:w="1584" w:type="dxa"/>
                <w:gridSpan w:val="3"/>
              </w:tcPr>
            </w:tcPrChange>
          </w:tcPr>
          <w:p w14:paraId="12D02114" w14:textId="77777777" w:rsidR="006B304D" w:rsidRDefault="00000000">
            <w:pPr>
              <w:pStyle w:val="Compact"/>
            </w:pPr>
            <w:r>
              <w:rPr>
                <w:b/>
                <w:bCs/>
              </w:rPr>
              <w:t>Mem0</w:t>
            </w:r>
          </w:p>
        </w:tc>
        <w:tc>
          <w:tcPr>
            <w:tcW w:w="2161" w:type="dxa"/>
            <w:tcPrChange w:id="102" w:author="Aarik Gulaya" w:date="2026-04-27T13:09:00Z" w16du:dateUtc="2026-04-27T20:09:00Z">
              <w:tcPr>
                <w:tcW w:w="1584" w:type="dxa"/>
              </w:tcPr>
            </w:tcPrChange>
          </w:tcPr>
          <w:p w14:paraId="5591B6DC" w14:textId="77777777" w:rsidR="006B304D" w:rsidRDefault="00000000">
            <w:pPr>
              <w:pStyle w:val="Compact"/>
            </w:pPr>
            <w:r>
              <w:t>Extract → consolidate → retrieve pipeline; Mem0g graph variant adds a directed labeled knowledge graph alongside the vector store</w:t>
            </w:r>
          </w:p>
        </w:tc>
        <w:tc>
          <w:tcPr>
            <w:tcW w:w="1858" w:type="dxa"/>
            <w:tcPrChange w:id="103" w:author="Aarik Gulaya" w:date="2026-04-27T13:09:00Z" w16du:dateUtc="2026-04-27T20:09:00Z">
              <w:tcPr>
                <w:tcW w:w="1584" w:type="dxa"/>
                <w:gridSpan w:val="2"/>
              </w:tcPr>
            </w:tcPrChange>
          </w:tcPr>
          <w:p w14:paraId="5220F169" w14:textId="77777777" w:rsidR="006B304D" w:rsidRDefault="00000000">
            <w:pPr>
              <w:pStyle w:val="Compact"/>
            </w:pPr>
            <w:r>
              <w:t>Hybrid: semantic + keyword + entity</w:t>
            </w:r>
          </w:p>
        </w:tc>
        <w:tc>
          <w:tcPr>
            <w:tcW w:w="1742" w:type="dxa"/>
            <w:tcPrChange w:id="104" w:author="Aarik Gulaya" w:date="2026-04-27T13:09:00Z" w16du:dateUtc="2026-04-27T20:09:00Z">
              <w:tcPr>
                <w:tcW w:w="1584" w:type="dxa"/>
                <w:gridSpan w:val="3"/>
              </w:tcPr>
            </w:tcPrChange>
          </w:tcPr>
          <w:p w14:paraId="54DA1AAA" w14:textId="77777777" w:rsidR="006B304D" w:rsidRDefault="00000000">
            <w:pPr>
              <w:pStyle w:val="Compact"/>
            </w:pPr>
            <w:r>
              <w:t>Conversation, session, user, organizational</w:t>
            </w:r>
          </w:p>
        </w:tc>
        <w:tc>
          <w:tcPr>
            <w:tcW w:w="2088" w:type="dxa"/>
            <w:tcPrChange w:id="105" w:author="Aarik Gulaya" w:date="2026-04-27T13:09:00Z" w16du:dateUtc="2026-04-27T20:09:00Z">
              <w:tcPr>
                <w:tcW w:w="1584" w:type="dxa"/>
              </w:tcPr>
            </w:tcPrChange>
          </w:tcPr>
          <w:p w14:paraId="4E3DDD93" w14:textId="77777777" w:rsidR="006B304D" w:rsidRDefault="00000000">
            <w:pPr>
              <w:pStyle w:val="Compact"/>
            </w:pPr>
            <w:r>
              <w:t xml:space="preserve">Current algorithm: </w:t>
            </w:r>
            <w:commentRangeStart w:id="106"/>
            <w:r>
              <w:t xml:space="preserve">91.6 LOCOMO, 93.4 LongMemEval </w:t>
            </w:r>
            <w:commentRangeEnd w:id="106"/>
            <w:r w:rsidR="000E7342">
              <w:rPr>
                <w:rStyle w:val="CommentReference"/>
                <w:sz w:val="22"/>
                <w:szCs w:val="22"/>
              </w:rPr>
              <w:commentReference w:id="106"/>
            </w:r>
            <w:r>
              <w:t xml:space="preserve">(vendor-reported; evaluation harness open-sourced at </w:t>
            </w:r>
            <w:r>
              <w:rPr>
                <w:rStyle w:val="VerbatimChar"/>
              </w:rPr>
              <w:t>github.com/mem0ai/memory-benchmarks</w:t>
            </w:r>
            <w:r>
              <w:t xml:space="preserve">). Peer-reviewable paper (Chhikara et </w:t>
            </w:r>
            <w:commentRangeStart w:id="107"/>
            <w:r>
              <w:t>al., arXiv:2504.19413) reports 68.44 LOCOMO for the Mem0g variant with GPT-4o-mini</w:t>
            </w:r>
            <w:commentRangeEnd w:id="107"/>
            <w:r w:rsidR="000E7342">
              <w:rPr>
                <w:rStyle w:val="CommentReference"/>
                <w:sz w:val="22"/>
                <w:szCs w:val="22"/>
              </w:rPr>
              <w:commentReference w:id="107"/>
            </w:r>
            <w:r>
              <w:t>.</w:t>
            </w:r>
          </w:p>
        </w:tc>
      </w:tr>
      <w:tr w:rsidR="006B304D" w14:paraId="76198117" w14:textId="77777777" w:rsidTr="00A73015">
        <w:trPr>
          <w:trPrChange w:id="108" w:author="Aarik Gulaya" w:date="2026-04-27T13:09:00Z" w16du:dateUtc="2026-04-27T20:09:00Z">
            <w:trPr>
              <w:gridAfter w:val="0"/>
            </w:trPr>
          </w:trPrChange>
        </w:trPr>
        <w:tc>
          <w:tcPr>
            <w:tcW w:w="1620" w:type="dxa"/>
            <w:tcPrChange w:id="109" w:author="Aarik Gulaya" w:date="2026-04-27T13:09:00Z" w16du:dateUtc="2026-04-27T20:09:00Z">
              <w:tcPr>
                <w:tcW w:w="1584" w:type="dxa"/>
                <w:gridSpan w:val="3"/>
              </w:tcPr>
            </w:tcPrChange>
          </w:tcPr>
          <w:p w14:paraId="21620404" w14:textId="77777777" w:rsidR="006B304D" w:rsidRDefault="00000000">
            <w:pPr>
              <w:pStyle w:val="Compact"/>
            </w:pPr>
            <w:r>
              <w:rPr>
                <w:b/>
                <w:bCs/>
              </w:rPr>
              <w:t>Letta / MemGPT</w:t>
            </w:r>
          </w:p>
        </w:tc>
        <w:tc>
          <w:tcPr>
            <w:tcW w:w="2161" w:type="dxa"/>
            <w:tcPrChange w:id="110" w:author="Aarik Gulaya" w:date="2026-04-27T13:09:00Z" w16du:dateUtc="2026-04-27T20:09:00Z">
              <w:tcPr>
                <w:tcW w:w="1584" w:type="dxa"/>
              </w:tcPr>
            </w:tcPrChange>
          </w:tcPr>
          <w:p w14:paraId="4840E079" w14:textId="77777777" w:rsidR="006B304D" w:rsidRDefault="00000000">
            <w:pPr>
              <w:pStyle w:val="Compact"/>
            </w:pPr>
            <w:r>
              <w:t>LLM-as-operating-system; virtual context management with main context plus external context</w:t>
            </w:r>
          </w:p>
        </w:tc>
        <w:tc>
          <w:tcPr>
            <w:tcW w:w="1858" w:type="dxa"/>
            <w:tcPrChange w:id="111" w:author="Aarik Gulaya" w:date="2026-04-27T13:09:00Z" w16du:dateUtc="2026-04-27T20:09:00Z">
              <w:tcPr>
                <w:tcW w:w="1584" w:type="dxa"/>
                <w:gridSpan w:val="2"/>
              </w:tcPr>
            </w:tcPrChange>
          </w:tcPr>
          <w:p w14:paraId="7BF065AF" w14:textId="77777777" w:rsidR="006B304D" w:rsidRDefault="00000000">
            <w:pPr>
              <w:pStyle w:val="Compact"/>
            </w:pPr>
            <w:r>
              <w:t xml:space="preserve">Archival via </w:t>
            </w:r>
            <w:commentRangeStart w:id="112"/>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commentRangeEnd w:id="112"/>
            <w:r w:rsidR="000E7342">
              <w:rPr>
                <w:rStyle w:val="CommentReference"/>
                <w:sz w:val="22"/>
                <w:szCs w:val="22"/>
              </w:rPr>
              <w:commentReference w:id="112"/>
            </w:r>
          </w:p>
        </w:tc>
        <w:tc>
          <w:tcPr>
            <w:tcW w:w="1742" w:type="dxa"/>
            <w:tcPrChange w:id="113" w:author="Aarik Gulaya" w:date="2026-04-27T13:09:00Z" w16du:dateUtc="2026-04-27T20:09:00Z">
              <w:tcPr>
                <w:tcW w:w="1584" w:type="dxa"/>
                <w:gridSpan w:val="3"/>
              </w:tcPr>
            </w:tcPrChange>
          </w:tcPr>
          <w:p w14:paraId="5079E1B6" w14:textId="77777777" w:rsidR="006B304D"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2088" w:type="dxa"/>
            <w:tcPrChange w:id="114" w:author="Aarik Gulaya" w:date="2026-04-27T13:09:00Z" w16du:dateUtc="2026-04-27T20:09:00Z">
              <w:tcPr>
                <w:tcW w:w="1584" w:type="dxa"/>
              </w:tcPr>
            </w:tcPrChange>
          </w:tcPr>
          <w:p w14:paraId="6ED4D5C3" w14:textId="77777777" w:rsidR="006B304D" w:rsidRDefault="00000000">
            <w:pPr>
              <w:pStyle w:val="Compact"/>
            </w:pPr>
            <w:r>
              <w:t>74.0% on LOCOMO with GPT-4o-mini (</w:t>
            </w:r>
            <w:commentRangeStart w:id="115"/>
            <w:r>
              <w:t>Letta blog, 2025-08-12)</w:t>
            </w:r>
            <w:commentRangeEnd w:id="115"/>
            <w:r w:rsidR="000E7342">
              <w:rPr>
                <w:rStyle w:val="CommentReference"/>
                <w:sz w:val="22"/>
                <w:szCs w:val="22"/>
              </w:rPr>
              <w:commentReference w:id="115"/>
            </w:r>
          </w:p>
        </w:tc>
      </w:tr>
      <w:tr w:rsidR="006B304D" w14:paraId="4AA26D11" w14:textId="77777777" w:rsidTr="00A73015">
        <w:trPr>
          <w:trPrChange w:id="116" w:author="Aarik Gulaya" w:date="2026-04-27T13:09:00Z" w16du:dateUtc="2026-04-27T20:09:00Z">
            <w:trPr>
              <w:gridAfter w:val="0"/>
            </w:trPr>
          </w:trPrChange>
        </w:trPr>
        <w:tc>
          <w:tcPr>
            <w:tcW w:w="1620" w:type="dxa"/>
            <w:tcPrChange w:id="117" w:author="Aarik Gulaya" w:date="2026-04-27T13:09:00Z" w16du:dateUtc="2026-04-27T20:09:00Z">
              <w:tcPr>
                <w:tcW w:w="1584" w:type="dxa"/>
                <w:gridSpan w:val="3"/>
              </w:tcPr>
            </w:tcPrChange>
          </w:tcPr>
          <w:p w14:paraId="4B7A34E2" w14:textId="33795B4C" w:rsidR="006B304D" w:rsidRDefault="00000000">
            <w:pPr>
              <w:pStyle w:val="Compact"/>
            </w:pPr>
            <w:r>
              <w:rPr>
                <w:b/>
                <w:bCs/>
              </w:rPr>
              <w:t>Supermemory</w:t>
            </w:r>
          </w:p>
        </w:tc>
        <w:tc>
          <w:tcPr>
            <w:tcW w:w="2161" w:type="dxa"/>
            <w:tcPrChange w:id="118" w:author="Aarik Gulaya" w:date="2026-04-27T13:09:00Z" w16du:dateUtc="2026-04-27T20:09:00Z">
              <w:tcPr>
                <w:tcW w:w="1584" w:type="dxa"/>
              </w:tcPr>
            </w:tcPrChange>
          </w:tcPr>
          <w:p w14:paraId="2A4BA0BD" w14:textId="77777777" w:rsidR="006B304D" w:rsidRDefault="00000000">
            <w:pPr>
              <w:pStyle w:val="Compact"/>
            </w:pPr>
            <w:r>
              <w:t>Five-component architecture: chunk-based ingestion, relational versioning, temporal grounding, hybrid search, session-based ingestion</w:t>
            </w:r>
          </w:p>
        </w:tc>
        <w:tc>
          <w:tcPr>
            <w:tcW w:w="1858" w:type="dxa"/>
            <w:tcPrChange w:id="119" w:author="Aarik Gulaya" w:date="2026-04-27T13:09:00Z" w16du:dateUtc="2026-04-27T20:09:00Z">
              <w:tcPr>
                <w:tcW w:w="1584" w:type="dxa"/>
                <w:gridSpan w:val="2"/>
              </w:tcPr>
            </w:tcPrChange>
          </w:tcPr>
          <w:p w14:paraId="326235F2" w14:textId="77777777" w:rsidR="006B304D" w:rsidRDefault="00000000">
            <w:pPr>
              <w:pStyle w:val="Compact"/>
            </w:pPr>
            <w:r>
              <w:t>Hybrid with reranking and query rewriting; source chunks injected at retrieval</w:t>
            </w:r>
          </w:p>
        </w:tc>
        <w:tc>
          <w:tcPr>
            <w:tcW w:w="1742" w:type="dxa"/>
            <w:tcPrChange w:id="120" w:author="Aarik Gulaya" w:date="2026-04-27T13:09:00Z" w16du:dateUtc="2026-04-27T20:09:00Z">
              <w:tcPr>
                <w:tcW w:w="1584" w:type="dxa"/>
                <w:gridSpan w:val="3"/>
              </w:tcPr>
            </w:tcPrChange>
          </w:tcPr>
          <w:p w14:paraId="7CBC6318" w14:textId="77777777" w:rsidR="006B304D" w:rsidRDefault="00000000">
            <w:pPr>
              <w:pStyle w:val="Compact"/>
            </w:pPr>
            <w:r>
              <w:t>Contextual memories, relational versions, session data</w:t>
            </w:r>
          </w:p>
        </w:tc>
        <w:tc>
          <w:tcPr>
            <w:tcW w:w="2088" w:type="dxa"/>
            <w:tcPrChange w:id="121" w:author="Aarik Gulaya" w:date="2026-04-27T13:09:00Z" w16du:dateUtc="2026-04-27T20:09:00Z">
              <w:tcPr>
                <w:tcW w:w="1584" w:type="dxa"/>
              </w:tcPr>
            </w:tcPrChange>
          </w:tcPr>
          <w:p w14:paraId="62329C48" w14:textId="77777777" w:rsidR="006B304D" w:rsidRDefault="00000000">
            <w:pPr>
              <w:pStyle w:val="Compact"/>
            </w:pPr>
            <w:r>
              <w:t>81.6% / 84.6% / 85.2% on LongMemEval_s with GPT-4o / GPT-5 / Gemini-3-Pro (self-reported)</w:t>
            </w:r>
          </w:p>
        </w:tc>
      </w:tr>
      <w:tr w:rsidR="006B304D" w14:paraId="259D23F3" w14:textId="77777777" w:rsidTr="00A73015">
        <w:trPr>
          <w:trPrChange w:id="122" w:author="Aarik Gulaya" w:date="2026-04-27T13:09:00Z" w16du:dateUtc="2026-04-27T20:09:00Z">
            <w:trPr>
              <w:gridAfter w:val="0"/>
            </w:trPr>
          </w:trPrChange>
        </w:trPr>
        <w:tc>
          <w:tcPr>
            <w:tcW w:w="1620" w:type="dxa"/>
            <w:tcPrChange w:id="123" w:author="Aarik Gulaya" w:date="2026-04-27T13:09:00Z" w16du:dateUtc="2026-04-27T20:09:00Z">
              <w:tcPr>
                <w:tcW w:w="1584" w:type="dxa"/>
                <w:gridSpan w:val="3"/>
              </w:tcPr>
            </w:tcPrChange>
          </w:tcPr>
          <w:p w14:paraId="543F0921" w14:textId="77777777" w:rsidR="006B304D" w:rsidRDefault="00000000">
            <w:pPr>
              <w:pStyle w:val="Compact"/>
            </w:pPr>
            <w:r>
              <w:rPr>
                <w:b/>
                <w:bCs/>
              </w:rPr>
              <w:lastRenderedPageBreak/>
              <w:t>Zep</w:t>
            </w:r>
          </w:p>
        </w:tc>
        <w:tc>
          <w:tcPr>
            <w:tcW w:w="2161" w:type="dxa"/>
            <w:tcPrChange w:id="124" w:author="Aarik Gulaya" w:date="2026-04-27T13:09:00Z" w16du:dateUtc="2026-04-27T20:09:00Z">
              <w:tcPr>
                <w:tcW w:w="1584" w:type="dxa"/>
              </w:tcPr>
            </w:tcPrChange>
          </w:tcPr>
          <w:p w14:paraId="114E1CAB" w14:textId="77777777" w:rsidR="006B304D" w:rsidRDefault="00000000">
            <w:pPr>
              <w:pStyle w:val="Compact"/>
            </w:pPr>
            <w:r>
              <w:t>Built on Graphiti (Apache 2.0, open source). Bi-temporal knowledge graph</w:t>
            </w:r>
          </w:p>
        </w:tc>
        <w:tc>
          <w:tcPr>
            <w:tcW w:w="1858" w:type="dxa"/>
            <w:tcPrChange w:id="125" w:author="Aarik Gulaya" w:date="2026-04-27T13:09:00Z" w16du:dateUtc="2026-04-27T20:09:00Z">
              <w:tcPr>
                <w:tcW w:w="1584" w:type="dxa"/>
                <w:gridSpan w:val="2"/>
              </w:tcPr>
            </w:tcPrChange>
          </w:tcPr>
          <w:p w14:paraId="7CAE9240" w14:textId="77777777" w:rsidR="006B304D" w:rsidRDefault="00000000">
            <w:pPr>
              <w:pStyle w:val="Compact"/>
            </w:pPr>
            <w:r>
              <w:t>Hybrid: semantic + BM25 + graph traversal</w:t>
            </w:r>
          </w:p>
        </w:tc>
        <w:tc>
          <w:tcPr>
            <w:tcW w:w="1742" w:type="dxa"/>
            <w:tcPrChange w:id="126" w:author="Aarik Gulaya" w:date="2026-04-27T13:09:00Z" w16du:dateUtc="2026-04-27T20:09:00Z">
              <w:tcPr>
                <w:tcW w:w="1584" w:type="dxa"/>
                <w:gridSpan w:val="3"/>
              </w:tcPr>
            </w:tcPrChange>
          </w:tcPr>
          <w:p w14:paraId="502DA20D" w14:textId="77777777" w:rsidR="006B304D" w:rsidRDefault="00000000">
            <w:pPr>
              <w:pStyle w:val="Compact"/>
            </w:pPr>
            <w:r>
              <w:t>Episodes (ground-truth source), Entities, Facts-as-triplets with temporal validity windows</w:t>
            </w:r>
          </w:p>
        </w:tc>
        <w:tc>
          <w:tcPr>
            <w:tcW w:w="2088" w:type="dxa"/>
            <w:tcPrChange w:id="127" w:author="Aarik Gulaya" w:date="2026-04-27T13:09:00Z" w16du:dateUtc="2026-04-27T20:09:00Z">
              <w:tcPr>
                <w:tcW w:w="1584" w:type="dxa"/>
              </w:tcPr>
            </w:tcPrChange>
          </w:tcPr>
          <w:p w14:paraId="01AEAFDB" w14:textId="77777777" w:rsidR="006B304D" w:rsidRDefault="00000000">
            <w:pPr>
              <w:pStyle w:val="Compact"/>
            </w:pPr>
            <w:r>
              <w:t xml:space="preserve">71.2% on LongMemEval with GPT-4o </w:t>
            </w:r>
            <w:commentRangeStart w:id="128"/>
            <w:r>
              <w:t>(Rasmussen et al., arXiv:2501.13956)</w:t>
            </w:r>
            <w:commentRangeEnd w:id="128"/>
            <w:r w:rsidR="000E7342">
              <w:rPr>
                <w:rStyle w:val="CommentReference"/>
                <w:sz w:val="22"/>
                <w:szCs w:val="22"/>
              </w:rPr>
              <w:commentReference w:id="128"/>
            </w:r>
          </w:p>
        </w:tc>
      </w:tr>
    </w:tbl>
    <w:p w14:paraId="1878EE62" w14:textId="77777777" w:rsidR="006B304D" w:rsidRDefault="00000000">
      <w:pPr>
        <w:pStyle w:val="BodyText"/>
      </w:pPr>
      <w:r>
        <w:rPr>
          <w:b/>
          <w:bCs/>
        </w:rPr>
        <w:t>Architectural distinction worth surfacing.</w:t>
      </w:r>
      <w:r>
        <w:t xml:space="preserve"> Of the four systems, Letta (Packer et al., 2023, arXiv:2310.08560) is the only one whose core architecture treats memory as something an agent </w:t>
      </w:r>
      <w:r>
        <w:rPr>
          <w:i/>
          <w:iCs/>
        </w:rPr>
        <w:t>synthesizes</w:t>
      </w:r>
      <w:r>
        <w:t xml:space="preserve"> during conversation rather than </w:t>
      </w:r>
      <w:r>
        <w:rPr>
          <w:i/>
          <w:iCs/>
        </w:rPr>
        <w:t>stores</w:t>
      </w:r>
      <w:r>
        <w:t xml:space="preserve"> for later retrieval. The agent’s main context holds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External context includes archival memory (semantically searchable) and recall memory (prior conversation history). This stateful-agent design is examined separately as a post-hoc case study in </w:t>
      </w:r>
      <w:hyperlink w:anchor="sec-4-5">
        <w:r w:rsidR="006B304D">
          <w:rPr>
            <w:rStyle w:val="Hyperlink"/>
          </w:rPr>
          <w:t>§4.5</w:t>
        </w:r>
      </w:hyperlink>
      <w:r>
        <w:t xml:space="preserve"> (full case study in Appendix F), distinct from the archival-retrieval path Letta exposes for the main-study conditions. The other three systems (Mem0, Supermemory, Zep) follow extract-and-retrieve patterns characterized in Table 2.1; their per-vendor research pages and the Mem0 / Zep / Supermemory papers cited above hold the architectural details that did not carry into the body here.</w:t>
      </w:r>
    </w:p>
    <w:p w14:paraId="725DEC8E" w14:textId="77777777" w:rsidR="006B304D" w:rsidRDefault="00000000">
      <w:pPr>
        <w:pStyle w:val="BodyText"/>
      </w:pPr>
      <w:r>
        <w:rPr>
          <w:b/>
          <w:bCs/>
        </w:rPr>
        <w:t>A note on benchmark scores in this field.</w:t>
      </w:r>
      <w:r>
        <w:t xml:space="preserve"> 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additive layer regardless of where each memory system lands on recall.</w:t>
      </w:r>
    </w:p>
    <w:p w14:paraId="18490451" w14:textId="77777777" w:rsidR="006B304D" w:rsidRDefault="00000000">
      <w:pPr>
        <w:pStyle w:val="BodyText"/>
      </w:pP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 </w:t>
      </w:r>
      <w:commentRangeStart w:id="129"/>
      <w:r>
        <w:t xml:space="preserve">This is not a criticism of their architectures; it is a different problem. </w:t>
      </w:r>
      <w:commentRangeEnd w:id="129"/>
      <w:r w:rsidR="000E7342">
        <w:rPr>
          <w:rStyle w:val="CommentReference"/>
          <w:sz w:val="22"/>
          <w:szCs w:val="22"/>
        </w:rPr>
        <w:commentReference w:id="129"/>
      </w:r>
      <w:r>
        <w:t xml:space="preserve">The Behavioral Specification targets the interpretive layer that sits above retrieval, which three of the four do not model at all, and which the fourth (Letta) models implicitly through agent-initiated memory editing that our main study configuration did not exercise (see </w:t>
      </w:r>
      <w:hyperlink w:anchor="sec-4-3">
        <w:r w:rsidR="006B304D">
          <w:rPr>
            <w:rStyle w:val="Hyperlink"/>
          </w:rPr>
          <w:t>§4.3</w:t>
        </w:r>
      </w:hyperlink>
      <w:r>
        <w:t xml:space="preserve"> and </w:t>
      </w:r>
      <w:hyperlink w:anchor="sec-4-5">
        <w:r w:rsidR="006B304D">
          <w:rPr>
            <w:rStyle w:val="Hyperlink"/>
          </w:rPr>
          <w:t>§4.5</w:t>
        </w:r>
      </w:hyperlink>
      <w:r>
        <w:t>).</w:t>
      </w:r>
    </w:p>
    <w:p w14:paraId="44374D4D" w14:textId="77777777" w:rsidR="006B304D" w:rsidRDefault="00000000">
      <w:pPr>
        <w:pStyle w:val="Heading3"/>
      </w:pPr>
      <w:bookmarkStart w:id="130" w:name="_Toc228182786"/>
      <w:bookmarkStart w:id="131" w:name="sec-2-2"/>
      <w:bookmarkEnd w:id="91"/>
      <w:r>
        <w:t>2.2 Traceability</w:t>
      </w:r>
      <w:bookmarkEnd w:id="130"/>
    </w:p>
    <w:p w14:paraId="189D4D74" w14:textId="77777777" w:rsidR="006B304D" w:rsidRDefault="00000000">
      <w:pPr>
        <w:pStyle w:val="FirstParagraph"/>
      </w:pPr>
      <w:r>
        <w:rPr>
          <w:b/>
          <w:bCs/>
        </w:rPr>
        <w:t>Traceability is not a feature of the Behavioral Specification. It is a necessity.</w:t>
      </w:r>
      <w:r>
        <w:t xml:space="preserve"> A system that represents how a person reasons must be auditable by that person, or the representation is a black box they cannot </w:t>
      </w:r>
      <w:r>
        <w:lastRenderedPageBreak/>
        <w:t>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w:t>
      </w:r>
      <w:commentRangeStart w:id="132"/>
      <w:r>
        <w:t xml:space="preserve"> Letta focuses on agent state rather than audit trails.</w:t>
      </w:r>
      <w:commentRangeEnd w:id="132"/>
      <w:r w:rsidR="000E7342">
        <w:rPr>
          <w:rStyle w:val="CommentReference"/>
          <w:sz w:val="22"/>
          <w:szCs w:val="22"/>
        </w:rPr>
        <w:commentReference w:id="132"/>
      </w:r>
    </w:p>
    <w:p w14:paraId="65B123BF" w14:textId="77777777" w:rsidR="006B304D" w:rsidRDefault="00000000">
      <w:pPr>
        <w:pStyle w:val="BodyText"/>
      </w:pPr>
      <w:r>
        <w:t>Fact-level traceability answers where a retrieved claim came from. That is necessary but not sufficient for a representation of how a person reasons. 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57B53099" w14:textId="77777777" w:rsidR="006B304D"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5D165218" w14:textId="77777777" w:rsidR="006B304D" w:rsidRDefault="00000000">
      <w:pPr>
        <w:pStyle w:val="Heading3"/>
      </w:pPr>
      <w:bookmarkStart w:id="133" w:name="_Toc228182787"/>
      <w:bookmarkStart w:id="134" w:name="sec-2-3"/>
      <w:bookmarkEnd w:id="131"/>
      <w:commentRangeStart w:id="135"/>
      <w:commentRangeStart w:id="136"/>
      <w:r>
        <w:t>2.3 Memory and personalization benchmarks</w:t>
      </w:r>
      <w:bookmarkEnd w:id="133"/>
      <w:commentRangeEnd w:id="136"/>
      <w:r w:rsidR="000E7342">
        <w:rPr>
          <w:rStyle w:val="CommentReference"/>
          <w:sz w:val="24"/>
          <w:szCs w:val="24"/>
        </w:rPr>
        <w:commentReference w:id="136"/>
      </w:r>
    </w:p>
    <w:p w14:paraId="3C584DDE" w14:textId="77777777" w:rsidR="006B304D" w:rsidRDefault="00000000">
      <w:pPr>
        <w:pStyle w:val="FirstParagraph"/>
      </w:pPr>
      <w:r>
        <w:rPr>
          <w:b/>
          <w:bCs/>
        </w:rPr>
        <w:t>Existing memory and personalization benchmarks measure recall, persona consistency, preference alignment, or conversational quality. None measures representational accuracy: whether a system’s internal model of a specific person accurately captures how that person reasons.</w:t>
      </w:r>
      <w:r>
        <w:t xml:space="preserve"> We use behavioral prediction on held-out reasoning situations as the test of representational accuracy, not as a target in its own right. This distinction matters because the closest prior work on prediction benchmarks (Twin-2K) pursues prediction as its target, and the framing in this paper is different (</w:t>
      </w:r>
      <w:hyperlink w:anchor="sec-2-3-1">
        <w:r w:rsidR="006B304D">
          <w:rPr>
            <w:rStyle w:val="Hyperlink"/>
          </w:rPr>
          <w:t>§2.3.1</w:t>
        </w:r>
      </w:hyperlink>
      <w:r>
        <w:t>). Below, we position each existing benchmark against what this paper measures; an extended benchmark-by-benchmark analysis is in Appendix E.</w:t>
      </w:r>
    </w:p>
    <w:p w14:paraId="22B00DC0" w14:textId="77777777" w:rsidR="006B304D" w:rsidRDefault="00000000">
      <w:pPr>
        <w:numPr>
          <w:ilvl w:val="0"/>
          <w:numId w:val="8"/>
        </w:numPr>
      </w:pPr>
      <w:r>
        <w:rPr>
          <w:b/>
          <w:bCs/>
        </w:rPr>
        <w:t>LongMemEval</w:t>
      </w:r>
      <w:r>
        <w:t xml:space="preserve"> (Wu et al., ICLR 2025, arXiv:2410.10813). Long-term memory across multiple sessions with five capability dimensions: single-session, multi-session reasoning, temporal reasoning, knowledge updates, and abstention. Heavily recall-weighted. Does not test whether the system represents how the person reasons. This paper’s battery is orthogonal: every held-out question asks about behavior, not about retrieved content.</w:t>
      </w:r>
    </w:p>
    <w:p w14:paraId="570C38E5" w14:textId="77777777" w:rsidR="006B304D" w:rsidRDefault="00000000">
      <w:pPr>
        <w:numPr>
          <w:ilvl w:val="0"/>
          <w:numId w:val="8"/>
        </w:numPr>
      </w:pPr>
      <w:r>
        <w:rPr>
          <w:b/>
          <w:bCs/>
        </w:rPr>
        <w:t>LoCoMo</w:t>
      </w:r>
      <w:r>
        <w:t xml:space="preserve"> (Maharana et al., ACL 2024, arXiv:2402.17753). Conversational memory quality; the recall benchmark seen in memory-system comparisons throughout </w:t>
      </w:r>
      <w:hyperlink w:anchor="sec-2-1">
        <w:r w:rsidR="006B304D">
          <w:rPr>
            <w:rStyle w:val="Hyperlink"/>
          </w:rPr>
          <w:t>§2.1</w:t>
        </w:r>
      </w:hyperlink>
      <w:r>
        <w:t xml:space="preserve">. </w:t>
      </w:r>
      <w:r>
        <w:rPr>
          <w:i/>
          <w:iCs/>
        </w:rPr>
        <w:t>Example test:</w:t>
      </w:r>
      <w:r>
        <w:t xml:space="preserve"> after a multi-session conversation, ask “what did the user say about their job on day 3?” and score fact retrieval. Does not evaluate behavioral reasoning.</w:t>
      </w:r>
    </w:p>
    <w:p w14:paraId="0AEF813C" w14:textId="77777777" w:rsidR="006B304D" w:rsidRDefault="00000000">
      <w:pPr>
        <w:numPr>
          <w:ilvl w:val="0"/>
          <w:numId w:val="8"/>
        </w:numPr>
      </w:pPr>
      <w:r>
        <w:rPr>
          <w:b/>
          <w:bCs/>
        </w:rPr>
        <w:t>PersonaGym</w:t>
      </w:r>
      <w:r>
        <w:t xml:space="preserve"> (Samuel et al., Findings of EMNLP 2025, arXiv:2407.18416). Tests persona fidelity: whether a model maintains a described persona during conversation. </w:t>
      </w:r>
      <w:r>
        <w:rPr>
          <w:i/>
          <w:iCs/>
        </w:rPr>
        <w:t>Example test:</w:t>
      </w:r>
      <w:r>
        <w:t xml:space="preserve"> given a one-line persona (“You are a 45-year-old skeptical accountant from Toronto”), the model is scored on whether its multi-turn replies stay in-character, graded against a held-out criterion set. Evaluates consistency of persona presentation, not prediction of held-out behavior. A persona-fidelity system can maintain voice without ever accurately predicting decisions, and a representationally-accurate system can change voice while continuing to predict accurately. Our battery measures the second axis.</w:t>
      </w:r>
    </w:p>
    <w:p w14:paraId="213D9EAF" w14:textId="77777777" w:rsidR="006B304D" w:rsidRDefault="00000000">
      <w:pPr>
        <w:numPr>
          <w:ilvl w:val="0"/>
          <w:numId w:val="8"/>
        </w:numPr>
      </w:pPr>
      <w:r>
        <w:rPr>
          <w:b/>
          <w:bCs/>
        </w:rPr>
        <w:t>AlpsBench</w:t>
      </w:r>
      <w:r>
        <w:t xml:space="preserve"> (Xiao et al., 2026, arXiv:2603.26680). Evaluates whether explicit memory mechanisms improve preference-aligned and emotionally resonant responses. </w:t>
      </w:r>
      <w:r>
        <w:rPr>
          <w:i/>
          <w:iCs/>
        </w:rPr>
        <w:t>Example test:</w:t>
      </w:r>
      <w:r>
        <w:t xml:space="preserve"> after </w:t>
      </w:r>
      <w:r>
        <w:lastRenderedPageBreak/>
        <w:t>ingesting a user profile, the model is asked conversational questions (preferences, emotional support) and responses are scored on preference alignment and emotional resonance rubrics, not on predictive accuracy. The evaluation axis is preference-alignment and emotional resonance on conversational responses, not interpretive transfer on held-out behavior; their test and ours share the observation that recall improvement does not carry into these downstream properties, but the downstream properties being measured are different (preference alignment vs. behavioral prediction on unseen situations). Their central finding, that explicit memory mechanisms improve recall but do not inherently guarantee more preference-aligned or emotionally resonant responses, is independently arrived at and complementary to this paper: Xiao et al. find the gap in preference alignment, we find it in behavioral prediction. Both results point toward recall-solving being insufficient for what memory is ultimately for.</w:t>
      </w:r>
    </w:p>
    <w:p w14:paraId="53FD68C7" w14:textId="77777777" w:rsidR="006B304D" w:rsidRDefault="00000000">
      <w:pPr>
        <w:numPr>
          <w:ilvl w:val="0"/>
          <w:numId w:val="8"/>
        </w:numPr>
      </w:pPr>
      <w:r>
        <w:rPr>
          <w:b/>
          <w:bCs/>
        </w:rPr>
        <w:t>Twin-2K</w:t>
      </w:r>
      <w:r>
        <w:t xml:space="preserve"> (Toubia et al., 2025, arXiv:2505.17479). Behavioral prediction at scale: 2,058 participants predicted on held-out survey items using a full-text persona of their own prior survey responses. </w:t>
      </w:r>
      <w:r>
        <w:rPr>
          <w:i/>
          <w:iCs/>
        </w:rPr>
        <w:t>Example test:</w:t>
      </w:r>
      <w:r>
        <w:t xml:space="preserve"> given a participant’s own prior survey answers as a text persona, the model predicts their next Likert-scale rating on a decision-making task, scored by distance to actual response. Twin-2K’s persona is a machine-readable transcript of survey responses and scoring is a distance metric on Likert items; our battery evaluates open-ended behavioral prediction on unseen autobiographical passages with rubric-based LLM-judge scoring. Twin-2K measures whether a model can interpolate a person’s survey distribution from other survey responses; our battery measures whether a representation of how a person reasons transfers to novel situations the representation has never seen. The two benchmarks address adjacent but distinct properties of AI personalization.</w:t>
      </w:r>
    </w:p>
    <w:p w14:paraId="3BA985E4" w14:textId="77777777" w:rsidR="006B304D" w:rsidRDefault="00000000">
      <w:pPr>
        <w:pStyle w:val="Heading3"/>
      </w:pPr>
      <w:bookmarkStart w:id="137" w:name="_Toc228182788"/>
      <w:bookmarkStart w:id="138" w:name="sec-2-3-1"/>
      <w:bookmarkEnd w:id="134"/>
      <w:r>
        <w:t>2.3.1 What Existing Benchmarks Measure vs What Representational Accuracy Tests</w:t>
      </w:r>
      <w:bookmarkEnd w:id="137"/>
    </w:p>
    <w:p w14:paraId="71824F5F" w14:textId="77777777" w:rsidR="006B304D" w:rsidRDefault="00000000">
      <w:pPr>
        <w:pStyle w:val="FirstParagraph"/>
      </w:pPr>
      <w:r>
        <w:t xml:space="preserve">AI memory evaluation today is fragmented across four distinct targets, each with its own benchmark family. None directly measures whether the AI has an accurate internal model of how a specific person reasons. </w:t>
      </w:r>
      <w:r>
        <w:rPr>
          <w:b/>
          <w:bCs/>
        </w:rPr>
        <w:t>We propose behavioral prediction on held-out reasoning situations as a test of a fifth target, representational accuracy. We want to be specific about what that framing does and does not claim.</w:t>
      </w:r>
    </w:p>
    <w:p w14:paraId="2F2BDDA8" w14:textId="77777777" w:rsidR="006B304D" w:rsidRDefault="00000000">
      <w:pPr>
        <w:pStyle w:val="BodyText"/>
      </w:pPr>
      <w:r>
        <w:rPr>
          <w:b/>
          <w:bCs/>
        </w:rPr>
        <w:t>Prediction is the test, not the goal.</w:t>
      </w:r>
      <w: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14:paraId="40E35078" w14:textId="77777777" w:rsidR="006B304D" w:rsidRDefault="00000000">
      <w:pPr>
        <w:pStyle w:val="BodyText"/>
      </w:pPr>
      <w:r>
        <w:rPr>
          <w:b/>
          <w:bCs/>
        </w:rPr>
        <w:t>What the held-out design actually tests.</w:t>
      </w:r>
      <w:r>
        <w:t xml:space="preserve"> 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 </w:t>
      </w:r>
      <w:r>
        <w:rPr>
          <w:rStyle w:val="FootnoteReference"/>
        </w:rPr>
        <w:footnoteReference w:id="6"/>
      </w:r>
      <w:r>
        <w:t xml:space="preserve"> may not be well-represented by a single snapshot specification, which is one reason temporality is a flagged follow-up (</w:t>
      </w:r>
      <w:hyperlink w:anchor="sec-5-5">
        <w:r w:rsidR="006B304D">
          <w:rPr>
            <w:rStyle w:val="Hyperlink"/>
          </w:rPr>
          <w:t>§5.5</w:t>
        </w:r>
      </w:hyperlink>
      <w:r>
        <w:t>, §7). We state the assumption explicitly so that what the held-out test can and cannot diagnose is clear.</w:t>
      </w:r>
    </w:p>
    <w:p w14:paraId="6B92EEA6" w14:textId="77777777" w:rsidR="006B304D" w:rsidRDefault="00000000">
      <w:pPr>
        <w:pStyle w:val="BodyText"/>
      </w:pPr>
      <w:r>
        <w:rPr>
          <w:b/>
          <w:bCs/>
        </w:rPr>
        <w:lastRenderedPageBreak/>
        <w:t>A related open question for production deployment: canonical life events.</w:t>
      </w:r>
      <w:r>
        <w:t xml:space="preserve"> 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w:t>
      </w:r>
      <w:hyperlink w:anchor="sec-5-5">
        <w:r w:rsidR="006B304D">
          <w:rPr>
            <w:rStyle w:val="Hyperlink"/>
          </w:rPr>
          <w:t>§5.5</w:t>
        </w:r>
      </w:hyperlink>
      <w:r>
        <w:t>) as a follow-up in §7.</w:t>
      </w:r>
    </w:p>
    <w:p w14:paraId="7EDA3516" w14:textId="77777777" w:rsidR="006B304D" w:rsidRDefault="00000000">
      <w:pPr>
        <w:pStyle w:val="BodyText"/>
      </w:pPr>
      <w:r>
        <w:rPr>
          <w:b/>
          <w:bCs/>
        </w:rPr>
        <w:t>What recall measures, and doesn’t.</w:t>
      </w:r>
      <w:r>
        <w:t xml:space="preserve"> LOCOMO (Maharana et al., 2024) and LongMemEval (Wu et al., 2025) measure the retrievability of specific facts from memory.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143384A8" w14:textId="77777777" w:rsidR="006B304D" w:rsidRDefault="00000000">
      <w:pPr>
        <w:pStyle w:val="BodyText"/>
      </w:pPr>
      <w:r>
        <w:rPr>
          <w:b/>
          <w:bCs/>
        </w:rPr>
        <w:t>What survey-response prediction measures, and why it differs from our target.</w:t>
      </w:r>
      <w:r>
        <w:t xml:space="preserve"> Twin-2K (Toubia et al., 2025) predicts held-out survey responses from other survey responses for 2,058 participants. The task format matches the persona format: structured responses on a Likert or numeric scale,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14:paraId="1774D7A8" w14:textId="77777777" w:rsidR="006B304D" w:rsidRDefault="00000000">
      <w:pPr>
        <w:pStyle w:val="BodyText"/>
      </w:pPr>
      <w:r>
        <w:rPr>
          <w:b/>
          <w:bCs/>
        </w:rPr>
        <w:t>What persona fidelity measures, and doesn’t.</w:t>
      </w:r>
      <w:r>
        <w:t xml:space="preserve"> PersonaGym (Samuel et al., 2025) measures whether a model maintains a described persona during conversation. Persona fidelity is consistency of self-presentation over turns. Notably, PersonaGym’s personas are constituted from short descriptors, typically a one-line characterization of role and a few attributes, which is a substantially shallower input than this paper’s ~7,000-token specification or Twin-2K’s full-text survey persona. 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14:paraId="78820B77" w14:textId="77777777" w:rsidR="006B304D" w:rsidRDefault="00000000">
      <w:pPr>
        <w:pStyle w:val="BodyText"/>
      </w:pPr>
      <w:r>
        <w:rPr>
          <w:b/>
          <w:bCs/>
        </w:rPr>
        <w:t>What preference alignment measures, and why it is adjacent but distinct.</w:t>
      </w:r>
      <w:r>
        <w:t xml:space="preserve"> AlpsBench (Xiao et al., 2026) measures whether memory mechanisms improve preference-aligned and emotionally resonant responses. Their central finding, that recall improvement does not automatically carry into preference alignment,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14:paraId="2FFEC05A" w14:textId="77777777" w:rsidR="006B304D" w:rsidRDefault="00000000">
      <w:pPr>
        <w:pStyle w:val="BodyText"/>
      </w:pPr>
      <w:r>
        <w:rPr>
          <w:b/>
          <w:bCs/>
        </w:rPr>
        <w:t>The missing axis.</w:t>
      </w:r>
      <w:r>
        <w:t xml:space="preserve"> Each existing benchmark family measures a real property of memory systems, and each is useful for its own target. What is missing is an axis that measures how accurately the memory </w:t>
      </w:r>
      <w:r>
        <w:lastRenderedPageBreak/>
        <w:t>system represents the person whose behavior it is meant to anticipate. This paper’s battery is a prototype answer on that axis, not a finished benchmark. §7 flags a differentiated rubric (one that separates interpretation-heavy from literal-recall questions, and scores epistemic honesty as its own dimension) as the priority follow-up for turning this prototype into a standardized benchmark.</w:t>
      </w:r>
    </w:p>
    <w:p w14:paraId="5B261ABB" w14:textId="77777777" w:rsidR="006B304D" w:rsidRDefault="00000000">
      <w:pPr>
        <w:pStyle w:val="BodyText"/>
      </w:pPr>
      <w:r>
        <w:rPr>
          <w:b/>
          <w:bCs/>
        </w:rPr>
        <w:t>Implication for future memory-system research.</w:t>
      </w:r>
      <w:r>
        <w:t xml:space="preserve"> 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commentRangeEnd w:id="135"/>
      <w:r w:rsidR="000E7342">
        <w:rPr>
          <w:rStyle w:val="CommentReference"/>
          <w:sz w:val="22"/>
          <w:szCs w:val="22"/>
        </w:rPr>
        <w:commentReference w:id="135"/>
      </w:r>
    </w:p>
    <w:p w14:paraId="5FDC5033" w14:textId="77777777" w:rsidR="006B304D" w:rsidRDefault="00000000">
      <w:r>
        <w:pict w14:anchorId="4D2653FD">
          <v:rect id="_x0000_i1367" style="width:0;height:1.5pt" o:hralign="center" o:hrstd="t" o:hr="t"/>
        </w:pict>
      </w:r>
    </w:p>
    <w:p w14:paraId="21FD8D52" w14:textId="77777777" w:rsidR="006B304D" w:rsidRDefault="00000000">
      <w:pPr>
        <w:pStyle w:val="Heading3"/>
      </w:pPr>
      <w:bookmarkStart w:id="139" w:name="_Toc228182789"/>
      <w:bookmarkStart w:id="140" w:name="sec-2-4"/>
      <w:bookmarkEnd w:id="138"/>
      <w:r>
        <w:t>2.4 Cognitive and representational foundations</w:t>
      </w:r>
      <w:bookmarkEnd w:id="139"/>
    </w:p>
    <w:p w14:paraId="17233FA2" w14:textId="77777777" w:rsidR="006B304D"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3E4CF036" w14:textId="77777777" w:rsidR="006B304D" w:rsidRDefault="00000000">
      <w:pPr>
        <w:pStyle w:val="BodyText"/>
      </w:pPr>
      <w:r>
        <w:rPr>
          <w:b/>
          <w:bCs/>
        </w:rPr>
        <w:t>Bartlett (1932)</w:t>
      </w:r>
      <w: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28A81099" w14:textId="77777777" w:rsidR="006B304D"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w:t>
      </w:r>
      <w:hyperlink w:anchor="sec-4-2">
        <w:r w:rsidR="006B304D">
          <w:rPr>
            <w:rStyle w:val="Hyperlink"/>
          </w:rPr>
          <w:t>§4.2</w:t>
        </w:r>
      </w:hyperlink>
      <w:r>
        <w:t xml:space="preserve"> (4,500-token spec vs. 33,000-token training corpus at 2.63 vs. 2.27 on the 5-judge primary panel) is a direct test of that question in the personal-representation setting.</w:t>
      </w:r>
    </w:p>
    <w:p w14:paraId="52919446" w14:textId="77777777" w:rsidR="006B304D" w:rsidRDefault="00000000">
      <w:pPr>
        <w:pStyle w:val="BodyText"/>
      </w:pPr>
      <w:r>
        <w:rPr>
          <w:b/>
          <w:bCs/>
        </w:rPr>
        <w:t>Chen et al. (2025)</w:t>
      </w:r>
      <w:r>
        <w:t xml:space="preserve"> (Chen, Arditi, Sleight, Evans, Lindsey; arXiv:2507.21509) show that the character a model takes on (its “persona”)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35F22157" w14:textId="77777777" w:rsidR="006B304D"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24F5CD44" w14:textId="77777777" w:rsidR="006B304D"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w:t>
      </w:r>
      <w:r>
        <w:lastRenderedPageBreak/>
        <w:t>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sidR="006B304D">
          <w:rPr>
            <w:rStyle w:val="Hyperlink"/>
          </w:rPr>
          <w:t>§1.3</w:t>
        </w:r>
      </w:hyperlink>
      <w:r>
        <w:t xml:space="preserve">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 </w:t>
      </w:r>
      <w:hyperlink w:anchor="sec-4-3">
        <w:r w:rsidR="006B304D">
          <w:rPr>
            <w:rStyle w:val="Hyperlink"/>
          </w:rPr>
          <w:t>§4.3</w:t>
        </w:r>
      </w:hyperlink>
      <w:r>
        <w:t>).</w:t>
      </w:r>
    </w:p>
    <w:p w14:paraId="04D06832" w14:textId="77777777" w:rsidR="006B304D"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sidR="006B304D">
          <w:rPr>
            <w:rStyle w:val="Hyperlink"/>
          </w:rPr>
          <w:t>§1.3</w:t>
        </w:r>
      </w:hyperlink>
      <w:r>
        <w:t xml:space="preserve"> Mechanism, </w:t>
      </w:r>
      <w:hyperlink w:anchor="sec-4-3">
        <w:r w:rsidR="006B304D">
          <w:rPr>
            <w:rStyle w:val="Hyperlink"/>
          </w:rPr>
          <w:t>§4.3</w:t>
        </w:r>
      </w:hyperlink>
      <w:r>
        <w:t>)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4A3A0C5F" w14:textId="77777777" w:rsidR="006B304D" w:rsidRDefault="00000000">
      <w:pPr>
        <w:pStyle w:val="Heading3"/>
      </w:pPr>
      <w:bookmarkStart w:id="141" w:name="_Toc228182790"/>
      <w:bookmarkStart w:id="142" w:name="sec-2-5"/>
      <w:bookmarkEnd w:id="140"/>
      <w:r>
        <w:t>2.5 LLM-as-judge</w:t>
      </w:r>
      <w:bookmarkEnd w:id="141"/>
    </w:p>
    <w:p w14:paraId="2FF979EB" w14:textId="77777777" w:rsidR="006B304D"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 </w:t>
      </w:r>
      <w:hyperlink w:anchor="sec-3-7">
        <w:r w:rsidR="006B304D">
          <w:rPr>
            <w:rStyle w:val="Hyperlink"/>
          </w:rPr>
          <w:t>§3.7</w:t>
        </w:r>
      </w:hyperlink>
      <w:r>
        <w:t>.</w:t>
      </w:r>
    </w:p>
    <w:p w14:paraId="10C70B4F" w14:textId="77777777" w:rsidR="006B304D" w:rsidRDefault="00000000">
      <w:pPr>
        <w:pStyle w:val="Heading2"/>
      </w:pPr>
      <w:bookmarkStart w:id="143" w:name="_Toc228182791"/>
      <w:bookmarkStart w:id="144" w:name="study-design"/>
      <w:bookmarkEnd w:id="88"/>
      <w:bookmarkEnd w:id="142"/>
      <w:r>
        <w:t>3. Study Design</w:t>
      </w:r>
      <w:bookmarkEnd w:id="143"/>
    </w:p>
    <w:p w14:paraId="3F098E7F" w14:textId="77777777" w:rsidR="006B304D" w:rsidRDefault="00000000">
      <w:pPr>
        <w:pStyle w:val="FirstParagraph"/>
      </w:pPr>
      <w:r>
        <w:t>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14:paraId="6CAC6BD6" w14:textId="77777777" w:rsidR="006B304D" w:rsidRDefault="006B304D">
      <w:pPr>
        <w:pStyle w:val="BodyText"/>
      </w:pPr>
      <w:hyperlink w:anchor="sec-3-1">
        <w:r>
          <w:rPr>
            <w:rStyle w:val="Hyperlink"/>
          </w:rPr>
          <w:t>§3.1</w:t>
        </w:r>
      </w:hyperlink>
      <w:r>
        <w:t xml:space="preserve"> through </w:t>
      </w:r>
      <w:hyperlink w:anchor="sec-3-2-1">
        <w:r>
          <w:rPr>
            <w:rStyle w:val="Hyperlink"/>
          </w:rPr>
          <w:t>§3.2.1</w:t>
        </w:r>
      </w:hyperlink>
      <w:r>
        <w:t xml:space="preserve"> and </w:t>
      </w:r>
      <w:hyperlink w:anchor="sec-3-4">
        <w:r>
          <w:rPr>
            <w:rStyle w:val="Hyperlink"/>
          </w:rPr>
          <w:t>§3.4</w:t>
        </w:r>
      </w:hyperlink>
      <w:r>
        <w:t xml:space="preserve"> through </w:t>
      </w:r>
      <w:hyperlink w:anchor="sec-3-7">
        <w:r>
          <w:rPr>
            <w:rStyle w:val="Hyperlink"/>
          </w:rPr>
          <w:t>§3.7</w:t>
        </w:r>
      </w:hyperlink>
      <w:r>
        <w:t xml:space="preserve"> describe the experimental apparatus: the property being measured, the subjects, the question batteries, the conditions, the response models, and the evaluation protocol. </w:t>
      </w:r>
      <w:hyperlink w:anchor="sec-3-3">
        <w:r>
          <w:rPr>
            <w:rStyle w:val="Hyperlink"/>
          </w:rPr>
          <w:t>§3.3</w:t>
        </w:r>
      </w:hyperlink>
      <w:r>
        <w:t xml:space="preserve"> describes the pipeline that produces the Behavioral Specification itself.</w:t>
      </w:r>
    </w:p>
    <w:p w14:paraId="2DB1D872" w14:textId="77777777" w:rsidR="006B304D" w:rsidRDefault="00000000">
      <w:pPr>
        <w:pStyle w:val="Heading3"/>
      </w:pPr>
      <w:bookmarkStart w:id="145" w:name="_Toc228182792"/>
      <w:bookmarkStart w:id="146" w:name="sec-3-1"/>
      <w:r>
        <w:t>3.1 Representational accuracy</w:t>
      </w:r>
      <w:bookmarkEnd w:id="145"/>
    </w:p>
    <w:p w14:paraId="1AC94FE1" w14:textId="77777777" w:rsidR="006B304D" w:rsidRDefault="00000000">
      <w:pPr>
        <w:pStyle w:val="FirstParagraph"/>
      </w:pPr>
      <w:r>
        <w:rPr>
          <w:b/>
          <w:bCs/>
        </w:rPr>
        <w:t>We use the term representational accuracy to describe how faithfully a model can act in line with a specific person when given a representation of that person.</w:t>
      </w:r>
      <w:r>
        <w:t xml:space="preserve"> The property is a joint claim across three components:</w:t>
      </w:r>
    </w:p>
    <w:p w14:paraId="380A22A3" w14:textId="77777777" w:rsidR="006B304D" w:rsidRDefault="00000000">
      <w:pPr>
        <w:pStyle w:val="Compact"/>
        <w:numPr>
          <w:ilvl w:val="0"/>
          <w:numId w:val="9"/>
        </w:numPr>
      </w:pPr>
      <w:r>
        <w:lastRenderedPageBreak/>
        <w:t>The person has behavioral patterns consistent enough to be captured in a representation.</w:t>
      </w:r>
    </w:p>
    <w:p w14:paraId="77DF8E05" w14:textId="77777777" w:rsidR="006B304D" w:rsidRDefault="00000000">
      <w:pPr>
        <w:pStyle w:val="Compact"/>
        <w:numPr>
          <w:ilvl w:val="0"/>
          <w:numId w:val="9"/>
        </w:numPr>
      </w:pPr>
      <w:r>
        <w:t>The representation actually carries that signal.</w:t>
      </w:r>
    </w:p>
    <w:p w14:paraId="5658489B" w14:textId="77777777" w:rsidR="006B304D" w:rsidRDefault="00000000">
      <w:pPr>
        <w:pStyle w:val="Compact"/>
        <w:numPr>
          <w:ilvl w:val="0"/>
          <w:numId w:val="9"/>
        </w:numPr>
      </w:pPr>
      <w:r>
        <w:t>A model given the representation can act on it.</w:t>
      </w:r>
    </w:p>
    <w:p w14:paraId="13E646A4" w14:textId="77777777" w:rsidR="006B304D" w:rsidRDefault="00000000">
      <w:pPr>
        <w:pStyle w:val="FirstParagraph"/>
      </w:pPr>
      <w:r>
        <w:t>Prediction on held-out situations is how we test all three at once.</w:t>
      </w:r>
    </w:p>
    <w:p w14:paraId="0430BD60" w14:textId="77777777" w:rsidR="006B304D" w:rsidRDefault="00000000">
      <w:pPr>
        <w:pStyle w:val="BodyText"/>
      </w:pPr>
      <w:r>
        <w:t>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14:paraId="5CDDBD67" w14:textId="77777777" w:rsidR="006B304D" w:rsidRDefault="00000000">
      <w:pPr>
        <w:pStyle w:val="BodyText"/>
      </w:pPr>
      <w:r>
        <w:t>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14:paraId="41B7F4BB" w14:textId="77777777" w:rsidR="006B304D" w:rsidRDefault="00000000">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w:t>
      </w:r>
      <w:hyperlink w:anchor="sec-3-7">
        <w:r w:rsidR="006B304D">
          <w:rPr>
            <w:rStyle w:val="Hyperlink"/>
          </w:rPr>
          <w:t>§3.7</w:t>
        </w:r>
      </w:hyperlink>
      <w:r>
        <w:t xml:space="preserve">. A guide to interpreting fractional scores at different ranges of the scale (what 2.9 vs. 3.2 indicates, what 1.5 vs. 2.0 indicates) is also in </w:t>
      </w:r>
      <w:hyperlink w:anchor="sec-3-7">
        <w:r w:rsidR="006B304D">
          <w:rPr>
            <w:rStyle w:val="Hyperlink"/>
          </w:rPr>
          <w:t>§3.7</w:t>
        </w:r>
      </w:hyperlink>
      <w:r>
        <w:t>.</w:t>
      </w:r>
    </w:p>
    <w:p w14:paraId="49347B61" w14:textId="77777777" w:rsidR="006B304D" w:rsidRDefault="00000000">
      <w:pPr>
        <w:pStyle w:val="Heading3"/>
      </w:pPr>
      <w:bookmarkStart w:id="147" w:name="_Toc228182793"/>
      <w:bookmarkStart w:id="148" w:name="sec-3-2"/>
      <w:bookmarkEnd w:id="146"/>
      <w:r>
        <w:t>3.2 Subjects</w:t>
      </w:r>
      <w:bookmarkEnd w:id="147"/>
    </w:p>
    <w:p w14:paraId="7D6E2315" w14:textId="77777777" w:rsidR="006B304D" w:rsidRDefault="00000000">
      <w:pPr>
        <w:pStyle w:val="FirstParagraph"/>
      </w:pPr>
      <w:r>
        <w:t>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w="5000" w:type="pct"/>
        <w:tblLayout w:type="fixed"/>
        <w:tblLook w:val="0020" w:firstRow="1" w:lastRow="0" w:firstColumn="0" w:lastColumn="0" w:noHBand="0" w:noVBand="0"/>
        <w:tblPrChange w:id="149" w:author="Aarik Gulaya" w:date="2026-04-27T13:23:00Z" w16du:dateUtc="2026-04-27T20:23:00Z">
          <w:tblPr>
            <w:tblStyle w:val="Table"/>
            <w:tblW w:w="5000" w:type="pct"/>
            <w:tblLayout w:type="fixed"/>
            <w:tblLook w:val="0020" w:firstRow="1" w:lastRow="0" w:firstColumn="0" w:lastColumn="0" w:noHBand="0" w:noVBand="0"/>
          </w:tblPr>
        </w:tblPrChange>
      </w:tblPr>
      <w:tblGrid>
        <w:gridCol w:w="558"/>
        <w:gridCol w:w="2520"/>
        <w:gridCol w:w="3150"/>
        <w:gridCol w:w="1433"/>
        <w:gridCol w:w="1915"/>
        <w:tblGridChange w:id="150">
          <w:tblGrid>
            <w:gridCol w:w="558"/>
            <w:gridCol w:w="1358"/>
            <w:gridCol w:w="1162"/>
            <w:gridCol w:w="753"/>
            <w:gridCol w:w="1915"/>
            <w:gridCol w:w="482"/>
            <w:gridCol w:w="1433"/>
            <w:gridCol w:w="1915"/>
          </w:tblGrid>
        </w:tblGridChange>
      </w:tblGrid>
      <w:tr w:rsidR="006B304D" w14:paraId="58AE46A1" w14:textId="77777777" w:rsidTr="0065205B">
        <w:trPr>
          <w:cnfStyle w:val="100000000000" w:firstRow="1" w:lastRow="0" w:firstColumn="0" w:lastColumn="0" w:oddVBand="0" w:evenVBand="0" w:oddHBand="0" w:evenHBand="0" w:firstRowFirstColumn="0" w:firstRowLastColumn="0" w:lastRowFirstColumn="0" w:lastRowLastColumn="0"/>
          <w:tblHeader/>
          <w:trPrChange w:id="151" w:author="Aarik Gulaya" w:date="2026-04-27T13:23:00Z" w16du:dateUtc="2026-04-27T20:23:00Z">
            <w:trPr>
              <w:tblHeader/>
            </w:trPr>
          </w:trPrChange>
        </w:trPr>
        <w:tc>
          <w:tcPr>
            <w:tcW w:w="558" w:type="dxa"/>
            <w:tcPrChange w:id="152" w:author="Aarik Gulaya" w:date="2026-04-27T13:23:00Z" w16du:dateUtc="2026-04-27T20:23:00Z">
              <w:tcPr>
                <w:tcW w:w="1584" w:type="dxa"/>
                <w:gridSpan w:val="2"/>
              </w:tcPr>
            </w:tcPrChange>
          </w:tcPr>
          <w:p w14:paraId="0544DD96"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w:t>
            </w:r>
          </w:p>
        </w:tc>
        <w:tc>
          <w:tcPr>
            <w:tcW w:w="2520" w:type="dxa"/>
            <w:tcPrChange w:id="153" w:author="Aarik Gulaya" w:date="2026-04-27T13:23:00Z" w16du:dateUtc="2026-04-27T20:23:00Z">
              <w:tcPr>
                <w:tcW w:w="1584" w:type="dxa"/>
                <w:gridSpan w:val="2"/>
              </w:tcPr>
            </w:tcPrChange>
          </w:tcPr>
          <w:p w14:paraId="3DF567D5"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commentRangeStart w:id="154"/>
            <w:r>
              <w:t>Subject</w:t>
            </w:r>
            <w:commentRangeEnd w:id="154"/>
            <w:r w:rsidR="000E7342">
              <w:rPr>
                <w:rStyle w:val="CommentReference"/>
                <w:sz w:val="22"/>
                <w:szCs w:val="22"/>
              </w:rPr>
              <w:commentReference w:id="154"/>
            </w:r>
          </w:p>
        </w:tc>
        <w:tc>
          <w:tcPr>
            <w:tcW w:w="3150" w:type="dxa"/>
            <w:tcPrChange w:id="155" w:author="Aarik Gulaya" w:date="2026-04-27T13:23:00Z" w16du:dateUtc="2026-04-27T20:23:00Z">
              <w:tcPr>
                <w:tcW w:w="1584" w:type="dxa"/>
              </w:tcPr>
            </w:tcPrChange>
          </w:tcPr>
          <w:p w14:paraId="0A9D33E5"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Source</w:t>
            </w:r>
          </w:p>
        </w:tc>
        <w:tc>
          <w:tcPr>
            <w:tcW w:w="1433" w:type="dxa"/>
            <w:tcPrChange w:id="156" w:author="Aarik Gulaya" w:date="2026-04-27T13:23:00Z" w16du:dateUtc="2026-04-27T20:23:00Z">
              <w:tcPr>
                <w:tcW w:w="1584" w:type="dxa"/>
                <w:gridSpan w:val="2"/>
              </w:tcPr>
            </w:tcPrChange>
          </w:tcPr>
          <w:p w14:paraId="4BDC7FAE"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Words</w:t>
            </w:r>
          </w:p>
        </w:tc>
        <w:tc>
          <w:tcPr>
            <w:tcW w:w="1915" w:type="dxa"/>
            <w:tcPrChange w:id="157" w:author="Aarik Gulaya" w:date="2026-04-27T13:23:00Z" w16du:dateUtc="2026-04-27T20:23:00Z">
              <w:tcPr>
                <w:tcW w:w="1584" w:type="dxa"/>
              </w:tcPr>
            </w:tcPrChange>
          </w:tcPr>
          <w:p w14:paraId="651B057C"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Period</w:t>
            </w:r>
          </w:p>
        </w:tc>
      </w:tr>
      <w:tr w:rsidR="006B304D" w14:paraId="1F871719" w14:textId="77777777" w:rsidTr="0065205B">
        <w:tc>
          <w:tcPr>
            <w:tcW w:w="558" w:type="dxa"/>
            <w:tcPrChange w:id="158" w:author="Aarik Gulaya" w:date="2026-04-27T13:23:00Z" w16du:dateUtc="2026-04-27T20:23:00Z">
              <w:tcPr>
                <w:tcW w:w="1584" w:type="dxa"/>
                <w:gridSpan w:val="2"/>
              </w:tcPr>
            </w:tcPrChange>
          </w:tcPr>
          <w:p w14:paraId="30D86D80" w14:textId="77777777" w:rsidR="006B304D" w:rsidRDefault="00000000">
            <w:pPr>
              <w:pStyle w:val="Compact"/>
            </w:pPr>
            <w:r>
              <w:t>1</w:t>
            </w:r>
          </w:p>
        </w:tc>
        <w:tc>
          <w:tcPr>
            <w:tcW w:w="2520" w:type="dxa"/>
            <w:tcPrChange w:id="159" w:author="Aarik Gulaya" w:date="2026-04-27T13:23:00Z" w16du:dateUtc="2026-04-27T20:23:00Z">
              <w:tcPr>
                <w:tcW w:w="1584" w:type="dxa"/>
                <w:gridSpan w:val="2"/>
              </w:tcPr>
            </w:tcPrChange>
          </w:tcPr>
          <w:p w14:paraId="79ED8743" w14:textId="77777777" w:rsidR="006B304D" w:rsidRDefault="00000000">
            <w:pPr>
              <w:pStyle w:val="Compact"/>
            </w:pPr>
            <w:r>
              <w:t>Philip Gilbert Hamerton</w:t>
            </w:r>
          </w:p>
        </w:tc>
        <w:tc>
          <w:tcPr>
            <w:tcW w:w="3150" w:type="dxa"/>
            <w:tcPrChange w:id="160" w:author="Aarik Gulaya" w:date="2026-04-27T13:23:00Z" w16du:dateUtc="2026-04-27T20:23:00Z">
              <w:tcPr>
                <w:tcW w:w="1584" w:type="dxa"/>
              </w:tcPr>
            </w:tcPrChange>
          </w:tcPr>
          <w:p w14:paraId="286B0549" w14:textId="77777777" w:rsidR="006B304D" w:rsidRDefault="00000000">
            <w:pPr>
              <w:pStyle w:val="Compact"/>
            </w:pPr>
            <w:r>
              <w:t>Project Gutenberg #8536</w:t>
            </w:r>
          </w:p>
        </w:tc>
        <w:tc>
          <w:tcPr>
            <w:tcW w:w="1433" w:type="dxa"/>
            <w:tcPrChange w:id="161" w:author="Aarik Gulaya" w:date="2026-04-27T13:23:00Z" w16du:dateUtc="2026-04-27T20:23:00Z">
              <w:tcPr>
                <w:tcW w:w="1584" w:type="dxa"/>
                <w:gridSpan w:val="2"/>
              </w:tcPr>
            </w:tcPrChange>
          </w:tcPr>
          <w:p w14:paraId="2CB68362" w14:textId="77777777" w:rsidR="006B304D" w:rsidRDefault="00000000">
            <w:pPr>
              <w:pStyle w:val="Compact"/>
            </w:pPr>
            <w:r>
              <w:t>25,231</w:t>
            </w:r>
          </w:p>
        </w:tc>
        <w:tc>
          <w:tcPr>
            <w:tcW w:w="1915" w:type="dxa"/>
            <w:tcPrChange w:id="162" w:author="Aarik Gulaya" w:date="2026-04-27T13:23:00Z" w16du:dateUtc="2026-04-27T20:23:00Z">
              <w:tcPr>
                <w:tcW w:w="1584" w:type="dxa"/>
              </w:tcPr>
            </w:tcPrChange>
          </w:tcPr>
          <w:p w14:paraId="70DB137A" w14:textId="77777777" w:rsidR="006B304D" w:rsidRDefault="00000000">
            <w:pPr>
              <w:pStyle w:val="Compact"/>
            </w:pPr>
            <w:r>
              <w:t>1834-1858</w:t>
            </w:r>
          </w:p>
        </w:tc>
      </w:tr>
      <w:tr w:rsidR="006B304D" w14:paraId="1B3B1CE3" w14:textId="77777777" w:rsidTr="0065205B">
        <w:tc>
          <w:tcPr>
            <w:tcW w:w="558" w:type="dxa"/>
            <w:tcPrChange w:id="163" w:author="Aarik Gulaya" w:date="2026-04-27T13:23:00Z" w16du:dateUtc="2026-04-27T20:23:00Z">
              <w:tcPr>
                <w:tcW w:w="1584" w:type="dxa"/>
                <w:gridSpan w:val="2"/>
              </w:tcPr>
            </w:tcPrChange>
          </w:tcPr>
          <w:p w14:paraId="1C8DE397" w14:textId="77777777" w:rsidR="006B304D" w:rsidRDefault="00000000">
            <w:pPr>
              <w:pStyle w:val="Compact"/>
            </w:pPr>
            <w:r>
              <w:t>2</w:t>
            </w:r>
          </w:p>
        </w:tc>
        <w:tc>
          <w:tcPr>
            <w:tcW w:w="2520" w:type="dxa"/>
            <w:tcPrChange w:id="164" w:author="Aarik Gulaya" w:date="2026-04-27T13:23:00Z" w16du:dateUtc="2026-04-27T20:23:00Z">
              <w:tcPr>
                <w:tcW w:w="1584" w:type="dxa"/>
                <w:gridSpan w:val="2"/>
              </w:tcPr>
            </w:tcPrChange>
          </w:tcPr>
          <w:p w14:paraId="0A60D29A" w14:textId="77777777" w:rsidR="006B304D" w:rsidRDefault="00000000">
            <w:pPr>
              <w:pStyle w:val="Compact"/>
            </w:pPr>
            <w:r>
              <w:t>Elizabeth Keckley</w:t>
            </w:r>
          </w:p>
        </w:tc>
        <w:tc>
          <w:tcPr>
            <w:tcW w:w="3150" w:type="dxa"/>
            <w:tcPrChange w:id="165" w:author="Aarik Gulaya" w:date="2026-04-27T13:23:00Z" w16du:dateUtc="2026-04-27T20:23:00Z">
              <w:tcPr>
                <w:tcW w:w="1584" w:type="dxa"/>
              </w:tcPr>
            </w:tcPrChange>
          </w:tcPr>
          <w:p w14:paraId="3F7C2102" w14:textId="77777777" w:rsidR="006B304D" w:rsidRDefault="00000000">
            <w:pPr>
              <w:pStyle w:val="Compact"/>
            </w:pPr>
            <w:r>
              <w:t>Project Gutenberg #24968</w:t>
            </w:r>
          </w:p>
        </w:tc>
        <w:tc>
          <w:tcPr>
            <w:tcW w:w="1433" w:type="dxa"/>
            <w:tcPrChange w:id="166" w:author="Aarik Gulaya" w:date="2026-04-27T13:23:00Z" w16du:dateUtc="2026-04-27T20:23:00Z">
              <w:tcPr>
                <w:tcW w:w="1584" w:type="dxa"/>
                <w:gridSpan w:val="2"/>
              </w:tcPr>
            </w:tcPrChange>
          </w:tcPr>
          <w:p w14:paraId="180B1302" w14:textId="77777777" w:rsidR="006B304D" w:rsidRDefault="00000000">
            <w:pPr>
              <w:pStyle w:val="Compact"/>
            </w:pPr>
            <w:r>
              <w:t>58,742</w:t>
            </w:r>
          </w:p>
        </w:tc>
        <w:tc>
          <w:tcPr>
            <w:tcW w:w="1915" w:type="dxa"/>
            <w:tcPrChange w:id="167" w:author="Aarik Gulaya" w:date="2026-04-27T13:23:00Z" w16du:dateUtc="2026-04-27T20:23:00Z">
              <w:tcPr>
                <w:tcW w:w="1584" w:type="dxa"/>
              </w:tcPr>
            </w:tcPrChange>
          </w:tcPr>
          <w:p w14:paraId="7BE4FFED" w14:textId="77777777" w:rsidR="006B304D" w:rsidRDefault="00000000">
            <w:pPr>
              <w:pStyle w:val="Compact"/>
            </w:pPr>
            <w:r>
              <w:t>1818-1868</w:t>
            </w:r>
          </w:p>
        </w:tc>
      </w:tr>
      <w:tr w:rsidR="006B304D" w14:paraId="5745194B" w14:textId="77777777" w:rsidTr="0065205B">
        <w:tc>
          <w:tcPr>
            <w:tcW w:w="558" w:type="dxa"/>
            <w:tcPrChange w:id="168" w:author="Aarik Gulaya" w:date="2026-04-27T13:23:00Z" w16du:dateUtc="2026-04-27T20:23:00Z">
              <w:tcPr>
                <w:tcW w:w="1584" w:type="dxa"/>
                <w:gridSpan w:val="2"/>
              </w:tcPr>
            </w:tcPrChange>
          </w:tcPr>
          <w:p w14:paraId="45CFF89F" w14:textId="77777777" w:rsidR="006B304D" w:rsidRDefault="00000000">
            <w:pPr>
              <w:pStyle w:val="Compact"/>
            </w:pPr>
            <w:r>
              <w:t>3</w:t>
            </w:r>
          </w:p>
        </w:tc>
        <w:tc>
          <w:tcPr>
            <w:tcW w:w="2520" w:type="dxa"/>
            <w:tcPrChange w:id="169" w:author="Aarik Gulaya" w:date="2026-04-27T13:23:00Z" w16du:dateUtc="2026-04-27T20:23:00Z">
              <w:tcPr>
                <w:tcW w:w="1584" w:type="dxa"/>
                <w:gridSpan w:val="2"/>
              </w:tcPr>
            </w:tcPrChange>
          </w:tcPr>
          <w:p w14:paraId="5681C287" w14:textId="77777777" w:rsidR="006B304D" w:rsidRDefault="00000000">
            <w:pPr>
              <w:pStyle w:val="Compact"/>
            </w:pPr>
            <w:r>
              <w:t>Sunity Devee</w:t>
            </w:r>
          </w:p>
        </w:tc>
        <w:tc>
          <w:tcPr>
            <w:tcW w:w="3150" w:type="dxa"/>
            <w:tcPrChange w:id="170" w:author="Aarik Gulaya" w:date="2026-04-27T13:23:00Z" w16du:dateUtc="2026-04-27T20:23:00Z">
              <w:tcPr>
                <w:tcW w:w="1584" w:type="dxa"/>
              </w:tcPr>
            </w:tcPrChange>
          </w:tcPr>
          <w:p w14:paraId="4B109BEB" w14:textId="77777777" w:rsidR="006B304D" w:rsidRDefault="00000000">
            <w:pPr>
              <w:pStyle w:val="Compact"/>
            </w:pPr>
            <w:r>
              <w:t>Project Gutenberg #57175</w:t>
            </w:r>
          </w:p>
        </w:tc>
        <w:tc>
          <w:tcPr>
            <w:tcW w:w="1433" w:type="dxa"/>
            <w:tcPrChange w:id="171" w:author="Aarik Gulaya" w:date="2026-04-27T13:23:00Z" w16du:dateUtc="2026-04-27T20:23:00Z">
              <w:tcPr>
                <w:tcW w:w="1584" w:type="dxa"/>
                <w:gridSpan w:val="2"/>
              </w:tcPr>
            </w:tcPrChange>
          </w:tcPr>
          <w:p w14:paraId="573A6F45" w14:textId="77777777" w:rsidR="006B304D" w:rsidRDefault="00000000">
            <w:pPr>
              <w:pStyle w:val="Compact"/>
            </w:pPr>
            <w:r>
              <w:t>67,379</w:t>
            </w:r>
          </w:p>
        </w:tc>
        <w:tc>
          <w:tcPr>
            <w:tcW w:w="1915" w:type="dxa"/>
            <w:tcPrChange w:id="172" w:author="Aarik Gulaya" w:date="2026-04-27T13:23:00Z" w16du:dateUtc="2026-04-27T20:23:00Z">
              <w:tcPr>
                <w:tcW w:w="1584" w:type="dxa"/>
              </w:tcPr>
            </w:tcPrChange>
          </w:tcPr>
          <w:p w14:paraId="77CB8F4B" w14:textId="77777777" w:rsidR="006B304D" w:rsidRDefault="00000000">
            <w:pPr>
              <w:pStyle w:val="Compact"/>
            </w:pPr>
            <w:r>
              <w:t>1864-1932</w:t>
            </w:r>
          </w:p>
        </w:tc>
      </w:tr>
      <w:tr w:rsidR="006B304D" w14:paraId="3971C990" w14:textId="77777777" w:rsidTr="0065205B">
        <w:tc>
          <w:tcPr>
            <w:tcW w:w="558" w:type="dxa"/>
            <w:tcPrChange w:id="173" w:author="Aarik Gulaya" w:date="2026-04-27T13:23:00Z" w16du:dateUtc="2026-04-27T20:23:00Z">
              <w:tcPr>
                <w:tcW w:w="1584" w:type="dxa"/>
                <w:gridSpan w:val="2"/>
              </w:tcPr>
            </w:tcPrChange>
          </w:tcPr>
          <w:p w14:paraId="10E84590" w14:textId="77777777" w:rsidR="006B304D" w:rsidRDefault="00000000">
            <w:pPr>
              <w:pStyle w:val="Compact"/>
            </w:pPr>
            <w:r>
              <w:t>4</w:t>
            </w:r>
          </w:p>
        </w:tc>
        <w:tc>
          <w:tcPr>
            <w:tcW w:w="2520" w:type="dxa"/>
            <w:tcPrChange w:id="174" w:author="Aarik Gulaya" w:date="2026-04-27T13:23:00Z" w16du:dateUtc="2026-04-27T20:23:00Z">
              <w:tcPr>
                <w:tcW w:w="1584" w:type="dxa"/>
                <w:gridSpan w:val="2"/>
              </w:tcPr>
            </w:tcPrChange>
          </w:tcPr>
          <w:p w14:paraId="39C16DB2" w14:textId="77777777" w:rsidR="006B304D" w:rsidRDefault="00000000">
            <w:pPr>
              <w:pStyle w:val="Compact"/>
            </w:pPr>
            <w:r>
              <w:t>Zitkala-Sa</w:t>
            </w:r>
          </w:p>
        </w:tc>
        <w:tc>
          <w:tcPr>
            <w:tcW w:w="3150" w:type="dxa"/>
            <w:tcPrChange w:id="175" w:author="Aarik Gulaya" w:date="2026-04-27T13:23:00Z" w16du:dateUtc="2026-04-27T20:23:00Z">
              <w:tcPr>
                <w:tcW w:w="1584" w:type="dxa"/>
              </w:tcPr>
            </w:tcPrChange>
          </w:tcPr>
          <w:p w14:paraId="4C9A0AF9" w14:textId="77777777" w:rsidR="006B304D" w:rsidRDefault="00000000">
            <w:pPr>
              <w:pStyle w:val="Compact"/>
            </w:pPr>
            <w:r>
              <w:t>Project Gutenberg #10376</w:t>
            </w:r>
          </w:p>
        </w:tc>
        <w:tc>
          <w:tcPr>
            <w:tcW w:w="1433" w:type="dxa"/>
            <w:tcPrChange w:id="176" w:author="Aarik Gulaya" w:date="2026-04-27T13:23:00Z" w16du:dateUtc="2026-04-27T20:23:00Z">
              <w:tcPr>
                <w:tcW w:w="1584" w:type="dxa"/>
                <w:gridSpan w:val="2"/>
              </w:tcPr>
            </w:tcPrChange>
          </w:tcPr>
          <w:p w14:paraId="4CA3CCF8" w14:textId="77777777" w:rsidR="006B304D" w:rsidRDefault="00000000">
            <w:pPr>
              <w:pStyle w:val="Compact"/>
            </w:pPr>
            <w:r>
              <w:t>35,328</w:t>
            </w:r>
          </w:p>
        </w:tc>
        <w:tc>
          <w:tcPr>
            <w:tcW w:w="1915" w:type="dxa"/>
            <w:tcPrChange w:id="177" w:author="Aarik Gulaya" w:date="2026-04-27T13:23:00Z" w16du:dateUtc="2026-04-27T20:23:00Z">
              <w:tcPr>
                <w:tcW w:w="1584" w:type="dxa"/>
              </w:tcPr>
            </w:tcPrChange>
          </w:tcPr>
          <w:p w14:paraId="42FB301E" w14:textId="77777777" w:rsidR="006B304D" w:rsidRDefault="00000000">
            <w:pPr>
              <w:pStyle w:val="Compact"/>
            </w:pPr>
            <w:r>
              <w:t>1876-1938</w:t>
            </w:r>
          </w:p>
        </w:tc>
      </w:tr>
      <w:tr w:rsidR="006B304D" w14:paraId="6B1E7466" w14:textId="77777777" w:rsidTr="0065205B">
        <w:tc>
          <w:tcPr>
            <w:tcW w:w="558" w:type="dxa"/>
            <w:tcPrChange w:id="178" w:author="Aarik Gulaya" w:date="2026-04-27T13:23:00Z" w16du:dateUtc="2026-04-27T20:23:00Z">
              <w:tcPr>
                <w:tcW w:w="1584" w:type="dxa"/>
                <w:gridSpan w:val="2"/>
              </w:tcPr>
            </w:tcPrChange>
          </w:tcPr>
          <w:p w14:paraId="5D4E6AE8" w14:textId="77777777" w:rsidR="006B304D" w:rsidRDefault="00000000">
            <w:pPr>
              <w:pStyle w:val="Compact"/>
            </w:pPr>
            <w:r>
              <w:t>5</w:t>
            </w:r>
          </w:p>
        </w:tc>
        <w:tc>
          <w:tcPr>
            <w:tcW w:w="2520" w:type="dxa"/>
            <w:tcPrChange w:id="179" w:author="Aarik Gulaya" w:date="2026-04-27T13:23:00Z" w16du:dateUtc="2026-04-27T20:23:00Z">
              <w:tcPr>
                <w:tcW w:w="1584" w:type="dxa"/>
                <w:gridSpan w:val="2"/>
              </w:tcPr>
            </w:tcPrChange>
          </w:tcPr>
          <w:p w14:paraId="24683F11" w14:textId="77777777" w:rsidR="006B304D" w:rsidRDefault="00000000">
            <w:pPr>
              <w:pStyle w:val="Compact"/>
            </w:pPr>
            <w:r>
              <w:t>Olaudah Equiano</w:t>
            </w:r>
          </w:p>
        </w:tc>
        <w:tc>
          <w:tcPr>
            <w:tcW w:w="3150" w:type="dxa"/>
            <w:tcPrChange w:id="180" w:author="Aarik Gulaya" w:date="2026-04-27T13:23:00Z" w16du:dateUtc="2026-04-27T20:23:00Z">
              <w:tcPr>
                <w:tcW w:w="1584" w:type="dxa"/>
              </w:tcPr>
            </w:tcPrChange>
          </w:tcPr>
          <w:p w14:paraId="4E484185" w14:textId="77777777" w:rsidR="006B304D" w:rsidRDefault="00000000">
            <w:pPr>
              <w:pStyle w:val="Compact"/>
            </w:pPr>
            <w:r>
              <w:t>Project Gutenberg #15399</w:t>
            </w:r>
          </w:p>
        </w:tc>
        <w:tc>
          <w:tcPr>
            <w:tcW w:w="1433" w:type="dxa"/>
            <w:tcPrChange w:id="181" w:author="Aarik Gulaya" w:date="2026-04-27T13:23:00Z" w16du:dateUtc="2026-04-27T20:23:00Z">
              <w:tcPr>
                <w:tcW w:w="1584" w:type="dxa"/>
                <w:gridSpan w:val="2"/>
              </w:tcPr>
            </w:tcPrChange>
          </w:tcPr>
          <w:p w14:paraId="45067D0F" w14:textId="77777777" w:rsidR="006B304D" w:rsidRDefault="00000000">
            <w:pPr>
              <w:pStyle w:val="Compact"/>
            </w:pPr>
            <w:r>
              <w:t>85,660</w:t>
            </w:r>
          </w:p>
        </w:tc>
        <w:tc>
          <w:tcPr>
            <w:tcW w:w="1915" w:type="dxa"/>
            <w:tcPrChange w:id="182" w:author="Aarik Gulaya" w:date="2026-04-27T13:23:00Z" w16du:dateUtc="2026-04-27T20:23:00Z">
              <w:tcPr>
                <w:tcW w:w="1584" w:type="dxa"/>
              </w:tcPr>
            </w:tcPrChange>
          </w:tcPr>
          <w:p w14:paraId="24F877F3" w14:textId="77777777" w:rsidR="006B304D" w:rsidRDefault="00000000">
            <w:pPr>
              <w:pStyle w:val="Compact"/>
            </w:pPr>
            <w:r>
              <w:t>1745-1797</w:t>
            </w:r>
          </w:p>
        </w:tc>
      </w:tr>
      <w:tr w:rsidR="006B304D" w14:paraId="21B55376" w14:textId="77777777" w:rsidTr="0065205B">
        <w:tc>
          <w:tcPr>
            <w:tcW w:w="558" w:type="dxa"/>
            <w:tcPrChange w:id="183" w:author="Aarik Gulaya" w:date="2026-04-27T13:23:00Z" w16du:dateUtc="2026-04-27T20:23:00Z">
              <w:tcPr>
                <w:tcW w:w="1584" w:type="dxa"/>
                <w:gridSpan w:val="2"/>
              </w:tcPr>
            </w:tcPrChange>
          </w:tcPr>
          <w:p w14:paraId="0A646611" w14:textId="77777777" w:rsidR="006B304D" w:rsidRDefault="00000000">
            <w:pPr>
              <w:pStyle w:val="Compact"/>
            </w:pPr>
            <w:r>
              <w:t>6</w:t>
            </w:r>
          </w:p>
        </w:tc>
        <w:tc>
          <w:tcPr>
            <w:tcW w:w="2520" w:type="dxa"/>
            <w:tcPrChange w:id="184" w:author="Aarik Gulaya" w:date="2026-04-27T13:23:00Z" w16du:dateUtc="2026-04-27T20:23:00Z">
              <w:tcPr>
                <w:tcW w:w="1584" w:type="dxa"/>
                <w:gridSpan w:val="2"/>
              </w:tcPr>
            </w:tcPrChange>
          </w:tcPr>
          <w:p w14:paraId="48AC5B23" w14:textId="77777777" w:rsidR="006B304D" w:rsidRDefault="00000000">
            <w:pPr>
              <w:pStyle w:val="Compact"/>
            </w:pPr>
            <w:r>
              <w:t>Mary Seacole</w:t>
            </w:r>
          </w:p>
        </w:tc>
        <w:tc>
          <w:tcPr>
            <w:tcW w:w="3150" w:type="dxa"/>
            <w:tcPrChange w:id="185" w:author="Aarik Gulaya" w:date="2026-04-27T13:23:00Z" w16du:dateUtc="2026-04-27T20:23:00Z">
              <w:tcPr>
                <w:tcW w:w="1584" w:type="dxa"/>
              </w:tcPr>
            </w:tcPrChange>
          </w:tcPr>
          <w:p w14:paraId="17313A10" w14:textId="77777777" w:rsidR="006B304D" w:rsidRDefault="00000000">
            <w:pPr>
              <w:pStyle w:val="Compact"/>
            </w:pPr>
            <w:r>
              <w:t>Project Gutenberg #23031</w:t>
            </w:r>
          </w:p>
        </w:tc>
        <w:tc>
          <w:tcPr>
            <w:tcW w:w="1433" w:type="dxa"/>
            <w:tcPrChange w:id="186" w:author="Aarik Gulaya" w:date="2026-04-27T13:23:00Z" w16du:dateUtc="2026-04-27T20:23:00Z">
              <w:tcPr>
                <w:tcW w:w="1584" w:type="dxa"/>
                <w:gridSpan w:val="2"/>
              </w:tcPr>
            </w:tcPrChange>
          </w:tcPr>
          <w:p w14:paraId="568D4450" w14:textId="77777777" w:rsidR="006B304D" w:rsidRDefault="00000000">
            <w:pPr>
              <w:pStyle w:val="Compact"/>
            </w:pPr>
            <w:r>
              <w:t>62,467</w:t>
            </w:r>
          </w:p>
        </w:tc>
        <w:tc>
          <w:tcPr>
            <w:tcW w:w="1915" w:type="dxa"/>
            <w:tcPrChange w:id="187" w:author="Aarik Gulaya" w:date="2026-04-27T13:23:00Z" w16du:dateUtc="2026-04-27T20:23:00Z">
              <w:tcPr>
                <w:tcW w:w="1584" w:type="dxa"/>
              </w:tcPr>
            </w:tcPrChange>
          </w:tcPr>
          <w:p w14:paraId="04829C5D" w14:textId="77777777" w:rsidR="006B304D" w:rsidRDefault="00000000">
            <w:pPr>
              <w:pStyle w:val="Compact"/>
            </w:pPr>
            <w:r>
              <w:t>1805-1881</w:t>
            </w:r>
          </w:p>
        </w:tc>
      </w:tr>
      <w:tr w:rsidR="006B304D" w14:paraId="45473E70" w14:textId="77777777" w:rsidTr="0065205B">
        <w:tc>
          <w:tcPr>
            <w:tcW w:w="558" w:type="dxa"/>
            <w:tcPrChange w:id="188" w:author="Aarik Gulaya" w:date="2026-04-27T13:23:00Z" w16du:dateUtc="2026-04-27T20:23:00Z">
              <w:tcPr>
                <w:tcW w:w="1584" w:type="dxa"/>
                <w:gridSpan w:val="2"/>
              </w:tcPr>
            </w:tcPrChange>
          </w:tcPr>
          <w:p w14:paraId="444F87C5" w14:textId="77777777" w:rsidR="006B304D" w:rsidRDefault="00000000">
            <w:pPr>
              <w:pStyle w:val="Compact"/>
            </w:pPr>
            <w:r>
              <w:t>7</w:t>
            </w:r>
          </w:p>
        </w:tc>
        <w:tc>
          <w:tcPr>
            <w:tcW w:w="2520" w:type="dxa"/>
            <w:tcPrChange w:id="189" w:author="Aarik Gulaya" w:date="2026-04-27T13:23:00Z" w16du:dateUtc="2026-04-27T20:23:00Z">
              <w:tcPr>
                <w:tcW w:w="1584" w:type="dxa"/>
                <w:gridSpan w:val="2"/>
              </w:tcPr>
            </w:tcPrChange>
          </w:tcPr>
          <w:p w14:paraId="3A18695B" w14:textId="77777777" w:rsidR="006B304D" w:rsidRDefault="00000000">
            <w:pPr>
              <w:pStyle w:val="Compact"/>
            </w:pPr>
            <w:r>
              <w:t>Fukuzawa Yukichi</w:t>
            </w:r>
          </w:p>
        </w:tc>
        <w:tc>
          <w:tcPr>
            <w:tcW w:w="3150" w:type="dxa"/>
            <w:tcPrChange w:id="190" w:author="Aarik Gulaya" w:date="2026-04-27T13:23:00Z" w16du:dateUtc="2026-04-27T20:23:00Z">
              <w:tcPr>
                <w:tcW w:w="1584" w:type="dxa"/>
              </w:tcPr>
            </w:tcPrChange>
          </w:tcPr>
          <w:p w14:paraId="558EAB43" w14:textId="77777777" w:rsidR="006B304D" w:rsidRDefault="00000000">
            <w:pPr>
              <w:pStyle w:val="Compact"/>
            </w:pPr>
            <w:r>
              <w:t>Internet Archive</w:t>
            </w:r>
          </w:p>
        </w:tc>
        <w:tc>
          <w:tcPr>
            <w:tcW w:w="1433" w:type="dxa"/>
            <w:tcPrChange w:id="191" w:author="Aarik Gulaya" w:date="2026-04-27T13:23:00Z" w16du:dateUtc="2026-04-27T20:23:00Z">
              <w:tcPr>
                <w:tcW w:w="1584" w:type="dxa"/>
                <w:gridSpan w:val="2"/>
              </w:tcPr>
            </w:tcPrChange>
          </w:tcPr>
          <w:p w14:paraId="5D4D160F" w14:textId="77777777" w:rsidR="006B304D" w:rsidRDefault="00000000">
            <w:pPr>
              <w:pStyle w:val="Compact"/>
            </w:pPr>
            <w:r>
              <w:t>139,088</w:t>
            </w:r>
          </w:p>
        </w:tc>
        <w:tc>
          <w:tcPr>
            <w:tcW w:w="1915" w:type="dxa"/>
            <w:tcPrChange w:id="192" w:author="Aarik Gulaya" w:date="2026-04-27T13:23:00Z" w16du:dateUtc="2026-04-27T20:23:00Z">
              <w:tcPr>
                <w:tcW w:w="1584" w:type="dxa"/>
              </w:tcPr>
            </w:tcPrChange>
          </w:tcPr>
          <w:p w14:paraId="71542CCA" w14:textId="77777777" w:rsidR="006B304D" w:rsidRDefault="00000000">
            <w:pPr>
              <w:pStyle w:val="Compact"/>
            </w:pPr>
            <w:r>
              <w:t>1835-1901</w:t>
            </w:r>
          </w:p>
        </w:tc>
      </w:tr>
      <w:tr w:rsidR="006B304D" w14:paraId="06FF0C51" w14:textId="77777777" w:rsidTr="0065205B">
        <w:tc>
          <w:tcPr>
            <w:tcW w:w="558" w:type="dxa"/>
            <w:tcPrChange w:id="193" w:author="Aarik Gulaya" w:date="2026-04-27T13:23:00Z" w16du:dateUtc="2026-04-27T20:23:00Z">
              <w:tcPr>
                <w:tcW w:w="1584" w:type="dxa"/>
                <w:gridSpan w:val="2"/>
              </w:tcPr>
            </w:tcPrChange>
          </w:tcPr>
          <w:p w14:paraId="59332EAB" w14:textId="77777777" w:rsidR="006B304D" w:rsidRDefault="00000000">
            <w:pPr>
              <w:pStyle w:val="Compact"/>
            </w:pPr>
            <w:r>
              <w:t>8</w:t>
            </w:r>
          </w:p>
        </w:tc>
        <w:tc>
          <w:tcPr>
            <w:tcW w:w="2520" w:type="dxa"/>
            <w:tcPrChange w:id="194" w:author="Aarik Gulaya" w:date="2026-04-27T13:23:00Z" w16du:dateUtc="2026-04-27T20:23:00Z">
              <w:tcPr>
                <w:tcW w:w="1584" w:type="dxa"/>
                <w:gridSpan w:val="2"/>
              </w:tcPr>
            </w:tcPrChange>
          </w:tcPr>
          <w:p w14:paraId="1B924A1D" w14:textId="77777777" w:rsidR="006B304D" w:rsidRDefault="00000000">
            <w:pPr>
              <w:pStyle w:val="Compact"/>
            </w:pPr>
            <w:r>
              <w:t>Babur</w:t>
            </w:r>
          </w:p>
        </w:tc>
        <w:tc>
          <w:tcPr>
            <w:tcW w:w="3150" w:type="dxa"/>
            <w:tcPrChange w:id="195" w:author="Aarik Gulaya" w:date="2026-04-27T13:23:00Z" w16du:dateUtc="2026-04-27T20:23:00Z">
              <w:tcPr>
                <w:tcW w:w="1584" w:type="dxa"/>
              </w:tcPr>
            </w:tcPrChange>
          </w:tcPr>
          <w:p w14:paraId="5631F4E7" w14:textId="77777777" w:rsidR="006B304D" w:rsidRDefault="00000000">
            <w:pPr>
              <w:pStyle w:val="Compact"/>
            </w:pPr>
            <w:r>
              <w:t>Project Gutenberg #44608</w:t>
            </w:r>
          </w:p>
        </w:tc>
        <w:tc>
          <w:tcPr>
            <w:tcW w:w="1433" w:type="dxa"/>
            <w:tcPrChange w:id="196" w:author="Aarik Gulaya" w:date="2026-04-27T13:23:00Z" w16du:dateUtc="2026-04-27T20:23:00Z">
              <w:tcPr>
                <w:tcW w:w="1584" w:type="dxa"/>
                <w:gridSpan w:val="2"/>
              </w:tcPr>
            </w:tcPrChange>
          </w:tcPr>
          <w:p w14:paraId="558D2EDD" w14:textId="77777777" w:rsidR="006B304D" w:rsidRDefault="00000000">
            <w:pPr>
              <w:pStyle w:val="Compact"/>
            </w:pPr>
            <w:r>
              <w:t>422,772</w:t>
            </w:r>
          </w:p>
        </w:tc>
        <w:tc>
          <w:tcPr>
            <w:tcW w:w="1915" w:type="dxa"/>
            <w:tcPrChange w:id="197" w:author="Aarik Gulaya" w:date="2026-04-27T13:23:00Z" w16du:dateUtc="2026-04-27T20:23:00Z">
              <w:tcPr>
                <w:tcW w:w="1584" w:type="dxa"/>
              </w:tcPr>
            </w:tcPrChange>
          </w:tcPr>
          <w:p w14:paraId="244BB22C" w14:textId="77777777" w:rsidR="006B304D" w:rsidRDefault="00000000">
            <w:pPr>
              <w:pStyle w:val="Compact"/>
            </w:pPr>
            <w:r>
              <w:t>1483-1530</w:t>
            </w:r>
          </w:p>
        </w:tc>
      </w:tr>
      <w:tr w:rsidR="006B304D" w14:paraId="1C47F906" w14:textId="77777777" w:rsidTr="0065205B">
        <w:tc>
          <w:tcPr>
            <w:tcW w:w="558" w:type="dxa"/>
            <w:tcPrChange w:id="198" w:author="Aarik Gulaya" w:date="2026-04-27T13:23:00Z" w16du:dateUtc="2026-04-27T20:23:00Z">
              <w:tcPr>
                <w:tcW w:w="1584" w:type="dxa"/>
                <w:gridSpan w:val="2"/>
              </w:tcPr>
            </w:tcPrChange>
          </w:tcPr>
          <w:p w14:paraId="01883A19" w14:textId="77777777" w:rsidR="006B304D" w:rsidRDefault="00000000">
            <w:pPr>
              <w:pStyle w:val="Compact"/>
            </w:pPr>
            <w:r>
              <w:t>9</w:t>
            </w:r>
          </w:p>
        </w:tc>
        <w:tc>
          <w:tcPr>
            <w:tcW w:w="2520" w:type="dxa"/>
            <w:tcPrChange w:id="199" w:author="Aarik Gulaya" w:date="2026-04-27T13:23:00Z" w16du:dateUtc="2026-04-27T20:23:00Z">
              <w:tcPr>
                <w:tcW w:w="1584" w:type="dxa"/>
                <w:gridSpan w:val="2"/>
              </w:tcPr>
            </w:tcPrChange>
          </w:tcPr>
          <w:p w14:paraId="62298D2C" w14:textId="77777777" w:rsidR="006B304D" w:rsidRDefault="00000000">
            <w:pPr>
              <w:pStyle w:val="Compact"/>
            </w:pPr>
            <w:r>
              <w:t>Yung Wing</w:t>
            </w:r>
          </w:p>
        </w:tc>
        <w:tc>
          <w:tcPr>
            <w:tcW w:w="3150" w:type="dxa"/>
            <w:tcPrChange w:id="200" w:author="Aarik Gulaya" w:date="2026-04-27T13:23:00Z" w16du:dateUtc="2026-04-27T20:23:00Z">
              <w:tcPr>
                <w:tcW w:w="1584" w:type="dxa"/>
              </w:tcPr>
            </w:tcPrChange>
          </w:tcPr>
          <w:p w14:paraId="6F19C4BF" w14:textId="77777777" w:rsidR="006B304D" w:rsidRDefault="00000000">
            <w:pPr>
              <w:pStyle w:val="Compact"/>
            </w:pPr>
            <w:r>
              <w:t>Project Gutenberg #54635</w:t>
            </w:r>
          </w:p>
        </w:tc>
        <w:tc>
          <w:tcPr>
            <w:tcW w:w="1433" w:type="dxa"/>
            <w:tcPrChange w:id="201" w:author="Aarik Gulaya" w:date="2026-04-27T13:23:00Z" w16du:dateUtc="2026-04-27T20:23:00Z">
              <w:tcPr>
                <w:tcW w:w="1584" w:type="dxa"/>
                <w:gridSpan w:val="2"/>
              </w:tcPr>
            </w:tcPrChange>
          </w:tcPr>
          <w:p w14:paraId="4A9DD10B" w14:textId="77777777" w:rsidR="006B304D" w:rsidRDefault="00000000">
            <w:pPr>
              <w:pStyle w:val="Compact"/>
            </w:pPr>
            <w:r>
              <w:t>66,459</w:t>
            </w:r>
          </w:p>
        </w:tc>
        <w:tc>
          <w:tcPr>
            <w:tcW w:w="1915" w:type="dxa"/>
            <w:tcPrChange w:id="202" w:author="Aarik Gulaya" w:date="2026-04-27T13:23:00Z" w16du:dateUtc="2026-04-27T20:23:00Z">
              <w:tcPr>
                <w:tcW w:w="1584" w:type="dxa"/>
              </w:tcPr>
            </w:tcPrChange>
          </w:tcPr>
          <w:p w14:paraId="23695E00" w14:textId="77777777" w:rsidR="006B304D" w:rsidRDefault="00000000">
            <w:pPr>
              <w:pStyle w:val="Compact"/>
            </w:pPr>
            <w:r>
              <w:t>1828-1912</w:t>
            </w:r>
          </w:p>
        </w:tc>
      </w:tr>
      <w:tr w:rsidR="006B304D" w14:paraId="6D0C662F" w14:textId="77777777" w:rsidTr="0065205B">
        <w:tc>
          <w:tcPr>
            <w:tcW w:w="558" w:type="dxa"/>
            <w:tcPrChange w:id="203" w:author="Aarik Gulaya" w:date="2026-04-27T13:23:00Z" w16du:dateUtc="2026-04-27T20:23:00Z">
              <w:tcPr>
                <w:tcW w:w="1584" w:type="dxa"/>
                <w:gridSpan w:val="2"/>
              </w:tcPr>
            </w:tcPrChange>
          </w:tcPr>
          <w:p w14:paraId="1029188D" w14:textId="77777777" w:rsidR="006B304D" w:rsidRDefault="00000000">
            <w:pPr>
              <w:pStyle w:val="Compact"/>
            </w:pPr>
            <w:r>
              <w:t>10</w:t>
            </w:r>
          </w:p>
        </w:tc>
        <w:tc>
          <w:tcPr>
            <w:tcW w:w="2520" w:type="dxa"/>
            <w:tcPrChange w:id="204" w:author="Aarik Gulaya" w:date="2026-04-27T13:23:00Z" w16du:dateUtc="2026-04-27T20:23:00Z">
              <w:tcPr>
                <w:tcW w:w="1584" w:type="dxa"/>
                <w:gridSpan w:val="2"/>
              </w:tcPr>
            </w:tcPrChange>
          </w:tcPr>
          <w:p w14:paraId="139F83A3" w14:textId="77777777" w:rsidR="006B304D" w:rsidRDefault="00000000">
            <w:pPr>
              <w:pStyle w:val="Compact"/>
            </w:pPr>
            <w:r>
              <w:t>Benvenuto Cellini</w:t>
            </w:r>
          </w:p>
        </w:tc>
        <w:tc>
          <w:tcPr>
            <w:tcW w:w="3150" w:type="dxa"/>
            <w:tcPrChange w:id="205" w:author="Aarik Gulaya" w:date="2026-04-27T13:23:00Z" w16du:dateUtc="2026-04-27T20:23:00Z">
              <w:tcPr>
                <w:tcW w:w="1584" w:type="dxa"/>
              </w:tcPr>
            </w:tcPrChange>
          </w:tcPr>
          <w:p w14:paraId="6989B058" w14:textId="77777777" w:rsidR="006B304D" w:rsidRDefault="00000000">
            <w:pPr>
              <w:pStyle w:val="Compact"/>
            </w:pPr>
            <w:r>
              <w:t>Project Gutenberg #4028</w:t>
            </w:r>
          </w:p>
        </w:tc>
        <w:tc>
          <w:tcPr>
            <w:tcW w:w="1433" w:type="dxa"/>
            <w:tcPrChange w:id="206" w:author="Aarik Gulaya" w:date="2026-04-27T13:23:00Z" w16du:dateUtc="2026-04-27T20:23:00Z">
              <w:tcPr>
                <w:tcW w:w="1584" w:type="dxa"/>
                <w:gridSpan w:val="2"/>
              </w:tcPr>
            </w:tcPrChange>
          </w:tcPr>
          <w:p w14:paraId="623F1FA5" w14:textId="77777777" w:rsidR="006B304D" w:rsidRDefault="00000000">
            <w:pPr>
              <w:pStyle w:val="Compact"/>
            </w:pPr>
            <w:r>
              <w:t>190,390</w:t>
            </w:r>
          </w:p>
        </w:tc>
        <w:tc>
          <w:tcPr>
            <w:tcW w:w="1915" w:type="dxa"/>
            <w:tcPrChange w:id="207" w:author="Aarik Gulaya" w:date="2026-04-27T13:23:00Z" w16du:dateUtc="2026-04-27T20:23:00Z">
              <w:tcPr>
                <w:tcW w:w="1584" w:type="dxa"/>
              </w:tcPr>
            </w:tcPrChange>
          </w:tcPr>
          <w:p w14:paraId="2AADEA90" w14:textId="77777777" w:rsidR="006B304D" w:rsidRDefault="00000000">
            <w:pPr>
              <w:pStyle w:val="Compact"/>
            </w:pPr>
            <w:r>
              <w:t>1500-1571</w:t>
            </w:r>
          </w:p>
        </w:tc>
      </w:tr>
      <w:tr w:rsidR="006B304D" w14:paraId="5A45AEE1" w14:textId="77777777" w:rsidTr="0065205B">
        <w:tc>
          <w:tcPr>
            <w:tcW w:w="558" w:type="dxa"/>
            <w:tcPrChange w:id="208" w:author="Aarik Gulaya" w:date="2026-04-27T13:23:00Z" w16du:dateUtc="2026-04-27T20:23:00Z">
              <w:tcPr>
                <w:tcW w:w="1584" w:type="dxa"/>
                <w:gridSpan w:val="2"/>
              </w:tcPr>
            </w:tcPrChange>
          </w:tcPr>
          <w:p w14:paraId="0FB90B0B" w14:textId="77777777" w:rsidR="006B304D" w:rsidRDefault="00000000">
            <w:pPr>
              <w:pStyle w:val="Compact"/>
            </w:pPr>
            <w:r>
              <w:t>11</w:t>
            </w:r>
          </w:p>
        </w:tc>
        <w:tc>
          <w:tcPr>
            <w:tcW w:w="2520" w:type="dxa"/>
            <w:tcPrChange w:id="209" w:author="Aarik Gulaya" w:date="2026-04-27T13:23:00Z" w16du:dateUtc="2026-04-27T20:23:00Z">
              <w:tcPr>
                <w:tcW w:w="1584" w:type="dxa"/>
                <w:gridSpan w:val="2"/>
              </w:tcPr>
            </w:tcPrChange>
          </w:tcPr>
          <w:p w14:paraId="48E9631D" w14:textId="77777777" w:rsidR="006B304D" w:rsidRDefault="00000000">
            <w:pPr>
              <w:pStyle w:val="Compact"/>
            </w:pPr>
            <w:r>
              <w:t>Bernal Diaz del Castillo</w:t>
            </w:r>
          </w:p>
        </w:tc>
        <w:tc>
          <w:tcPr>
            <w:tcW w:w="3150" w:type="dxa"/>
            <w:tcPrChange w:id="210" w:author="Aarik Gulaya" w:date="2026-04-27T13:23:00Z" w16du:dateUtc="2026-04-27T20:23:00Z">
              <w:tcPr>
                <w:tcW w:w="1584" w:type="dxa"/>
              </w:tcPr>
            </w:tcPrChange>
          </w:tcPr>
          <w:p w14:paraId="3C8C1944" w14:textId="77777777" w:rsidR="006B304D" w:rsidRDefault="00000000">
            <w:pPr>
              <w:pStyle w:val="Compact"/>
            </w:pPr>
            <w:r>
              <w:t>Project Gutenberg #32474</w:t>
            </w:r>
          </w:p>
        </w:tc>
        <w:tc>
          <w:tcPr>
            <w:tcW w:w="1433" w:type="dxa"/>
            <w:tcPrChange w:id="211" w:author="Aarik Gulaya" w:date="2026-04-27T13:23:00Z" w16du:dateUtc="2026-04-27T20:23:00Z">
              <w:tcPr>
                <w:tcW w:w="1584" w:type="dxa"/>
                <w:gridSpan w:val="2"/>
              </w:tcPr>
            </w:tcPrChange>
          </w:tcPr>
          <w:p w14:paraId="65B2155A" w14:textId="77777777" w:rsidR="006B304D" w:rsidRDefault="00000000">
            <w:pPr>
              <w:pStyle w:val="Compact"/>
            </w:pPr>
            <w:r>
              <w:t>187,315</w:t>
            </w:r>
          </w:p>
        </w:tc>
        <w:tc>
          <w:tcPr>
            <w:tcW w:w="1915" w:type="dxa"/>
            <w:tcPrChange w:id="212" w:author="Aarik Gulaya" w:date="2026-04-27T13:23:00Z" w16du:dateUtc="2026-04-27T20:23:00Z">
              <w:tcPr>
                <w:tcW w:w="1584" w:type="dxa"/>
              </w:tcPr>
            </w:tcPrChange>
          </w:tcPr>
          <w:p w14:paraId="7BE9FAC1" w14:textId="77777777" w:rsidR="006B304D" w:rsidRDefault="00000000">
            <w:pPr>
              <w:pStyle w:val="Compact"/>
            </w:pPr>
            <w:r>
              <w:t>1492-1584</w:t>
            </w:r>
          </w:p>
        </w:tc>
      </w:tr>
      <w:tr w:rsidR="006B304D" w14:paraId="510D113E" w14:textId="77777777" w:rsidTr="0065205B">
        <w:tc>
          <w:tcPr>
            <w:tcW w:w="558" w:type="dxa"/>
            <w:tcPrChange w:id="213" w:author="Aarik Gulaya" w:date="2026-04-27T13:23:00Z" w16du:dateUtc="2026-04-27T20:23:00Z">
              <w:tcPr>
                <w:tcW w:w="1584" w:type="dxa"/>
                <w:gridSpan w:val="2"/>
              </w:tcPr>
            </w:tcPrChange>
          </w:tcPr>
          <w:p w14:paraId="3E52D5D0" w14:textId="77777777" w:rsidR="006B304D" w:rsidRDefault="00000000">
            <w:pPr>
              <w:pStyle w:val="Compact"/>
            </w:pPr>
            <w:r>
              <w:t>12</w:t>
            </w:r>
          </w:p>
        </w:tc>
        <w:tc>
          <w:tcPr>
            <w:tcW w:w="2520" w:type="dxa"/>
            <w:tcPrChange w:id="214" w:author="Aarik Gulaya" w:date="2026-04-27T13:23:00Z" w16du:dateUtc="2026-04-27T20:23:00Z">
              <w:tcPr>
                <w:tcW w:w="1584" w:type="dxa"/>
                <w:gridSpan w:val="2"/>
              </w:tcPr>
            </w:tcPrChange>
          </w:tcPr>
          <w:p w14:paraId="0AE171DE" w14:textId="77777777" w:rsidR="006B304D" w:rsidRDefault="00000000">
            <w:pPr>
              <w:pStyle w:val="Compact"/>
            </w:pPr>
            <w:r>
              <w:t>Georg Ebers</w:t>
            </w:r>
          </w:p>
        </w:tc>
        <w:tc>
          <w:tcPr>
            <w:tcW w:w="3150" w:type="dxa"/>
            <w:tcPrChange w:id="215" w:author="Aarik Gulaya" w:date="2026-04-27T13:23:00Z" w16du:dateUtc="2026-04-27T20:23:00Z">
              <w:tcPr>
                <w:tcW w:w="1584" w:type="dxa"/>
              </w:tcPr>
            </w:tcPrChange>
          </w:tcPr>
          <w:p w14:paraId="05DA1B4F" w14:textId="77777777" w:rsidR="006B304D" w:rsidRDefault="00000000">
            <w:pPr>
              <w:pStyle w:val="Compact"/>
            </w:pPr>
            <w:r>
              <w:t>Project Gutenberg #5599</w:t>
            </w:r>
          </w:p>
        </w:tc>
        <w:tc>
          <w:tcPr>
            <w:tcW w:w="1433" w:type="dxa"/>
            <w:tcPrChange w:id="216" w:author="Aarik Gulaya" w:date="2026-04-27T13:23:00Z" w16du:dateUtc="2026-04-27T20:23:00Z">
              <w:tcPr>
                <w:tcW w:w="1584" w:type="dxa"/>
                <w:gridSpan w:val="2"/>
              </w:tcPr>
            </w:tcPrChange>
          </w:tcPr>
          <w:p w14:paraId="1B564805" w14:textId="77777777" w:rsidR="006B304D" w:rsidRDefault="00000000">
            <w:pPr>
              <w:pStyle w:val="Compact"/>
            </w:pPr>
            <w:r>
              <w:t>96,174</w:t>
            </w:r>
          </w:p>
        </w:tc>
        <w:tc>
          <w:tcPr>
            <w:tcW w:w="1915" w:type="dxa"/>
            <w:tcPrChange w:id="217" w:author="Aarik Gulaya" w:date="2026-04-27T13:23:00Z" w16du:dateUtc="2026-04-27T20:23:00Z">
              <w:tcPr>
                <w:tcW w:w="1584" w:type="dxa"/>
              </w:tcPr>
            </w:tcPrChange>
          </w:tcPr>
          <w:p w14:paraId="5815A2A2" w14:textId="77777777" w:rsidR="006B304D" w:rsidRDefault="00000000">
            <w:pPr>
              <w:pStyle w:val="Compact"/>
            </w:pPr>
            <w:r>
              <w:t>1837-1898</w:t>
            </w:r>
          </w:p>
        </w:tc>
      </w:tr>
      <w:tr w:rsidR="006B304D" w14:paraId="29BAE26E" w14:textId="77777777" w:rsidTr="0065205B">
        <w:tc>
          <w:tcPr>
            <w:tcW w:w="558" w:type="dxa"/>
            <w:tcPrChange w:id="218" w:author="Aarik Gulaya" w:date="2026-04-27T13:23:00Z" w16du:dateUtc="2026-04-27T20:23:00Z">
              <w:tcPr>
                <w:tcW w:w="1584" w:type="dxa"/>
                <w:gridSpan w:val="2"/>
              </w:tcPr>
            </w:tcPrChange>
          </w:tcPr>
          <w:p w14:paraId="7D5B630B" w14:textId="77777777" w:rsidR="006B304D" w:rsidRDefault="00000000">
            <w:pPr>
              <w:pStyle w:val="Compact"/>
            </w:pPr>
            <w:r>
              <w:t>13</w:t>
            </w:r>
          </w:p>
        </w:tc>
        <w:tc>
          <w:tcPr>
            <w:tcW w:w="2520" w:type="dxa"/>
            <w:tcPrChange w:id="219" w:author="Aarik Gulaya" w:date="2026-04-27T13:23:00Z" w16du:dateUtc="2026-04-27T20:23:00Z">
              <w:tcPr>
                <w:tcW w:w="1584" w:type="dxa"/>
                <w:gridSpan w:val="2"/>
              </w:tcPr>
            </w:tcPrChange>
          </w:tcPr>
          <w:p w14:paraId="35F38FF0" w14:textId="77777777" w:rsidR="006B304D" w:rsidRDefault="00000000">
            <w:pPr>
              <w:pStyle w:val="Compact"/>
            </w:pPr>
            <w:r>
              <w:t>Jean-Jacques Rousseau</w:t>
            </w:r>
          </w:p>
        </w:tc>
        <w:tc>
          <w:tcPr>
            <w:tcW w:w="3150" w:type="dxa"/>
            <w:tcPrChange w:id="220" w:author="Aarik Gulaya" w:date="2026-04-27T13:23:00Z" w16du:dateUtc="2026-04-27T20:23:00Z">
              <w:tcPr>
                <w:tcW w:w="1584" w:type="dxa"/>
              </w:tcPr>
            </w:tcPrChange>
          </w:tcPr>
          <w:p w14:paraId="5BE5B63D" w14:textId="77777777" w:rsidR="006B304D" w:rsidRDefault="00000000">
            <w:pPr>
              <w:pStyle w:val="Compact"/>
            </w:pPr>
            <w:r>
              <w:t>Project Gutenberg #3913</w:t>
            </w:r>
          </w:p>
        </w:tc>
        <w:tc>
          <w:tcPr>
            <w:tcW w:w="1433" w:type="dxa"/>
            <w:tcPrChange w:id="221" w:author="Aarik Gulaya" w:date="2026-04-27T13:23:00Z" w16du:dateUtc="2026-04-27T20:23:00Z">
              <w:tcPr>
                <w:tcW w:w="1584" w:type="dxa"/>
                <w:gridSpan w:val="2"/>
              </w:tcPr>
            </w:tcPrChange>
          </w:tcPr>
          <w:p w14:paraId="168D2A03" w14:textId="77777777" w:rsidR="006B304D" w:rsidRDefault="00000000">
            <w:pPr>
              <w:pStyle w:val="Compact"/>
            </w:pPr>
            <w:r>
              <w:t>278,120</w:t>
            </w:r>
          </w:p>
        </w:tc>
        <w:tc>
          <w:tcPr>
            <w:tcW w:w="1915" w:type="dxa"/>
            <w:tcPrChange w:id="222" w:author="Aarik Gulaya" w:date="2026-04-27T13:23:00Z" w16du:dateUtc="2026-04-27T20:23:00Z">
              <w:tcPr>
                <w:tcW w:w="1584" w:type="dxa"/>
              </w:tcPr>
            </w:tcPrChange>
          </w:tcPr>
          <w:p w14:paraId="4091857D" w14:textId="77777777" w:rsidR="006B304D" w:rsidRDefault="00000000">
            <w:pPr>
              <w:pStyle w:val="Compact"/>
            </w:pPr>
            <w:r>
              <w:t>1712-1778</w:t>
            </w:r>
          </w:p>
        </w:tc>
      </w:tr>
      <w:tr w:rsidR="006B304D" w14:paraId="537C4B0C" w14:textId="77777777" w:rsidTr="0065205B">
        <w:tc>
          <w:tcPr>
            <w:tcW w:w="558" w:type="dxa"/>
            <w:tcPrChange w:id="223" w:author="Aarik Gulaya" w:date="2026-04-27T13:23:00Z" w16du:dateUtc="2026-04-27T20:23:00Z">
              <w:tcPr>
                <w:tcW w:w="1584" w:type="dxa"/>
                <w:gridSpan w:val="2"/>
              </w:tcPr>
            </w:tcPrChange>
          </w:tcPr>
          <w:p w14:paraId="018D5D86" w14:textId="77777777" w:rsidR="006B304D" w:rsidRDefault="00000000">
            <w:pPr>
              <w:pStyle w:val="Compact"/>
            </w:pPr>
            <w:r>
              <w:t>14</w:t>
            </w:r>
          </w:p>
        </w:tc>
        <w:tc>
          <w:tcPr>
            <w:tcW w:w="2520" w:type="dxa"/>
            <w:tcPrChange w:id="224" w:author="Aarik Gulaya" w:date="2026-04-27T13:23:00Z" w16du:dateUtc="2026-04-27T20:23:00Z">
              <w:tcPr>
                <w:tcW w:w="1584" w:type="dxa"/>
                <w:gridSpan w:val="2"/>
              </w:tcPr>
            </w:tcPrChange>
          </w:tcPr>
          <w:p w14:paraId="27497CB4" w14:textId="77777777" w:rsidR="006B304D" w:rsidRDefault="00000000">
            <w:pPr>
              <w:pStyle w:val="Compact"/>
            </w:pPr>
            <w:r>
              <w:t>Saint Augustine</w:t>
            </w:r>
          </w:p>
        </w:tc>
        <w:tc>
          <w:tcPr>
            <w:tcW w:w="3150" w:type="dxa"/>
            <w:tcPrChange w:id="225" w:author="Aarik Gulaya" w:date="2026-04-27T13:23:00Z" w16du:dateUtc="2026-04-27T20:23:00Z">
              <w:tcPr>
                <w:tcW w:w="1584" w:type="dxa"/>
              </w:tcPr>
            </w:tcPrChange>
          </w:tcPr>
          <w:p w14:paraId="4941C083" w14:textId="77777777" w:rsidR="006B304D" w:rsidRDefault="00000000">
            <w:pPr>
              <w:pStyle w:val="Compact"/>
            </w:pPr>
            <w:r>
              <w:t>Project Gutenberg #3296</w:t>
            </w:r>
          </w:p>
        </w:tc>
        <w:tc>
          <w:tcPr>
            <w:tcW w:w="1433" w:type="dxa"/>
            <w:tcPrChange w:id="226" w:author="Aarik Gulaya" w:date="2026-04-27T13:23:00Z" w16du:dateUtc="2026-04-27T20:23:00Z">
              <w:tcPr>
                <w:tcW w:w="1584" w:type="dxa"/>
                <w:gridSpan w:val="2"/>
              </w:tcPr>
            </w:tcPrChange>
          </w:tcPr>
          <w:p w14:paraId="7A832CA1" w14:textId="77777777" w:rsidR="006B304D" w:rsidRDefault="00000000">
            <w:pPr>
              <w:pStyle w:val="Compact"/>
            </w:pPr>
            <w:r>
              <w:t>114,873</w:t>
            </w:r>
          </w:p>
        </w:tc>
        <w:tc>
          <w:tcPr>
            <w:tcW w:w="1915" w:type="dxa"/>
            <w:tcPrChange w:id="227" w:author="Aarik Gulaya" w:date="2026-04-27T13:23:00Z" w16du:dateUtc="2026-04-27T20:23:00Z">
              <w:tcPr>
                <w:tcW w:w="1584" w:type="dxa"/>
              </w:tcPr>
            </w:tcPrChange>
          </w:tcPr>
          <w:p w14:paraId="15540624" w14:textId="77777777" w:rsidR="006B304D" w:rsidRDefault="00000000">
            <w:pPr>
              <w:pStyle w:val="Compact"/>
            </w:pPr>
            <w:r>
              <w:t>354-430</w:t>
            </w:r>
          </w:p>
        </w:tc>
      </w:tr>
    </w:tbl>
    <w:p w14:paraId="6257FF7F" w14:textId="77777777" w:rsidR="006B304D" w:rsidRDefault="00000000">
      <w:pPr>
        <w:pStyle w:val="BodyText"/>
      </w:pPr>
      <w:r>
        <w:rPr>
          <w:b/>
          <w:bCs/>
        </w:rPr>
        <w:lastRenderedPageBreak/>
        <w:t>Franklin as a known-figure control.</w:t>
      </w:r>
      <w:r>
        <w:t xml:space="preserve"> Benjamin Franklin (Project Gutenberg #20203) is included as a known-figure reference point. Franklin’s </w:t>
      </w:r>
      <w:r>
        <w:rPr>
          <w:i/>
          <w:iCs/>
        </w:rPr>
        <w:t>Autobiography</w:t>
      </w:r>
      <w:r>
        <w:t xml:space="preserve"> 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w:t>
      </w:r>
      <w:hyperlink w:anchor="sec-4-1-1">
        <w:r w:rsidR="006B304D">
          <w:rPr>
            <w:rStyle w:val="Hyperlink"/>
          </w:rPr>
          <w:t>§4.1.1</w:t>
        </w:r>
      </w:hyperlink>
      <w:r>
        <w:t>), not as a subject whose representation is a design target of the specification itself.</w:t>
      </w:r>
    </w:p>
    <w:p w14:paraId="64F199CE" w14:textId="77777777" w:rsidR="006B304D" w:rsidRDefault="00000000">
      <w:pPr>
        <w:pStyle w:val="BodyText"/>
      </w:pPr>
      <w:r>
        <w:rPr>
          <w:b/>
          <w:bCs/>
        </w:rPr>
        <w:t>The baseline as an observable proxy.</w:t>
      </w:r>
      <w:r>
        <w:t xml:space="preserve"> </w:t>
      </w:r>
      <w:commentRangeStart w:id="228"/>
      <w:r>
        <w:t xml:space="preserve">The baseline score </w:t>
      </w:r>
      <w:commentRangeEnd w:id="228"/>
      <w:r w:rsidR="000E7342">
        <w:rPr>
          <w:rStyle w:val="CommentReference"/>
          <w:sz w:val="22"/>
          <w:szCs w:val="22"/>
        </w:rPr>
        <w:commentReference w:id="228"/>
      </w:r>
      <w:r>
        <w:t xml:space="preserve">(C5, no-context prediction accuracy, </w:t>
      </w:r>
      <w:hyperlink w:anchor="sec-3-7">
        <w:r w:rsidR="006B304D">
          <w:rPr>
            <w:rStyle w:val="Hyperlink"/>
          </w:rPr>
          <w:t>§3.7</w:t>
        </w:r>
      </w:hyperlink>
      <w:r>
        <w:t xml:space="preserve">) is a direct empirical measurement: the response model’s ability to predict behavior on a specific subject with no external help.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w:t>
      </w:r>
      <w:commentRangeStart w:id="229"/>
      <w:r>
        <w:t>Franklin sits at 3.77 on the 5-judge primary panel as the known-figure reference (4.10 on Haiku alone, higher on the Gemini-inclusive 7-judge aggregate).</w:t>
      </w:r>
      <w:commentRangeEnd w:id="229"/>
      <w:r w:rsidR="000E7342">
        <w:rPr>
          <w:rStyle w:val="CommentReference"/>
          <w:sz w:val="22"/>
          <w:szCs w:val="22"/>
        </w:rPr>
        <w:commentReference w:id="229"/>
      </w:r>
    </w:p>
    <w:p w14:paraId="23A6588B" w14:textId="77777777" w:rsidR="006B304D" w:rsidRDefault="00000000">
      <w:pPr>
        <w:pStyle w:val="BodyText"/>
      </w:pPr>
      <w:r>
        <w:t>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14:paraId="3F9F84C5" w14:textId="77777777" w:rsidR="006B304D" w:rsidRDefault="00000000">
      <w:pPr>
        <w:pStyle w:val="BodyText"/>
      </w:pPr>
      <w:r>
        <w:rPr>
          <w:b/>
          <w:bCs/>
        </w:rPr>
        <w:t>What we did not control for.</w:t>
      </w:r>
      <w:r>
        <w:t xml:space="preserve"> 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p w14:paraId="65B53CDA" w14:textId="77777777" w:rsidR="006B304D" w:rsidRDefault="00000000">
      <w:pPr>
        <w:pStyle w:val="Heading3"/>
      </w:pPr>
      <w:bookmarkStart w:id="230" w:name="_Toc228182794"/>
      <w:bookmarkStart w:id="231" w:name="sec-3-2-1"/>
      <w:bookmarkEnd w:id="148"/>
      <w:r>
        <w:t>3.2.1 Pretraining-coverage variance</w:t>
      </w:r>
      <w:bookmarkEnd w:id="230"/>
    </w:p>
    <w:p w14:paraId="74EC5561" w14:textId="77777777" w:rsidR="006B304D" w:rsidRDefault="00000000">
      <w:pPr>
        <w:pStyle w:val="FirstParagraph"/>
      </w:pPr>
      <w:r>
        <w:t>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w="5000" w:type="pct"/>
        <w:tblLayout w:type="fixed"/>
        <w:tblLook w:val="0020" w:firstRow="1" w:lastRow="0" w:firstColumn="0" w:lastColumn="0" w:noHBand="0" w:noVBand="0"/>
      </w:tblPr>
      <w:tblGrid>
        <w:gridCol w:w="3192"/>
        <w:gridCol w:w="3192"/>
        <w:gridCol w:w="3192"/>
      </w:tblGrid>
      <w:tr w:rsidR="006B304D" w14:paraId="27EDE17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945071" w14:textId="77777777" w:rsidR="006B304D" w:rsidRDefault="00000000">
            <w:pPr>
              <w:pStyle w:val="Compact"/>
            </w:pPr>
            <w:r>
              <w:t>Baseline band</w:t>
            </w:r>
          </w:p>
        </w:tc>
        <w:tc>
          <w:tcPr>
            <w:tcW w:w="2640" w:type="dxa"/>
          </w:tcPr>
          <w:p w14:paraId="39DECF99" w14:textId="77777777" w:rsidR="006B304D" w:rsidRDefault="00000000">
            <w:pPr>
              <w:pStyle w:val="Compact"/>
            </w:pPr>
            <w:r>
              <w:t>Subjects</w:t>
            </w:r>
          </w:p>
        </w:tc>
        <w:tc>
          <w:tcPr>
            <w:tcW w:w="2640" w:type="dxa"/>
          </w:tcPr>
          <w:p w14:paraId="33CF048A" w14:textId="77777777" w:rsidR="006B304D" w:rsidRDefault="00000000">
            <w:pPr>
              <w:pStyle w:val="Compact"/>
            </w:pPr>
            <w:r>
              <w:t>Count</w:t>
            </w:r>
          </w:p>
        </w:tc>
      </w:tr>
      <w:tr w:rsidR="006B304D" w14:paraId="2339433B" w14:textId="77777777">
        <w:tc>
          <w:tcPr>
            <w:tcW w:w="2640" w:type="dxa"/>
          </w:tcPr>
          <w:p w14:paraId="6BEEBEE8" w14:textId="77777777" w:rsidR="006B304D" w:rsidRDefault="00000000">
            <w:pPr>
              <w:pStyle w:val="Compact"/>
            </w:pPr>
            <w:r>
              <w:t>≤ 2.0 (low-baseline slice)</w:t>
            </w:r>
          </w:p>
        </w:tc>
        <w:tc>
          <w:tcPr>
            <w:tcW w:w="2640" w:type="dxa"/>
          </w:tcPr>
          <w:p w14:paraId="411ECB15" w14:textId="77777777" w:rsidR="006B304D" w:rsidRDefault="00000000">
            <w:pPr>
              <w:pStyle w:val="Compact"/>
            </w:pPr>
            <w:r>
              <w:t>Sunity Devee, Ebers, Hamerton, Fukuzawa, Seacole, Bernal Diaz, Keckley, Yung Wing, Babur</w:t>
            </w:r>
          </w:p>
        </w:tc>
        <w:tc>
          <w:tcPr>
            <w:tcW w:w="2640" w:type="dxa"/>
          </w:tcPr>
          <w:p w14:paraId="5561C7C2" w14:textId="77777777" w:rsidR="006B304D" w:rsidRDefault="00000000">
            <w:pPr>
              <w:pStyle w:val="Compact"/>
            </w:pPr>
            <w:r>
              <w:t>9</w:t>
            </w:r>
          </w:p>
        </w:tc>
      </w:tr>
      <w:tr w:rsidR="006B304D" w14:paraId="2FD1D280" w14:textId="77777777">
        <w:tc>
          <w:tcPr>
            <w:tcW w:w="2640" w:type="dxa"/>
          </w:tcPr>
          <w:p w14:paraId="66D4FB88" w14:textId="77777777" w:rsidR="006B304D" w:rsidRDefault="00000000">
            <w:pPr>
              <w:pStyle w:val="Compact"/>
            </w:pPr>
            <w:r>
              <w:t>2.0-3.0 (mid-baseline)</w:t>
            </w:r>
          </w:p>
        </w:tc>
        <w:tc>
          <w:tcPr>
            <w:tcW w:w="2640" w:type="dxa"/>
          </w:tcPr>
          <w:p w14:paraId="13C28D17" w14:textId="77777777" w:rsidR="006B304D" w:rsidRDefault="00000000">
            <w:pPr>
              <w:pStyle w:val="Compact"/>
            </w:pPr>
            <w:r>
              <w:t>Cellini, Zitkala-Sa, Rousseau, Augustine, Equiano</w:t>
            </w:r>
          </w:p>
        </w:tc>
        <w:tc>
          <w:tcPr>
            <w:tcW w:w="2640" w:type="dxa"/>
          </w:tcPr>
          <w:p w14:paraId="29AB686C" w14:textId="77777777" w:rsidR="006B304D" w:rsidRDefault="00000000">
            <w:pPr>
              <w:pStyle w:val="Compact"/>
            </w:pPr>
            <w:r>
              <w:t>5</w:t>
            </w:r>
          </w:p>
        </w:tc>
      </w:tr>
      <w:tr w:rsidR="006B304D" w14:paraId="078EA039" w14:textId="77777777">
        <w:tc>
          <w:tcPr>
            <w:tcW w:w="2640" w:type="dxa"/>
          </w:tcPr>
          <w:p w14:paraId="1F85351F" w14:textId="77777777" w:rsidR="006B304D" w:rsidRDefault="00000000">
            <w:pPr>
              <w:pStyle w:val="Compact"/>
            </w:pPr>
            <w:commentRangeStart w:id="232"/>
            <w:r>
              <w:t>&gt; 3.0 (high-baseline)</w:t>
            </w:r>
          </w:p>
        </w:tc>
        <w:tc>
          <w:tcPr>
            <w:tcW w:w="2640" w:type="dxa"/>
          </w:tcPr>
          <w:p w14:paraId="545397B7" w14:textId="77777777" w:rsidR="006B304D" w:rsidRDefault="00000000">
            <w:pPr>
              <w:pStyle w:val="Compact"/>
            </w:pPr>
            <w:r>
              <w:t>Franklin (known-figure control, not in main study)</w:t>
            </w:r>
          </w:p>
        </w:tc>
        <w:tc>
          <w:tcPr>
            <w:tcW w:w="2640" w:type="dxa"/>
          </w:tcPr>
          <w:p w14:paraId="25F01CD3" w14:textId="77777777" w:rsidR="006B304D" w:rsidRDefault="00000000">
            <w:pPr>
              <w:pStyle w:val="Compact"/>
            </w:pPr>
            <w:r>
              <w:t>1</w:t>
            </w:r>
            <w:commentRangeEnd w:id="232"/>
            <w:r w:rsidR="000E7342">
              <w:rPr>
                <w:rStyle w:val="CommentReference"/>
                <w:sz w:val="22"/>
                <w:szCs w:val="22"/>
              </w:rPr>
              <w:commentReference w:id="232"/>
            </w:r>
          </w:p>
        </w:tc>
      </w:tr>
    </w:tbl>
    <w:p w14:paraId="05A56ED2" w14:textId="77777777" w:rsidR="006B304D" w:rsidRDefault="00000000">
      <w:pPr>
        <w:pStyle w:val="BodyText"/>
      </w:pPr>
      <w:r>
        <w:t xml:space="preserve">Nine of fourteen main-study subjects fall below 2.0, the “population of relevance” band closest to real living users whose private reasoning is not in any training corpus. Five subjects sit in the 2.0-3.0 band where the specification’s effect is weaker and less consistent; two of them (Zitkala-Sa and Equiano) show small negative deltas (see </w:t>
      </w:r>
      <w:hyperlink w:anchor="sec-4-1">
        <w:r w:rsidR="006B304D">
          <w:rPr>
            <w:rStyle w:val="Hyperlink"/>
          </w:rPr>
          <w:t>§4.1</w:t>
        </w:r>
      </w:hyperlink>
      <w:r>
        <w:t xml:space="preserve"> Table 4.1 and </w:t>
      </w:r>
      <w:hyperlink w:anchor="sec-4-6">
        <w:r w:rsidR="006B304D">
          <w:rPr>
            <w:rStyle w:val="Hyperlink"/>
          </w:rPr>
          <w:t>§4.6</w:t>
        </w:r>
      </w:hyperlink>
      <w:r>
        <w:t>). Franklin at 3.77 (5-judge primary) anchors the high-baseline end and is a control, not a main-study subject.</w:t>
      </w:r>
    </w:p>
    <w:p w14:paraId="36992609" w14:textId="77777777" w:rsidR="006B304D" w:rsidRDefault="00000000">
      <w:pPr>
        <w:pStyle w:val="BodyText"/>
      </w:pPr>
      <w:r>
        <w:t xml:space="preserve">This distribution matters for reading §4’s results: the variance is not flat, and the specification’s effect depends on where a subject sits on this distribution. Interpretive implications are developed in </w:t>
      </w:r>
      <w:hyperlink w:anchor="sec-4-1">
        <w:r w:rsidR="006B304D">
          <w:rPr>
            <w:rStyle w:val="Hyperlink"/>
          </w:rPr>
          <w:t>§4.1</w:t>
        </w:r>
      </w:hyperlink>
      <w:r>
        <w:t>.</w:t>
      </w:r>
    </w:p>
    <w:p w14:paraId="2C550681" w14:textId="77777777" w:rsidR="006B304D" w:rsidRDefault="00000000">
      <w:pPr>
        <w:pStyle w:val="Heading3"/>
      </w:pPr>
      <w:bookmarkStart w:id="233" w:name="_Toc228182795"/>
      <w:bookmarkStart w:id="234" w:name="sec-3-3"/>
      <w:bookmarkEnd w:id="231"/>
      <w:commentRangeStart w:id="235"/>
      <w:r>
        <w:lastRenderedPageBreak/>
        <w:t>3.3 Base Layer Pipeline for the Behavioral Specification</w:t>
      </w:r>
      <w:bookmarkEnd w:id="233"/>
      <w:commentRangeEnd w:id="235"/>
      <w:r w:rsidR="000E7342">
        <w:rPr>
          <w:rStyle w:val="CommentReference"/>
          <w:sz w:val="24"/>
          <w:szCs w:val="24"/>
        </w:rPr>
        <w:commentReference w:id="235"/>
      </w:r>
    </w:p>
    <w:p w14:paraId="54E75788" w14:textId="77777777" w:rsidR="006B304D" w:rsidRDefault="00000000">
      <w:pPr>
        <w:pStyle w:val="FirstParagraph"/>
      </w:pPr>
      <w:r>
        <w:rPr>
          <w:b/>
          <w:bCs/>
        </w:rPr>
        <w:t>The pipeline transforms raw source text into a Behavioral Specification in four content-production steps: extract, embed, author, and compose. An import step normalizes the source data before extraction.</w:t>
      </w:r>
      <w:r>
        <w:t xml:space="preserve"> Each step is a single script backed by a single model choice. Total cost per subject is under $1.</w:t>
      </w:r>
    </w:p>
    <w:tbl>
      <w:tblPr>
        <w:tblStyle w:val="Table"/>
        <w:tblW w:w="5000" w:type="pct"/>
        <w:tblLayout w:type="fixed"/>
        <w:tblLook w:val="0020" w:firstRow="1" w:lastRow="0" w:firstColumn="0" w:lastColumn="0" w:noHBand="0" w:noVBand="0"/>
        <w:tblPrChange w:id="236" w:author="Aarik Gulaya" w:date="2026-04-27T13:31:00Z" w16du:dateUtc="2026-04-27T20:31:00Z">
          <w:tblPr>
            <w:tblStyle w:val="Table"/>
            <w:tblW w:w="5000" w:type="pct"/>
            <w:tblLayout w:type="fixed"/>
            <w:tblLook w:val="0020" w:firstRow="1" w:lastRow="0" w:firstColumn="0" w:lastColumn="0" w:noHBand="0" w:noVBand="0"/>
          </w:tblPr>
        </w:tblPrChange>
      </w:tblPr>
      <w:tblGrid>
        <w:gridCol w:w="1278"/>
        <w:gridCol w:w="2160"/>
        <w:gridCol w:w="2430"/>
        <w:gridCol w:w="3708"/>
        <w:tblGridChange w:id="237">
          <w:tblGrid>
            <w:gridCol w:w="1278"/>
            <w:gridCol w:w="1116"/>
            <w:gridCol w:w="1044"/>
            <w:gridCol w:w="1350"/>
            <w:gridCol w:w="1080"/>
            <w:gridCol w:w="1314"/>
            <w:gridCol w:w="2394"/>
          </w:tblGrid>
        </w:tblGridChange>
      </w:tblGrid>
      <w:tr w:rsidR="006B304D" w14:paraId="1268EF1B" w14:textId="77777777" w:rsidTr="0081750C">
        <w:trPr>
          <w:cnfStyle w:val="100000000000" w:firstRow="1" w:lastRow="0" w:firstColumn="0" w:lastColumn="0" w:oddVBand="0" w:evenVBand="0" w:oddHBand="0" w:evenHBand="0" w:firstRowFirstColumn="0" w:firstRowLastColumn="0" w:lastRowFirstColumn="0" w:lastRowLastColumn="0"/>
          <w:tblHeader/>
          <w:trPrChange w:id="238" w:author="Aarik Gulaya" w:date="2026-04-27T13:31:00Z" w16du:dateUtc="2026-04-27T20:31:00Z">
            <w:trPr>
              <w:tblHeader/>
            </w:trPr>
          </w:trPrChange>
        </w:trPr>
        <w:tc>
          <w:tcPr>
            <w:tcW w:w="1278" w:type="dxa"/>
            <w:tcPrChange w:id="239" w:author="Aarik Gulaya" w:date="2026-04-27T13:31:00Z" w16du:dateUtc="2026-04-27T20:31:00Z">
              <w:tcPr>
                <w:tcW w:w="1980" w:type="dxa"/>
                <w:gridSpan w:val="2"/>
              </w:tcPr>
            </w:tcPrChange>
          </w:tcPr>
          <w:p w14:paraId="4A15DFFC"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Step</w:t>
            </w:r>
          </w:p>
        </w:tc>
        <w:tc>
          <w:tcPr>
            <w:tcW w:w="2160" w:type="dxa"/>
            <w:tcPrChange w:id="240" w:author="Aarik Gulaya" w:date="2026-04-27T13:31:00Z" w16du:dateUtc="2026-04-27T20:31:00Z">
              <w:tcPr>
                <w:tcW w:w="1980" w:type="dxa"/>
                <w:gridSpan w:val="2"/>
              </w:tcPr>
            </w:tcPrChange>
          </w:tcPr>
          <w:p w14:paraId="443EAFBF"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Input</w:t>
            </w:r>
          </w:p>
        </w:tc>
        <w:tc>
          <w:tcPr>
            <w:tcW w:w="2430" w:type="dxa"/>
            <w:tcPrChange w:id="241" w:author="Aarik Gulaya" w:date="2026-04-27T13:31:00Z" w16du:dateUtc="2026-04-27T20:31:00Z">
              <w:tcPr>
                <w:tcW w:w="1980" w:type="dxa"/>
                <w:gridSpan w:val="2"/>
              </w:tcPr>
            </w:tcPrChange>
          </w:tcPr>
          <w:p w14:paraId="33E90D20"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Tool / model</w:t>
            </w:r>
          </w:p>
        </w:tc>
        <w:tc>
          <w:tcPr>
            <w:tcW w:w="3708" w:type="dxa"/>
            <w:tcPrChange w:id="242" w:author="Aarik Gulaya" w:date="2026-04-27T13:31:00Z" w16du:dateUtc="2026-04-27T20:31:00Z">
              <w:tcPr>
                <w:tcW w:w="1980" w:type="dxa"/>
              </w:tcPr>
            </w:tcPrChange>
          </w:tcPr>
          <w:p w14:paraId="0EA95D32"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Output</w:t>
            </w:r>
          </w:p>
        </w:tc>
      </w:tr>
      <w:tr w:rsidR="006B304D" w14:paraId="72902F50" w14:textId="77777777" w:rsidTr="0081750C">
        <w:tc>
          <w:tcPr>
            <w:tcW w:w="1278" w:type="dxa"/>
            <w:tcPrChange w:id="243" w:author="Aarik Gulaya" w:date="2026-04-27T13:31:00Z" w16du:dateUtc="2026-04-27T20:31:00Z">
              <w:tcPr>
                <w:tcW w:w="1980" w:type="dxa"/>
                <w:gridSpan w:val="2"/>
              </w:tcPr>
            </w:tcPrChange>
          </w:tcPr>
          <w:p w14:paraId="5EA98B2A" w14:textId="77777777" w:rsidR="006B304D" w:rsidRDefault="00000000">
            <w:pPr>
              <w:pStyle w:val="Compact"/>
            </w:pPr>
            <w:r>
              <w:t>1. Import</w:t>
            </w:r>
          </w:p>
        </w:tc>
        <w:tc>
          <w:tcPr>
            <w:tcW w:w="2160" w:type="dxa"/>
            <w:tcPrChange w:id="244" w:author="Aarik Gulaya" w:date="2026-04-27T13:31:00Z" w16du:dateUtc="2026-04-27T20:31:00Z">
              <w:tcPr>
                <w:tcW w:w="1980" w:type="dxa"/>
                <w:gridSpan w:val="2"/>
              </w:tcPr>
            </w:tcPrChange>
          </w:tcPr>
          <w:p w14:paraId="294CB87B" w14:textId="77777777" w:rsidR="006B304D" w:rsidRDefault="00000000">
            <w:pPr>
              <w:pStyle w:val="Compact"/>
            </w:pPr>
            <w:r>
              <w:t>ChatGPT / Claude exports, journals, plain text, directories</w:t>
            </w:r>
          </w:p>
        </w:tc>
        <w:tc>
          <w:tcPr>
            <w:tcW w:w="2430" w:type="dxa"/>
            <w:tcPrChange w:id="245" w:author="Aarik Gulaya" w:date="2026-04-27T13:31:00Z" w16du:dateUtc="2026-04-27T20:31:00Z">
              <w:tcPr>
                <w:tcW w:w="1980" w:type="dxa"/>
                <w:gridSpan w:val="2"/>
              </w:tcPr>
            </w:tcPrChange>
          </w:tcPr>
          <w:p w14:paraId="7F4E0193" w14:textId="77777777" w:rsidR="006B304D" w:rsidRPr="0081750C" w:rsidRDefault="00000000">
            <w:pPr>
              <w:pStyle w:val="Compact"/>
              <w:rPr>
                <w:sz w:val="20"/>
                <w:szCs w:val="20"/>
                <w:rPrChange w:id="246" w:author="Aarik Gulaya" w:date="2026-04-27T13:30:00Z" w16du:dateUtc="2026-04-27T20:30:00Z">
                  <w:rPr/>
                </w:rPrChange>
              </w:rPr>
            </w:pPr>
            <w:r w:rsidRPr="0081750C">
              <w:rPr>
                <w:rStyle w:val="VerbatimChar"/>
                <w:sz w:val="20"/>
                <w:szCs w:val="20"/>
                <w:rPrChange w:id="247" w:author="Aarik Gulaya" w:date="2026-04-27T13:30:00Z" w16du:dateUtc="2026-04-27T20:30:00Z">
                  <w:rPr>
                    <w:rStyle w:val="VerbatimChar"/>
                  </w:rPr>
                </w:rPrChange>
              </w:rPr>
              <w:t>import_conversations.py</w:t>
            </w:r>
          </w:p>
        </w:tc>
        <w:tc>
          <w:tcPr>
            <w:tcW w:w="3708" w:type="dxa"/>
            <w:tcPrChange w:id="248" w:author="Aarik Gulaya" w:date="2026-04-27T13:31:00Z" w16du:dateUtc="2026-04-27T20:31:00Z">
              <w:tcPr>
                <w:tcW w:w="1980" w:type="dxa"/>
              </w:tcPr>
            </w:tcPrChange>
          </w:tcPr>
          <w:p w14:paraId="6E9F5BC3" w14:textId="77777777" w:rsidR="006B304D" w:rsidRDefault="00000000">
            <w:pPr>
              <w:pStyle w:val="Compact"/>
            </w:pPr>
            <w:r>
              <w:t>SQLite canonical store</w:t>
            </w:r>
          </w:p>
        </w:tc>
      </w:tr>
      <w:tr w:rsidR="006B304D" w14:paraId="5A6BA3A2" w14:textId="77777777" w:rsidTr="0081750C">
        <w:tc>
          <w:tcPr>
            <w:tcW w:w="1278" w:type="dxa"/>
            <w:tcPrChange w:id="249" w:author="Aarik Gulaya" w:date="2026-04-27T13:31:00Z" w16du:dateUtc="2026-04-27T20:31:00Z">
              <w:tcPr>
                <w:tcW w:w="1980" w:type="dxa"/>
                <w:gridSpan w:val="2"/>
              </w:tcPr>
            </w:tcPrChange>
          </w:tcPr>
          <w:p w14:paraId="20740A6C" w14:textId="77777777" w:rsidR="006B304D" w:rsidRDefault="00000000">
            <w:pPr>
              <w:pStyle w:val="Compact"/>
            </w:pPr>
            <w:r>
              <w:t>2. Extract</w:t>
            </w:r>
          </w:p>
        </w:tc>
        <w:tc>
          <w:tcPr>
            <w:tcW w:w="2160" w:type="dxa"/>
            <w:tcPrChange w:id="250" w:author="Aarik Gulaya" w:date="2026-04-27T13:31:00Z" w16du:dateUtc="2026-04-27T20:31:00Z">
              <w:tcPr>
                <w:tcW w:w="1980" w:type="dxa"/>
                <w:gridSpan w:val="2"/>
              </w:tcPr>
            </w:tcPrChange>
          </w:tcPr>
          <w:p w14:paraId="1EC09C8A" w14:textId="77777777" w:rsidR="006B304D" w:rsidRDefault="00000000">
            <w:pPr>
              <w:pStyle w:val="Compact"/>
            </w:pPr>
            <w:r>
              <w:t>Canonical source text</w:t>
            </w:r>
          </w:p>
        </w:tc>
        <w:tc>
          <w:tcPr>
            <w:tcW w:w="2430" w:type="dxa"/>
            <w:tcPrChange w:id="251" w:author="Aarik Gulaya" w:date="2026-04-27T13:31:00Z" w16du:dateUtc="2026-04-27T20:31:00Z">
              <w:tcPr>
                <w:tcW w:w="1980" w:type="dxa"/>
                <w:gridSpan w:val="2"/>
              </w:tcPr>
            </w:tcPrChange>
          </w:tcPr>
          <w:p w14:paraId="5E4222A9" w14:textId="77777777" w:rsidR="006B304D" w:rsidRPr="0081750C" w:rsidRDefault="00000000">
            <w:pPr>
              <w:pStyle w:val="Compact"/>
              <w:rPr>
                <w:sz w:val="20"/>
                <w:szCs w:val="20"/>
                <w:rPrChange w:id="252" w:author="Aarik Gulaya" w:date="2026-04-27T13:30:00Z" w16du:dateUtc="2026-04-27T20:30:00Z">
                  <w:rPr/>
                </w:rPrChange>
              </w:rPr>
            </w:pPr>
            <w:r w:rsidRPr="0081750C">
              <w:rPr>
                <w:rStyle w:val="VerbatimChar"/>
                <w:sz w:val="20"/>
                <w:szCs w:val="20"/>
                <w:rPrChange w:id="253" w:author="Aarik Gulaya" w:date="2026-04-27T13:30:00Z" w16du:dateUtc="2026-04-27T20:30:00Z">
                  <w:rPr>
                    <w:rStyle w:val="VerbatimChar"/>
                  </w:rPr>
                </w:rPrChange>
              </w:rPr>
              <w:t>extract_facts.py</w:t>
            </w:r>
            <w:r w:rsidRPr="0081750C">
              <w:rPr>
                <w:sz w:val="20"/>
                <w:szCs w:val="20"/>
                <w:rPrChange w:id="254" w:author="Aarik Gulaya" w:date="2026-04-27T13:30:00Z" w16du:dateUtc="2026-04-27T20:30:00Z">
                  <w:rPr/>
                </w:rPrChange>
              </w:rPr>
              <w:t>, Claude Haiku 4.5, 46-predicate vocabulary</w:t>
            </w:r>
          </w:p>
        </w:tc>
        <w:tc>
          <w:tcPr>
            <w:tcW w:w="3708" w:type="dxa"/>
            <w:tcPrChange w:id="255" w:author="Aarik Gulaya" w:date="2026-04-27T13:31:00Z" w16du:dateUtc="2026-04-27T20:31:00Z">
              <w:tcPr>
                <w:tcW w:w="1980" w:type="dxa"/>
              </w:tcPr>
            </w:tcPrChange>
          </w:tcPr>
          <w:p w14:paraId="2A38A701" w14:textId="77777777" w:rsidR="006B304D" w:rsidRDefault="00000000">
            <w:pPr>
              <w:pStyle w:val="Compact"/>
            </w:pPr>
            <w:r>
              <w:t>Structured behavioral triples with ADD / UPDATE / DELETE / NOOP operations</w:t>
            </w:r>
          </w:p>
        </w:tc>
      </w:tr>
      <w:tr w:rsidR="006B304D" w14:paraId="25C33EBF" w14:textId="77777777" w:rsidTr="0081750C">
        <w:tc>
          <w:tcPr>
            <w:tcW w:w="1278" w:type="dxa"/>
            <w:tcPrChange w:id="256" w:author="Aarik Gulaya" w:date="2026-04-27T13:31:00Z" w16du:dateUtc="2026-04-27T20:31:00Z">
              <w:tcPr>
                <w:tcW w:w="1980" w:type="dxa"/>
                <w:gridSpan w:val="2"/>
              </w:tcPr>
            </w:tcPrChange>
          </w:tcPr>
          <w:p w14:paraId="6E71689F" w14:textId="77777777" w:rsidR="006B304D" w:rsidRDefault="00000000">
            <w:pPr>
              <w:pStyle w:val="Compact"/>
            </w:pPr>
            <w:r>
              <w:t>3. Embed</w:t>
            </w:r>
          </w:p>
        </w:tc>
        <w:tc>
          <w:tcPr>
            <w:tcW w:w="2160" w:type="dxa"/>
            <w:tcPrChange w:id="257" w:author="Aarik Gulaya" w:date="2026-04-27T13:31:00Z" w16du:dateUtc="2026-04-27T20:31:00Z">
              <w:tcPr>
                <w:tcW w:w="1980" w:type="dxa"/>
                <w:gridSpan w:val="2"/>
              </w:tcPr>
            </w:tcPrChange>
          </w:tcPr>
          <w:p w14:paraId="0FC795C0" w14:textId="77777777" w:rsidR="006B304D" w:rsidRDefault="00000000">
            <w:pPr>
              <w:pStyle w:val="Compact"/>
            </w:pPr>
            <w:r>
              <w:t>Extracted facts</w:t>
            </w:r>
          </w:p>
        </w:tc>
        <w:tc>
          <w:tcPr>
            <w:tcW w:w="2430" w:type="dxa"/>
            <w:tcPrChange w:id="258" w:author="Aarik Gulaya" w:date="2026-04-27T13:31:00Z" w16du:dateUtc="2026-04-27T20:31:00Z">
              <w:tcPr>
                <w:tcW w:w="1980" w:type="dxa"/>
                <w:gridSpan w:val="2"/>
              </w:tcPr>
            </w:tcPrChange>
          </w:tcPr>
          <w:p w14:paraId="76C88F22" w14:textId="77777777" w:rsidR="006B304D" w:rsidRPr="0081750C" w:rsidRDefault="00000000">
            <w:pPr>
              <w:pStyle w:val="Compact"/>
              <w:rPr>
                <w:sz w:val="20"/>
                <w:szCs w:val="20"/>
                <w:rPrChange w:id="259" w:author="Aarik Gulaya" w:date="2026-04-27T13:30:00Z" w16du:dateUtc="2026-04-27T20:30:00Z">
                  <w:rPr/>
                </w:rPrChange>
              </w:rPr>
            </w:pPr>
            <w:r w:rsidRPr="0081750C">
              <w:rPr>
                <w:rStyle w:val="VerbatimChar"/>
                <w:sz w:val="20"/>
                <w:szCs w:val="20"/>
                <w:rPrChange w:id="260" w:author="Aarik Gulaya" w:date="2026-04-27T13:30:00Z" w16du:dateUtc="2026-04-27T20:30:00Z">
                  <w:rPr>
                    <w:rStyle w:val="VerbatimChar"/>
                  </w:rPr>
                </w:rPrChange>
              </w:rPr>
              <w:t>embed.py</w:t>
            </w:r>
            <w:r w:rsidRPr="0081750C">
              <w:rPr>
                <w:sz w:val="20"/>
                <w:szCs w:val="20"/>
                <w:rPrChange w:id="261" w:author="Aarik Gulaya" w:date="2026-04-27T13:30:00Z" w16du:dateUtc="2026-04-27T20:30:00Z">
                  <w:rPr/>
                </w:rPrChange>
              </w:rPr>
              <w:t xml:space="preserve">, </w:t>
            </w:r>
            <w:r w:rsidRPr="0081750C">
              <w:rPr>
                <w:rStyle w:val="VerbatimChar"/>
                <w:sz w:val="20"/>
                <w:szCs w:val="20"/>
                <w:rPrChange w:id="262" w:author="Aarik Gulaya" w:date="2026-04-27T13:30:00Z" w16du:dateUtc="2026-04-27T20:30:00Z">
                  <w:rPr>
                    <w:rStyle w:val="VerbatimChar"/>
                  </w:rPr>
                </w:rPrChange>
              </w:rPr>
              <w:t>all-MiniLM-L6-v2</w:t>
            </w:r>
            <w:r w:rsidRPr="0081750C">
              <w:rPr>
                <w:sz w:val="20"/>
                <w:szCs w:val="20"/>
                <w:rPrChange w:id="263" w:author="Aarik Gulaya" w:date="2026-04-27T13:30:00Z" w16du:dateUtc="2026-04-27T20:30:00Z">
                  <w:rPr/>
                </w:rPrChange>
              </w:rPr>
              <w:t>, ChromaDB</w:t>
            </w:r>
          </w:p>
        </w:tc>
        <w:tc>
          <w:tcPr>
            <w:tcW w:w="3708" w:type="dxa"/>
            <w:tcPrChange w:id="264" w:author="Aarik Gulaya" w:date="2026-04-27T13:31:00Z" w16du:dateUtc="2026-04-27T20:31:00Z">
              <w:tcPr>
                <w:tcW w:w="1980" w:type="dxa"/>
              </w:tcPr>
            </w:tcPrChange>
          </w:tcPr>
          <w:p w14:paraId="072807E3" w14:textId="77777777" w:rsidR="006B304D" w:rsidRDefault="00000000">
            <w:pPr>
              <w:pStyle w:val="Compact"/>
            </w:pPr>
            <w:r>
              <w:t>Vector index for provenance tracing and retrieval</w:t>
            </w:r>
          </w:p>
        </w:tc>
      </w:tr>
      <w:tr w:rsidR="006B304D" w14:paraId="12B9475C" w14:textId="77777777" w:rsidTr="0081750C">
        <w:tc>
          <w:tcPr>
            <w:tcW w:w="1278" w:type="dxa"/>
            <w:tcPrChange w:id="265" w:author="Aarik Gulaya" w:date="2026-04-27T13:31:00Z" w16du:dateUtc="2026-04-27T20:31:00Z">
              <w:tcPr>
                <w:tcW w:w="1980" w:type="dxa"/>
                <w:gridSpan w:val="2"/>
              </w:tcPr>
            </w:tcPrChange>
          </w:tcPr>
          <w:p w14:paraId="4E4AF077" w14:textId="77777777" w:rsidR="006B304D" w:rsidRDefault="00000000">
            <w:pPr>
              <w:pStyle w:val="Compact"/>
            </w:pPr>
            <w:r>
              <w:t>4. Author</w:t>
            </w:r>
          </w:p>
        </w:tc>
        <w:tc>
          <w:tcPr>
            <w:tcW w:w="2160" w:type="dxa"/>
            <w:tcPrChange w:id="266" w:author="Aarik Gulaya" w:date="2026-04-27T13:31:00Z" w16du:dateUtc="2026-04-27T20:31:00Z">
              <w:tcPr>
                <w:tcW w:w="1980" w:type="dxa"/>
                <w:gridSpan w:val="2"/>
              </w:tcPr>
            </w:tcPrChange>
          </w:tcPr>
          <w:p w14:paraId="2BF7DF39" w14:textId="77777777" w:rsidR="006B304D" w:rsidRDefault="00000000">
            <w:pPr>
              <w:pStyle w:val="Compact"/>
            </w:pPr>
            <w:r>
              <w:t>Extracted facts + embeddings</w:t>
            </w:r>
          </w:p>
        </w:tc>
        <w:tc>
          <w:tcPr>
            <w:tcW w:w="2430" w:type="dxa"/>
            <w:tcPrChange w:id="267" w:author="Aarik Gulaya" w:date="2026-04-27T13:31:00Z" w16du:dateUtc="2026-04-27T20:31:00Z">
              <w:tcPr>
                <w:tcW w:w="1980" w:type="dxa"/>
                <w:gridSpan w:val="2"/>
              </w:tcPr>
            </w:tcPrChange>
          </w:tcPr>
          <w:p w14:paraId="5F3B46F3" w14:textId="77777777" w:rsidR="006B304D" w:rsidRPr="0081750C" w:rsidRDefault="00000000">
            <w:pPr>
              <w:pStyle w:val="Compact"/>
              <w:rPr>
                <w:sz w:val="20"/>
                <w:szCs w:val="20"/>
                <w:rPrChange w:id="268" w:author="Aarik Gulaya" w:date="2026-04-27T13:30:00Z" w16du:dateUtc="2026-04-27T20:30:00Z">
                  <w:rPr/>
                </w:rPrChange>
              </w:rPr>
            </w:pPr>
            <w:r w:rsidRPr="0081750C">
              <w:rPr>
                <w:rStyle w:val="VerbatimChar"/>
                <w:sz w:val="20"/>
                <w:szCs w:val="20"/>
                <w:rPrChange w:id="269" w:author="Aarik Gulaya" w:date="2026-04-27T13:30:00Z" w16du:dateUtc="2026-04-27T20:30:00Z">
                  <w:rPr>
                    <w:rStyle w:val="VerbatimChar"/>
                  </w:rPr>
                </w:rPrChange>
              </w:rPr>
              <w:t>author_layers.py</w:t>
            </w:r>
            <w:r w:rsidRPr="0081750C">
              <w:rPr>
                <w:sz w:val="20"/>
                <w:szCs w:val="20"/>
                <w:rPrChange w:id="270" w:author="Aarik Gulaya" w:date="2026-04-27T13:30:00Z" w16du:dateUtc="2026-04-27T20:30:00Z">
                  <w:rPr/>
                </w:rPrChange>
              </w:rPr>
              <w:t>, Claude Sonnet 4.6</w:t>
            </w:r>
          </w:p>
        </w:tc>
        <w:tc>
          <w:tcPr>
            <w:tcW w:w="3708" w:type="dxa"/>
            <w:tcPrChange w:id="271" w:author="Aarik Gulaya" w:date="2026-04-27T13:31:00Z" w16du:dateUtc="2026-04-27T20:31:00Z">
              <w:tcPr>
                <w:tcW w:w="1980" w:type="dxa"/>
              </w:tcPr>
            </w:tcPrChange>
          </w:tcPr>
          <w:p w14:paraId="001DCFCB" w14:textId="77777777" w:rsidR="006B304D" w:rsidRDefault="00000000">
            <w:pPr>
              <w:pStyle w:val="Compact"/>
            </w:pPr>
            <w:r>
              <w:t>Three interpretive layers as markdown (anchors, core, predictions). Each layer is produced from facts alone, not from prior layer output. Each layer prompt includes a domain guard that prevents topic skew (ablation-validated in prior pilot work).</w:t>
            </w:r>
          </w:p>
        </w:tc>
      </w:tr>
      <w:tr w:rsidR="006B304D" w14:paraId="191BB7B2" w14:textId="77777777" w:rsidTr="0081750C">
        <w:tc>
          <w:tcPr>
            <w:tcW w:w="1278" w:type="dxa"/>
            <w:tcPrChange w:id="272" w:author="Aarik Gulaya" w:date="2026-04-27T13:31:00Z" w16du:dateUtc="2026-04-27T20:31:00Z">
              <w:tcPr>
                <w:tcW w:w="1980" w:type="dxa"/>
                <w:gridSpan w:val="2"/>
              </w:tcPr>
            </w:tcPrChange>
          </w:tcPr>
          <w:p w14:paraId="68F35921" w14:textId="77777777" w:rsidR="006B304D" w:rsidRDefault="00000000">
            <w:pPr>
              <w:pStyle w:val="Compact"/>
            </w:pPr>
            <w:r>
              <w:t>5. Compose</w:t>
            </w:r>
          </w:p>
        </w:tc>
        <w:tc>
          <w:tcPr>
            <w:tcW w:w="2160" w:type="dxa"/>
            <w:tcPrChange w:id="273" w:author="Aarik Gulaya" w:date="2026-04-27T13:31:00Z" w16du:dateUtc="2026-04-27T20:31:00Z">
              <w:tcPr>
                <w:tcW w:w="1980" w:type="dxa"/>
                <w:gridSpan w:val="2"/>
              </w:tcPr>
            </w:tcPrChange>
          </w:tcPr>
          <w:p w14:paraId="5AAF44D9" w14:textId="77777777" w:rsidR="006B304D" w:rsidRDefault="00000000">
            <w:pPr>
              <w:pStyle w:val="Compact"/>
            </w:pPr>
            <w:r>
              <w:t>The three authored layers</w:t>
            </w:r>
          </w:p>
        </w:tc>
        <w:tc>
          <w:tcPr>
            <w:tcW w:w="2430" w:type="dxa"/>
            <w:tcPrChange w:id="274" w:author="Aarik Gulaya" w:date="2026-04-27T13:31:00Z" w16du:dateUtc="2026-04-27T20:31:00Z">
              <w:tcPr>
                <w:tcW w:w="1980" w:type="dxa"/>
                <w:gridSpan w:val="2"/>
              </w:tcPr>
            </w:tcPrChange>
          </w:tcPr>
          <w:p w14:paraId="10F12089" w14:textId="77777777" w:rsidR="006B304D" w:rsidRPr="0081750C" w:rsidRDefault="00000000">
            <w:pPr>
              <w:pStyle w:val="Compact"/>
              <w:rPr>
                <w:sz w:val="20"/>
                <w:szCs w:val="20"/>
                <w:rPrChange w:id="275" w:author="Aarik Gulaya" w:date="2026-04-27T13:30:00Z" w16du:dateUtc="2026-04-27T20:30:00Z">
                  <w:rPr/>
                </w:rPrChange>
              </w:rPr>
            </w:pPr>
            <w:r w:rsidRPr="0081750C">
              <w:rPr>
                <w:rStyle w:val="VerbatimChar"/>
                <w:sz w:val="20"/>
                <w:szCs w:val="20"/>
                <w:rPrChange w:id="276" w:author="Aarik Gulaya" w:date="2026-04-27T13:30:00Z" w16du:dateUtc="2026-04-27T20:30:00Z">
                  <w:rPr>
                    <w:rStyle w:val="VerbatimChar"/>
                  </w:rPr>
                </w:rPrChange>
              </w:rPr>
              <w:t>agent_pipeline.py</w:t>
            </w:r>
            <w:r w:rsidRPr="0081750C">
              <w:rPr>
                <w:sz w:val="20"/>
                <w:szCs w:val="20"/>
                <w:rPrChange w:id="277" w:author="Aarik Gulaya" w:date="2026-04-27T13:30:00Z" w16du:dateUtc="2026-04-27T20:30:00Z">
                  <w:rPr/>
                </w:rPrChange>
              </w:rPr>
              <w:t>, Claude Opus 4.6</w:t>
            </w:r>
          </w:p>
        </w:tc>
        <w:tc>
          <w:tcPr>
            <w:tcW w:w="3708" w:type="dxa"/>
            <w:tcPrChange w:id="278" w:author="Aarik Gulaya" w:date="2026-04-27T13:31:00Z" w16du:dateUtc="2026-04-27T20:31:00Z">
              <w:tcPr>
                <w:tcW w:w="1980" w:type="dxa"/>
              </w:tcPr>
            </w:tcPrChange>
          </w:tcPr>
          <w:p w14:paraId="0D79EA3C" w14:textId="77777777" w:rsidR="006B304D" w:rsidRDefault="00000000">
            <w:pPr>
              <w:pStyle w:val="Compact"/>
            </w:pPr>
            <w:r>
              <w:t>Unified behavioral brief in flowing prose</w:t>
            </w:r>
          </w:p>
        </w:tc>
      </w:tr>
    </w:tbl>
    <w:p w14:paraId="5762EE78" w14:textId="77777777" w:rsidR="006B304D" w:rsidRDefault="00000000">
      <w:pPr>
        <w:pStyle w:val="BodyText"/>
      </w:pPr>
      <w:r>
        <w:t>The artifact served as context in experimental conditions (referred to throughout the paper as “the Behavioral Specification”) is the three authored layers concatenated with the composed brief, not the brief alone. Total size per subject is approximately 5,000-8,000 tokens, roughly 3,500-6,000 words (about the length of a short magazine article).</w:t>
      </w:r>
    </w:p>
    <w:p w14:paraId="09636463" w14:textId="77777777" w:rsidR="006B304D" w:rsidRDefault="00000000">
      <w:pPr>
        <w:pStyle w:val="BodyText"/>
      </w:pPr>
      <w:r>
        <w:t xml:space="preserve">The extract step constrains output through a fixed vocabulary of 46 behavioral predicates (examples: </w:t>
      </w:r>
      <w:r>
        <w:rPr>
          <w:rStyle w:val="VerbatimChar"/>
        </w:rPr>
        <w:t>avoids</w:t>
      </w:r>
      <w:r>
        <w:t xml:space="preserve">, </w:t>
      </w:r>
      <w:r>
        <w:rPr>
          <w:rStyle w:val="VerbatimChar"/>
        </w:rPr>
        <w:t>repeatedly engages in</w:t>
      </w:r>
      <w:r>
        <w:t xml:space="preserve">, </w:t>
      </w:r>
      <w:r>
        <w:rPr>
          <w:rStyle w:val="VerbatimChar"/>
        </w:rPr>
        <w:t>refuses to</w:t>
      </w:r>
      <w:r>
        <w:t xml:space="preserve">, </w:t>
      </w:r>
      <w:r>
        <w:rPr>
          <w:rStyle w:val="VerbatimChar"/>
        </w:rPr>
        <w:t>values</w:t>
      </w:r>
      <w:r>
        <w:t xml:space="preserve">, </w:t>
      </w:r>
      <w:r>
        <w:rPr>
          <w:rStyle w:val="VerbatimChar"/>
        </w:rPr>
        <w:t>fears</w:t>
      </w:r>
      <w:r>
        <w:t xml:space="preserve">, </w:t>
      </w:r>
      <w:r>
        <w:rPr>
          <w:rStyle w:val="VerbatimChar"/>
        </w:rPr>
        <w:t>has experienced</w:t>
      </w:r>
      <w:r>
        <w:t xml:space="preserve">). The full predicate list is in </w:t>
      </w:r>
      <w:commentRangeStart w:id="279"/>
      <w:r>
        <w:t>Appendix A</w:t>
      </w:r>
      <w:commentRangeEnd w:id="279"/>
      <w:r w:rsidR="000E7342">
        <w:rPr>
          <w:rStyle w:val="CommentReference"/>
          <w:sz w:val="22"/>
          <w:szCs w:val="22"/>
        </w:rPr>
        <w:commentReference w:id="279"/>
      </w:r>
      <w:r>
        <w:t>. The vocabulary is human-curated and was validated across 50+ pilot subjects before being frozen for the study. The constrained vocabulary is the main lever the pipeline uses to push extraction away from biographical facts (“his father was violent”) and toward behavioral patterns (“evaluates authority figures on dual criteria of virtue and failure”).</w:t>
      </w:r>
    </w:p>
    <w:p w14:paraId="450EE7EE" w14:textId="77777777" w:rsidR="006B304D" w:rsidRDefault="00000000">
      <w:pPr>
        <w:pStyle w:val="BodyText"/>
      </w:pPr>
      <w:r>
        <w:t>The three authored layers have distinct jobs. Each layer has a characteristic format; examples below are drawn from the Hamerton specification.</w:t>
      </w:r>
    </w:p>
    <w:p w14:paraId="67E4779D" w14:textId="77777777" w:rsidR="006B304D" w:rsidRDefault="00000000">
      <w:pPr>
        <w:pStyle w:val="BodyText"/>
      </w:pPr>
      <w:r>
        <w:rPr>
          <w:b/>
          <w:bCs/>
        </w:rPr>
        <w:t>Anchors</w:t>
      </w:r>
      <w:r>
        <w:t xml:space="preserve"> encode the subject’s load-bearing axioms in numbered form (A1, A2, …), each with an activation condition and a false-positive warning. Example:</w:t>
      </w:r>
    </w:p>
    <w:p w14:paraId="42CDC04A" w14:textId="77777777" w:rsidR="006B304D" w:rsidRDefault="00000000">
      <w:pPr>
        <w:pStyle w:val="BlockText"/>
      </w:pPr>
      <w:r>
        <w:rPr>
          <w:i/>
          <w:iCs/>
        </w:rPr>
        <w:t>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14:paraId="6A56B331" w14:textId="77777777" w:rsidR="006B304D" w:rsidRDefault="00000000">
      <w:pPr>
        <w:pStyle w:val="FirstParagraph"/>
      </w:pPr>
      <w:r>
        <w:rPr>
          <w:b/>
          <w:bCs/>
        </w:rPr>
        <w:t>Core</w:t>
      </w:r>
      <w:r>
        <w:t xml:space="preserve"> captures values, beliefs, and self-view in flowing prose. It is the layer that reads most like an essay about the person. Example:</w:t>
      </w:r>
    </w:p>
    <w:p w14:paraId="1B25569D" w14:textId="77777777" w:rsidR="006B304D" w:rsidRDefault="00000000">
      <w:pPr>
        <w:pStyle w:val="BlockText"/>
      </w:pPr>
      <w:r>
        <w:rPr>
          <w:i/>
          <w:iCs/>
        </w:rPr>
        <w:lastRenderedPageBreak/>
        <w:t>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14:paraId="02788986" w14:textId="77777777" w:rsidR="006B304D" w:rsidRDefault="00000000">
      <w:pPr>
        <w:pStyle w:val="FirstParagraph"/>
      </w:pPr>
      <w:r>
        <w:rPr>
          <w:b/>
          <w:bCs/>
        </w:rPr>
        <w:t>Predictions</w:t>
      </w:r>
      <w:r>
        <w:t xml:space="preserve"> are explicit behavioral predicates (P1, P2, …) with detection criteria, directives, and false-positive warnings. Example:</w:t>
      </w:r>
    </w:p>
    <w:p w14:paraId="65408DE7" w14:textId="77777777" w:rsidR="006B304D" w:rsidRDefault="00000000">
      <w:pPr>
        <w:pStyle w:val="BlockText"/>
      </w:pPr>
      <w:r>
        <w:rPr>
          <w:i/>
          <w:iCs/>
        </w:rPr>
        <w:t>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14:paraId="7890C7E9" w14:textId="77777777" w:rsidR="006B304D" w:rsidRDefault="00000000">
      <w:pPr>
        <w:pStyle w:val="FirstParagraph"/>
      </w:pPr>
      <w:r>
        <w:t>The compose step integrates these three layers into a unified prose brief. The served specification is the compose-step brief concatenated with the three layer files.</w:t>
      </w:r>
    </w:p>
    <w:p w14:paraId="65522330" w14:textId="77777777" w:rsidR="006B304D" w:rsidRDefault="00000000">
      <w:pPr>
        <w:pStyle w:val="BodyText"/>
      </w:pPr>
      <w:r>
        <w:t>Total pipeline cost is under $1 per subject (table sum $0.20 to $0.80) to process a 50,000- to 150,000-word autobiography end to end.</w:t>
      </w:r>
    </w:p>
    <w:p w14:paraId="1B1CD7DC" w14:textId="77777777" w:rsidR="006B304D" w:rsidRDefault="00000000">
      <w:pPr>
        <w:pStyle w:val="Heading3"/>
      </w:pPr>
      <w:bookmarkStart w:id="280" w:name="_Toc228182796"/>
      <w:bookmarkStart w:id="281" w:name="sec-3-4"/>
      <w:bookmarkEnd w:id="234"/>
      <w:r>
        <w:t>3.4 Question Battery Formation</w:t>
      </w:r>
      <w:bookmarkEnd w:id="280"/>
    </w:p>
    <w:p w14:paraId="3C91CA38" w14:textId="77777777" w:rsidR="006B304D" w:rsidRDefault="00000000">
      <w:pPr>
        <w:pStyle w:val="FirstParagraph"/>
      </w:pPr>
      <w:r>
        <w:rPr>
          <w:b/>
          <w:bCs/>
        </w:rPr>
        <w:t>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14:paraId="4007A222" w14:textId="77777777" w:rsidR="006B304D" w:rsidRDefault="00000000">
      <w:pPr>
        <w:pStyle w:val="BodyText"/>
      </w:pPr>
      <w:r>
        <w:t>The procedure, in order:</w:t>
      </w:r>
    </w:p>
    <w:p w14:paraId="7FE3B961" w14:textId="77777777" w:rsidR="006B304D" w:rsidRDefault="00000000">
      <w:pPr>
        <w:pStyle w:val="Compact"/>
        <w:numPr>
          <w:ilvl w:val="0"/>
          <w:numId w:val="10"/>
        </w:numPr>
      </w:pPr>
      <w:r>
        <w:rPr>
          <w:b/>
          <w:bCs/>
        </w:rPr>
        <w:t>Split the corpus.</w:t>
      </w:r>
      <w:r>
        <w:t xml:space="preserve"> Each subject’s source text is divided by chapter into </w:t>
      </w:r>
      <w:r>
        <w:rPr>
          <w:rStyle w:val="VerbatimChar"/>
        </w:rPr>
        <w:t>training.txt</w:t>
      </w:r>
      <w:r>
        <w:t xml:space="preserve"> (50% of the corpus) and </w:t>
      </w:r>
      <w:r>
        <w:rPr>
          <w:rStyle w:val="VerbatimChar"/>
        </w:rPr>
        <w:t>heldout.txt</w:t>
      </w:r>
      <w:r>
        <w:t xml:space="preserve"> (50%). Held-out text is never shown to a response model.</w:t>
      </w:r>
    </w:p>
    <w:p w14:paraId="5E4BC5EF" w14:textId="77777777" w:rsidR="006B304D" w:rsidRDefault="00000000">
      <w:pPr>
        <w:pStyle w:val="Compact"/>
        <w:numPr>
          <w:ilvl w:val="0"/>
          <w:numId w:val="10"/>
        </w:numPr>
      </w:pPr>
      <w:r>
        <w:rPr>
          <w:b/>
          <w:bCs/>
        </w:rPr>
        <w:t>Sample from held-out.</w:t>
      </w:r>
      <w:r>
        <w:t xml:space="preserve"> A sliding window moves across the held-out text in four batches of ten questions each, using 5,000-character windows as local context.</w:t>
      </w:r>
    </w:p>
    <w:p w14:paraId="1BF539DE" w14:textId="77777777" w:rsidR="006B304D" w:rsidRDefault="00000000">
      <w:pPr>
        <w:pStyle w:val="Compact"/>
        <w:numPr>
          <w:ilvl w:val="0"/>
          <w:numId w:val="10"/>
        </w:numPr>
      </w:pPr>
      <w:r>
        <w:rPr>
          <w:b/>
          <w:bCs/>
        </w:rPr>
        <w:t>Backward-design question generation.</w:t>
      </w:r>
      <w:r>
        <w:t xml:space="preserve"> 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14:paraId="29B9BD89" w14:textId="77777777" w:rsidR="006B304D" w:rsidRDefault="00000000">
      <w:pPr>
        <w:pStyle w:val="Compact"/>
        <w:numPr>
          <w:ilvl w:val="0"/>
          <w:numId w:val="10"/>
        </w:numPr>
      </w:pPr>
      <w:r>
        <w:rPr>
          <w:b/>
          <w:bCs/>
        </w:rPr>
        <w:t>Supplementary tiers.</w:t>
      </w:r>
      <w:r>
        <w:t xml:space="preserve"> Four additional question categories (factual, situational, and others) are generated from training text alone and included in the battery but not scored in the main results.</w:t>
      </w:r>
    </w:p>
    <w:p w14:paraId="55A8F9F9" w14:textId="77777777" w:rsidR="006B304D" w:rsidRDefault="00000000">
      <w:pPr>
        <w:pStyle w:val="Compact"/>
        <w:numPr>
          <w:ilvl w:val="0"/>
          <w:numId w:val="10"/>
        </w:numPr>
      </w:pPr>
      <w:r>
        <w:rPr>
          <w:b/>
          <w:bCs/>
        </w:rPr>
        <w:t>Dedup and freeze.</w:t>
      </w:r>
      <w:r>
        <w:t xml:space="preserve"> Deduplication on lowercased question text, cap at target counts per category, MD5 checksum of the final battery. Downstream response and judgment files are invalidated if the battery checksum changes.</w:t>
      </w:r>
    </w:p>
    <w:p w14:paraId="4E8AB10E" w14:textId="77777777" w:rsidR="006B304D" w:rsidRDefault="00000000">
      <w:pPr>
        <w:pStyle w:val="FirstParagraph"/>
      </w:pPr>
      <w:r>
        <w:t>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Appendix B.</w:t>
      </w:r>
    </w:p>
    <w:p w14:paraId="39B739A2" w14:textId="77777777" w:rsidR="006B304D" w:rsidRDefault="00000000">
      <w:pPr>
        <w:pStyle w:val="BodyText"/>
      </w:pPr>
      <w:r>
        <w:rPr>
          <w:b/>
          <w:bCs/>
        </w:rPr>
        <w:t>Leakage audit.</w:t>
      </w:r>
      <w:r>
        <w:t xml:space="preserve"> 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t>
      </w:r>
      <w:r>
        <w:lastRenderedPageBreak/>
        <w:t>which predates the backward-design constraint and was hand-authored. We disclose them here; Franklin’s role in the paper is as a high-baseline reference, not as a subject whose quantitative result is load-bearing.</w:t>
      </w:r>
    </w:p>
    <w:p w14:paraId="452AC3A2" w14:textId="77777777" w:rsidR="006B304D" w:rsidRDefault="00000000">
      <w:pPr>
        <w:pStyle w:val="BodyText"/>
      </w:pPr>
      <w:r>
        <w:rPr>
          <w:b/>
          <w:bCs/>
        </w:rPr>
        <w:t>Separately, a false-premise outlier.</w:t>
      </w:r>
      <w:r>
        <w:t xml:space="preserve"> 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14:paraId="149FF825" w14:textId="77777777" w:rsidR="006B304D" w:rsidRDefault="00000000">
      <w:pPr>
        <w:pStyle w:val="BodyText"/>
      </w:pPr>
      <w:r>
        <w:t xml:space="preserve">Raw battery data is available in the public repository at </w:t>
      </w:r>
      <w:r>
        <w:rPr>
          <w:rStyle w:val="VerbatimChar"/>
        </w:rPr>
        <w:t>results/global_&lt;subject&gt;/battery_v2.json</w:t>
      </w:r>
      <w:r>
        <w:t xml:space="preserve"> for the 13 global subjects; Hamerton and Franklin legacy batteries at </w:t>
      </w:r>
      <w:r>
        <w:rPr>
          <w:rStyle w:val="VerbatimChar"/>
        </w:rPr>
        <w:t>data/&lt;subject&gt;/battery.json</w:t>
      </w:r>
      <w:r>
        <w:t xml:space="preserve">. GPT-5.4-regenerated batteries (used in the circularity control, </w:t>
      </w:r>
      <w:hyperlink w:anchor="sec-3-4-1">
        <w:r w:rsidR="006B304D">
          <w:rPr>
            <w:rStyle w:val="Hyperlink"/>
          </w:rPr>
          <w:t>§3.4.1</w:t>
        </w:r>
      </w:hyperlink>
      <w:r>
        <w:t xml:space="preserve">) are at </w:t>
      </w:r>
      <w:r>
        <w:rPr>
          <w:rStyle w:val="VerbatimChar"/>
        </w:rPr>
        <w:t>results/global_&lt;subject&gt;/battery_gpt54.json</w:t>
      </w:r>
      <w:r>
        <w:t xml:space="preserve">. The leakage-audit script is at </w:t>
      </w:r>
      <w:r>
        <w:rPr>
          <w:rStyle w:val="VerbatimChar"/>
        </w:rPr>
        <w:t>scripts/_verify_battery_leakage.py</w:t>
      </w:r>
      <w:r>
        <w:t>.</w:t>
      </w:r>
    </w:p>
    <w:p w14:paraId="57FF5232" w14:textId="77777777" w:rsidR="006B304D" w:rsidRDefault="00000000">
      <w:pPr>
        <w:pStyle w:val="Heading3"/>
      </w:pPr>
      <w:bookmarkStart w:id="282" w:name="_Toc228182797"/>
      <w:bookmarkStart w:id="283" w:name="sec-3-4-1"/>
      <w:bookmarkEnd w:id="281"/>
      <w:commentRangeStart w:id="284"/>
      <w:r>
        <w:t>3.4.1 Circularity controls</w:t>
      </w:r>
      <w:bookmarkEnd w:id="282"/>
      <w:commentRangeEnd w:id="284"/>
      <w:r w:rsidR="000E7342">
        <w:rPr>
          <w:rStyle w:val="CommentReference"/>
          <w:sz w:val="24"/>
          <w:szCs w:val="24"/>
        </w:rPr>
        <w:commentReference w:id="284"/>
      </w:r>
    </w:p>
    <w:p w14:paraId="79012F30" w14:textId="77777777" w:rsidR="006B304D" w:rsidRDefault="00000000">
      <w:pPr>
        <w:pStyle w:val="FirstParagraph"/>
      </w:pPr>
      <w:r>
        <w:rPr>
          <w:b/>
          <w:bCs/>
        </w:rPr>
        <w:t>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14:paraId="3D7C3B46" w14:textId="77777777" w:rsidR="006B304D" w:rsidRDefault="00000000">
      <w:pPr>
        <w:pStyle w:val="BodyText"/>
      </w:pPr>
      <w:r>
        <w:rPr>
          <w:b/>
          <w:bCs/>
        </w:rPr>
        <w:t>Control 1: Independent battery regeneration (GPT-5.4).</w:t>
      </w:r>
      <w:r>
        <w:t xml:space="preserve"> 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w:t>
      </w:r>
    </w:p>
    <w:p w14:paraId="61FAC990" w14:textId="77777777" w:rsidR="006B304D" w:rsidRDefault="00000000">
      <w:pPr>
        <w:pStyle w:val="BodyText"/>
      </w:pPr>
      <w:r>
        <w:rPr>
          <w:b/>
          <w:bCs/>
        </w:rPr>
        <w:t>Control 2: Non-Anthropic response chain.</w:t>
      </w:r>
      <w:r>
        <w:t xml:space="preserve"> We re-ran the core conditions (C5 no-context baseline, C2a specification alone, C4a facts-plus-specification, C2c wrong-specification control) on three subjects spanning the effect gradient </w:t>
      </w:r>
      <w:r>
        <w:rPr>
          <w:rStyle w:val="FootnoteReference"/>
        </w:rPr>
        <w:footnoteReference w:id="7"/>
      </w:r>
      <w:r>
        <w:t xml:space="preserve"> 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w:t>
      </w:r>
      <w:hyperlink w:anchor="sec-4-6-1">
        <w:r w:rsidR="006B304D">
          <w:rPr>
            <w:rStyle w:val="Hyperlink"/>
          </w:rPr>
          <w:t>§4.6.1</w:t>
        </w:r>
      </w:hyperlink>
      <w:r>
        <w:t>.</w:t>
      </w:r>
    </w:p>
    <w:p w14:paraId="6D13910C" w14:textId="77777777" w:rsidR="006B304D" w:rsidRDefault="00000000">
      <w:pPr>
        <w:pStyle w:val="BodyText"/>
      </w:pPr>
      <w:r>
        <w:t>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14:paraId="22B05D3E" w14:textId="77777777" w:rsidR="006B304D" w:rsidRDefault="00000000">
      <w:pPr>
        <w:pStyle w:val="BodyText"/>
      </w:pPr>
      <w:r>
        <w:lastRenderedPageBreak/>
        <w:t>A broader LLM-as-judge circularity, the concern that any LLM panel might systematically favor LLM-produced outputs over human-written alternatives, is not addressed by these controls. It is discussed as an open limitation in §6.</w:t>
      </w:r>
    </w:p>
    <w:p w14:paraId="62F5CBF1" w14:textId="77777777" w:rsidR="006B304D" w:rsidRDefault="00000000">
      <w:pPr>
        <w:pStyle w:val="BodyText"/>
      </w:pPr>
      <w:commentRangeStart w:id="285"/>
      <w:r>
        <w:t xml:space="preserve">Raw battery regeneration data is at </w:t>
      </w:r>
      <w:r>
        <w:rPr>
          <w:rStyle w:val="VerbatimChar"/>
        </w:rPr>
        <w:t>results/global_&lt;subject&gt;/battery_gpt54.json</w:t>
      </w:r>
      <w:r>
        <w:t xml:space="preserve"> for all 13 global subjects. </w:t>
      </w:r>
      <w:commentRangeEnd w:id="285"/>
      <w:r w:rsidR="000E7342">
        <w:rPr>
          <w:rStyle w:val="CommentReference"/>
          <w:sz w:val="22"/>
          <w:szCs w:val="22"/>
        </w:rPr>
        <w:commentReference w:id="285"/>
      </w:r>
      <w:r>
        <w:t>Tier 2 response and judgment files for the three subjects tested are in the same per-subject directories.</w:t>
      </w:r>
    </w:p>
    <w:p w14:paraId="0A9DD424" w14:textId="77777777" w:rsidR="006B304D" w:rsidRDefault="00000000">
      <w:pPr>
        <w:pStyle w:val="Heading3"/>
      </w:pPr>
      <w:bookmarkStart w:id="286" w:name="_Toc228182798"/>
      <w:bookmarkStart w:id="287" w:name="sec-3-5"/>
      <w:bookmarkEnd w:id="283"/>
      <w:r>
        <w:t>3.5 Experimental conditions</w:t>
      </w:r>
      <w:bookmarkEnd w:id="286"/>
    </w:p>
    <w:p w14:paraId="63E018A8" w14:textId="77777777" w:rsidR="006B304D" w:rsidRDefault="00000000">
      <w:pPr>
        <w:pStyle w:val="FirstParagraph"/>
      </w:pPr>
      <w:r>
        <w:rPr>
          <w:b/>
          <w:bCs/>
        </w:rPr>
        <w:t>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14:paraId="271ECBFC" w14:textId="77777777" w:rsidR="006B304D" w:rsidRDefault="00000000">
      <w:pPr>
        <w:pStyle w:val="BodyText"/>
      </w:pPr>
      <w:r>
        <w:rPr>
          <w:b/>
          <w:bCs/>
        </w:rPr>
        <w:t>Direct context conditions.</w:t>
      </w:r>
    </w:p>
    <w:tbl>
      <w:tblPr>
        <w:tblStyle w:val="Table"/>
        <w:tblW w:w="5000" w:type="pct"/>
        <w:tblLayout w:type="fixed"/>
        <w:tblLook w:val="0020" w:firstRow="1" w:lastRow="0" w:firstColumn="0" w:lastColumn="0" w:noHBand="0" w:noVBand="0"/>
        <w:tblPrChange w:id="288" w:author="Aarik Gulaya" w:date="2026-04-27T13:34:00Z" w16du:dateUtc="2026-04-27T20:34:00Z">
          <w:tblPr>
            <w:tblStyle w:val="Table"/>
            <w:tblW w:w="5000" w:type="pct"/>
            <w:tblLayout w:type="fixed"/>
            <w:tblLook w:val="0020" w:firstRow="1" w:lastRow="0" w:firstColumn="0" w:lastColumn="0" w:noHBand="0" w:noVBand="0"/>
          </w:tblPr>
        </w:tblPrChange>
      </w:tblPr>
      <w:tblGrid>
        <w:gridCol w:w="828"/>
        <w:gridCol w:w="1890"/>
        <w:gridCol w:w="3420"/>
        <w:gridCol w:w="3438"/>
        <w:tblGridChange w:id="289">
          <w:tblGrid>
            <w:gridCol w:w="828"/>
            <w:gridCol w:w="1566"/>
            <w:gridCol w:w="324"/>
            <w:gridCol w:w="2070"/>
            <w:gridCol w:w="1350"/>
            <w:gridCol w:w="1044"/>
            <w:gridCol w:w="2394"/>
          </w:tblGrid>
        </w:tblGridChange>
      </w:tblGrid>
      <w:tr w:rsidR="006B304D" w14:paraId="01782A16" w14:textId="77777777" w:rsidTr="0081750C">
        <w:trPr>
          <w:cnfStyle w:val="100000000000" w:firstRow="1" w:lastRow="0" w:firstColumn="0" w:lastColumn="0" w:oddVBand="0" w:evenVBand="0" w:oddHBand="0" w:evenHBand="0" w:firstRowFirstColumn="0" w:firstRowLastColumn="0" w:lastRowFirstColumn="0" w:lastRowLastColumn="0"/>
          <w:tblHeader/>
          <w:trPrChange w:id="290" w:author="Aarik Gulaya" w:date="2026-04-27T13:34:00Z" w16du:dateUtc="2026-04-27T20:34:00Z">
            <w:trPr>
              <w:tblHeader/>
            </w:trPr>
          </w:trPrChange>
        </w:trPr>
        <w:tc>
          <w:tcPr>
            <w:tcW w:w="828" w:type="dxa"/>
            <w:tcPrChange w:id="291" w:author="Aarik Gulaya" w:date="2026-04-27T13:34:00Z" w16du:dateUtc="2026-04-27T20:34:00Z">
              <w:tcPr>
                <w:tcW w:w="1980" w:type="dxa"/>
                <w:gridSpan w:val="2"/>
              </w:tcPr>
            </w:tcPrChange>
          </w:tcPr>
          <w:p w14:paraId="63844C0D"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ID</w:t>
            </w:r>
          </w:p>
        </w:tc>
        <w:tc>
          <w:tcPr>
            <w:tcW w:w="1890" w:type="dxa"/>
            <w:tcPrChange w:id="292" w:author="Aarik Gulaya" w:date="2026-04-27T13:34:00Z" w16du:dateUtc="2026-04-27T20:34:00Z">
              <w:tcPr>
                <w:tcW w:w="1980" w:type="dxa"/>
                <w:gridSpan w:val="2"/>
              </w:tcPr>
            </w:tcPrChange>
          </w:tcPr>
          <w:p w14:paraId="65666FD4"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Condition</w:t>
            </w:r>
          </w:p>
        </w:tc>
        <w:tc>
          <w:tcPr>
            <w:tcW w:w="3420" w:type="dxa"/>
            <w:tcPrChange w:id="293" w:author="Aarik Gulaya" w:date="2026-04-27T13:34:00Z" w16du:dateUtc="2026-04-27T20:34:00Z">
              <w:tcPr>
                <w:tcW w:w="1980" w:type="dxa"/>
                <w:gridSpan w:val="2"/>
              </w:tcPr>
            </w:tcPrChange>
          </w:tcPr>
          <w:p w14:paraId="25DD0171"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Inputs served</w:t>
            </w:r>
          </w:p>
        </w:tc>
        <w:tc>
          <w:tcPr>
            <w:tcW w:w="3438" w:type="dxa"/>
            <w:tcPrChange w:id="294" w:author="Aarik Gulaya" w:date="2026-04-27T13:34:00Z" w16du:dateUtc="2026-04-27T20:34:00Z">
              <w:tcPr>
                <w:tcW w:w="1980" w:type="dxa"/>
              </w:tcPr>
            </w:tcPrChange>
          </w:tcPr>
          <w:p w14:paraId="2A8D1555"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Null / comparison</w:t>
            </w:r>
          </w:p>
        </w:tc>
      </w:tr>
      <w:tr w:rsidR="006B304D" w14:paraId="65914D81" w14:textId="77777777" w:rsidTr="0081750C">
        <w:tc>
          <w:tcPr>
            <w:tcW w:w="828" w:type="dxa"/>
            <w:tcPrChange w:id="295" w:author="Aarik Gulaya" w:date="2026-04-27T13:34:00Z" w16du:dateUtc="2026-04-27T20:34:00Z">
              <w:tcPr>
                <w:tcW w:w="1980" w:type="dxa"/>
                <w:gridSpan w:val="2"/>
              </w:tcPr>
            </w:tcPrChange>
          </w:tcPr>
          <w:p w14:paraId="79F3370D" w14:textId="77777777" w:rsidR="006B304D" w:rsidRDefault="00000000">
            <w:pPr>
              <w:pStyle w:val="Compact"/>
            </w:pPr>
            <w:r>
              <w:t>C5</w:t>
            </w:r>
          </w:p>
        </w:tc>
        <w:tc>
          <w:tcPr>
            <w:tcW w:w="1890" w:type="dxa"/>
            <w:tcPrChange w:id="296" w:author="Aarik Gulaya" w:date="2026-04-27T13:34:00Z" w16du:dateUtc="2026-04-27T20:34:00Z">
              <w:tcPr>
                <w:tcW w:w="1980" w:type="dxa"/>
                <w:gridSpan w:val="2"/>
              </w:tcPr>
            </w:tcPrChange>
          </w:tcPr>
          <w:p w14:paraId="0293DC3F" w14:textId="77777777" w:rsidR="006B304D" w:rsidRDefault="00000000">
            <w:pPr>
              <w:pStyle w:val="Compact"/>
            </w:pPr>
            <w:r>
              <w:t>Baseline</w:t>
            </w:r>
          </w:p>
        </w:tc>
        <w:tc>
          <w:tcPr>
            <w:tcW w:w="3420" w:type="dxa"/>
            <w:tcPrChange w:id="297" w:author="Aarik Gulaya" w:date="2026-04-27T13:34:00Z" w16du:dateUtc="2026-04-27T20:34:00Z">
              <w:tcPr>
                <w:tcW w:w="1980" w:type="dxa"/>
                <w:gridSpan w:val="2"/>
              </w:tcPr>
            </w:tcPrChange>
          </w:tcPr>
          <w:p w14:paraId="7D7518E7" w14:textId="77777777" w:rsidR="006B304D" w:rsidRDefault="00000000">
            <w:pPr>
              <w:pStyle w:val="Compact"/>
            </w:pPr>
            <w:r>
              <w:t>Nothing beyond the question</w:t>
            </w:r>
          </w:p>
        </w:tc>
        <w:tc>
          <w:tcPr>
            <w:tcW w:w="3438" w:type="dxa"/>
            <w:tcPrChange w:id="298" w:author="Aarik Gulaya" w:date="2026-04-27T13:34:00Z" w16du:dateUtc="2026-04-27T20:34:00Z">
              <w:tcPr>
                <w:tcW w:w="1980" w:type="dxa"/>
              </w:tcPr>
            </w:tcPrChange>
          </w:tcPr>
          <w:p w14:paraId="104942B8" w14:textId="77777777" w:rsidR="006B304D" w:rsidRDefault="00000000">
            <w:pPr>
              <w:pStyle w:val="Compact"/>
            </w:pPr>
            <w:r>
              <w:t>Pretraining-only floor</w:t>
            </w:r>
          </w:p>
        </w:tc>
      </w:tr>
      <w:tr w:rsidR="006B304D" w14:paraId="601AB887" w14:textId="77777777" w:rsidTr="0081750C">
        <w:tc>
          <w:tcPr>
            <w:tcW w:w="828" w:type="dxa"/>
            <w:tcPrChange w:id="299" w:author="Aarik Gulaya" w:date="2026-04-27T13:34:00Z" w16du:dateUtc="2026-04-27T20:34:00Z">
              <w:tcPr>
                <w:tcW w:w="1980" w:type="dxa"/>
                <w:gridSpan w:val="2"/>
              </w:tcPr>
            </w:tcPrChange>
          </w:tcPr>
          <w:p w14:paraId="125744B4" w14:textId="77777777" w:rsidR="006B304D" w:rsidRDefault="00000000">
            <w:pPr>
              <w:pStyle w:val="Compact"/>
            </w:pPr>
            <w:r>
              <w:t>C2a</w:t>
            </w:r>
          </w:p>
        </w:tc>
        <w:tc>
          <w:tcPr>
            <w:tcW w:w="1890" w:type="dxa"/>
            <w:tcPrChange w:id="300" w:author="Aarik Gulaya" w:date="2026-04-27T13:34:00Z" w16du:dateUtc="2026-04-27T20:34:00Z">
              <w:tcPr>
                <w:tcW w:w="1980" w:type="dxa"/>
                <w:gridSpan w:val="2"/>
              </w:tcPr>
            </w:tcPrChange>
          </w:tcPr>
          <w:p w14:paraId="38F36404" w14:textId="77777777" w:rsidR="006B304D" w:rsidRDefault="00000000">
            <w:pPr>
              <w:pStyle w:val="Compact"/>
            </w:pPr>
            <w:r>
              <w:t>Spec only</w:t>
            </w:r>
          </w:p>
        </w:tc>
        <w:tc>
          <w:tcPr>
            <w:tcW w:w="3420" w:type="dxa"/>
            <w:tcPrChange w:id="301" w:author="Aarik Gulaya" w:date="2026-04-27T13:34:00Z" w16du:dateUtc="2026-04-27T20:34:00Z">
              <w:tcPr>
                <w:tcW w:w="1980" w:type="dxa"/>
                <w:gridSpan w:val="2"/>
              </w:tcPr>
            </w:tcPrChange>
          </w:tcPr>
          <w:p w14:paraId="6C50B0E3" w14:textId="77777777" w:rsidR="006B304D" w:rsidRDefault="00000000">
            <w:pPr>
              <w:pStyle w:val="Compact"/>
            </w:pPr>
            <w:r>
              <w:t>The Behavioral Specification</w:t>
            </w:r>
          </w:p>
        </w:tc>
        <w:tc>
          <w:tcPr>
            <w:tcW w:w="3438" w:type="dxa"/>
            <w:tcPrChange w:id="302" w:author="Aarik Gulaya" w:date="2026-04-27T13:34:00Z" w16du:dateUtc="2026-04-27T20:34:00Z">
              <w:tcPr>
                <w:tcW w:w="1980" w:type="dxa"/>
              </w:tcPr>
            </w:tcPrChange>
          </w:tcPr>
          <w:p w14:paraId="6E9EE095" w14:textId="77777777" w:rsidR="006B304D" w:rsidRDefault="00000000">
            <w:pPr>
              <w:pStyle w:val="Compact"/>
            </w:pPr>
            <w:r>
              <w:t>Isolates the specification’s contribution</w:t>
            </w:r>
          </w:p>
        </w:tc>
      </w:tr>
      <w:tr w:rsidR="006B304D" w14:paraId="52D5A19B" w14:textId="77777777" w:rsidTr="0081750C">
        <w:tc>
          <w:tcPr>
            <w:tcW w:w="828" w:type="dxa"/>
            <w:tcPrChange w:id="303" w:author="Aarik Gulaya" w:date="2026-04-27T13:34:00Z" w16du:dateUtc="2026-04-27T20:34:00Z">
              <w:tcPr>
                <w:tcW w:w="1980" w:type="dxa"/>
                <w:gridSpan w:val="2"/>
              </w:tcPr>
            </w:tcPrChange>
          </w:tcPr>
          <w:p w14:paraId="7C25EB61" w14:textId="77777777" w:rsidR="006B304D" w:rsidRDefault="00000000">
            <w:pPr>
              <w:pStyle w:val="Compact"/>
            </w:pPr>
            <w:r>
              <w:t>C2c</w:t>
            </w:r>
          </w:p>
        </w:tc>
        <w:tc>
          <w:tcPr>
            <w:tcW w:w="1890" w:type="dxa"/>
            <w:tcPrChange w:id="304" w:author="Aarik Gulaya" w:date="2026-04-27T13:34:00Z" w16du:dateUtc="2026-04-27T20:34:00Z">
              <w:tcPr>
                <w:tcW w:w="1980" w:type="dxa"/>
                <w:gridSpan w:val="2"/>
              </w:tcPr>
            </w:tcPrChange>
          </w:tcPr>
          <w:p w14:paraId="55C3EE5C" w14:textId="77777777" w:rsidR="006B304D" w:rsidRDefault="00000000">
            <w:pPr>
              <w:pStyle w:val="Compact"/>
            </w:pPr>
            <w:r>
              <w:t>Wrong spec</w:t>
            </w:r>
          </w:p>
        </w:tc>
        <w:tc>
          <w:tcPr>
            <w:tcW w:w="3420" w:type="dxa"/>
            <w:tcPrChange w:id="305" w:author="Aarik Gulaya" w:date="2026-04-27T13:34:00Z" w16du:dateUtc="2026-04-27T20:34:00Z">
              <w:tcPr>
                <w:tcW w:w="1980" w:type="dxa"/>
                <w:gridSpan w:val="2"/>
              </w:tcPr>
            </w:tcPrChange>
          </w:tcPr>
          <w:p w14:paraId="589C1EA8" w14:textId="77777777" w:rsidR="006B304D" w:rsidRDefault="00000000">
            <w:pPr>
              <w:pStyle w:val="Compact"/>
            </w:pPr>
            <w:r>
              <w:t>A random other subject’s specification</w:t>
            </w:r>
          </w:p>
        </w:tc>
        <w:tc>
          <w:tcPr>
            <w:tcW w:w="3438" w:type="dxa"/>
            <w:tcPrChange w:id="306" w:author="Aarik Gulaya" w:date="2026-04-27T13:34:00Z" w16du:dateUtc="2026-04-27T20:34:00Z">
              <w:tcPr>
                <w:tcW w:w="1980" w:type="dxa"/>
              </w:tcPr>
            </w:tcPrChange>
          </w:tcPr>
          <w:p w14:paraId="7850E7B2" w14:textId="77777777" w:rsidR="006B304D" w:rsidRDefault="00000000">
            <w:pPr>
              <w:pStyle w:val="Compact"/>
            </w:pPr>
            <w:r>
              <w:t>Tests whether structured interpretive content, not the correct content, produces the effect</w:t>
            </w:r>
          </w:p>
        </w:tc>
      </w:tr>
      <w:tr w:rsidR="006B304D" w14:paraId="4A1366BD" w14:textId="77777777" w:rsidTr="0081750C">
        <w:tc>
          <w:tcPr>
            <w:tcW w:w="828" w:type="dxa"/>
            <w:tcPrChange w:id="307" w:author="Aarik Gulaya" w:date="2026-04-27T13:34:00Z" w16du:dateUtc="2026-04-27T20:34:00Z">
              <w:tcPr>
                <w:tcW w:w="1980" w:type="dxa"/>
                <w:gridSpan w:val="2"/>
              </w:tcPr>
            </w:tcPrChange>
          </w:tcPr>
          <w:p w14:paraId="68A5A095" w14:textId="77777777" w:rsidR="006B304D" w:rsidRDefault="00000000">
            <w:pPr>
              <w:pStyle w:val="Compact"/>
            </w:pPr>
            <w:r>
              <w:t>C4</w:t>
            </w:r>
          </w:p>
        </w:tc>
        <w:tc>
          <w:tcPr>
            <w:tcW w:w="1890" w:type="dxa"/>
            <w:tcPrChange w:id="308" w:author="Aarik Gulaya" w:date="2026-04-27T13:34:00Z" w16du:dateUtc="2026-04-27T20:34:00Z">
              <w:tcPr>
                <w:tcW w:w="1980" w:type="dxa"/>
                <w:gridSpan w:val="2"/>
              </w:tcPr>
            </w:tcPrChange>
          </w:tcPr>
          <w:p w14:paraId="350E55D6" w14:textId="77777777" w:rsidR="006B304D" w:rsidRDefault="00000000">
            <w:pPr>
              <w:pStyle w:val="Compact"/>
            </w:pPr>
            <w:r>
              <w:t>All facts</w:t>
            </w:r>
          </w:p>
        </w:tc>
        <w:tc>
          <w:tcPr>
            <w:tcW w:w="3420" w:type="dxa"/>
            <w:tcPrChange w:id="309" w:author="Aarik Gulaya" w:date="2026-04-27T13:34:00Z" w16du:dateUtc="2026-04-27T20:34:00Z">
              <w:tcPr>
                <w:tcW w:w="1980" w:type="dxa"/>
                <w:gridSpan w:val="2"/>
              </w:tcPr>
            </w:tcPrChange>
          </w:tcPr>
          <w:p w14:paraId="01FFC731" w14:textId="77777777" w:rsidR="006B304D" w:rsidRDefault="00000000">
            <w:pPr>
              <w:pStyle w:val="Compact"/>
            </w:pPr>
            <w:r>
              <w:t>The full extracted fact set for the subject</w:t>
            </w:r>
          </w:p>
        </w:tc>
        <w:tc>
          <w:tcPr>
            <w:tcW w:w="3438" w:type="dxa"/>
            <w:tcPrChange w:id="310" w:author="Aarik Gulaya" w:date="2026-04-27T13:34:00Z" w16du:dateUtc="2026-04-27T20:34:00Z">
              <w:tcPr>
                <w:tcW w:w="1980" w:type="dxa"/>
              </w:tcPr>
            </w:tcPrChange>
          </w:tcPr>
          <w:p w14:paraId="4C894B1D" w14:textId="77777777" w:rsidR="006B304D" w:rsidRDefault="00000000">
            <w:pPr>
              <w:pStyle w:val="Compact"/>
            </w:pPr>
            <w:r>
              <w:t>Tests whether raw information volume substitutes for structure</w:t>
            </w:r>
          </w:p>
        </w:tc>
      </w:tr>
      <w:tr w:rsidR="006B304D" w14:paraId="72079472" w14:textId="77777777" w:rsidTr="0081750C">
        <w:tc>
          <w:tcPr>
            <w:tcW w:w="828" w:type="dxa"/>
            <w:tcPrChange w:id="311" w:author="Aarik Gulaya" w:date="2026-04-27T13:34:00Z" w16du:dateUtc="2026-04-27T20:34:00Z">
              <w:tcPr>
                <w:tcW w:w="1980" w:type="dxa"/>
                <w:gridSpan w:val="2"/>
              </w:tcPr>
            </w:tcPrChange>
          </w:tcPr>
          <w:p w14:paraId="65592AEA" w14:textId="77777777" w:rsidR="006B304D" w:rsidRDefault="00000000">
            <w:pPr>
              <w:pStyle w:val="Compact"/>
            </w:pPr>
            <w:r>
              <w:t>C4a</w:t>
            </w:r>
          </w:p>
        </w:tc>
        <w:tc>
          <w:tcPr>
            <w:tcW w:w="1890" w:type="dxa"/>
            <w:tcPrChange w:id="312" w:author="Aarik Gulaya" w:date="2026-04-27T13:34:00Z" w16du:dateUtc="2026-04-27T20:34:00Z">
              <w:tcPr>
                <w:tcW w:w="1980" w:type="dxa"/>
                <w:gridSpan w:val="2"/>
              </w:tcPr>
            </w:tcPrChange>
          </w:tcPr>
          <w:p w14:paraId="28D02D13" w14:textId="77777777" w:rsidR="006B304D" w:rsidRDefault="00000000">
            <w:pPr>
              <w:pStyle w:val="Compact"/>
            </w:pPr>
            <w:r>
              <w:t>Facts + spec</w:t>
            </w:r>
          </w:p>
        </w:tc>
        <w:tc>
          <w:tcPr>
            <w:tcW w:w="3420" w:type="dxa"/>
            <w:tcPrChange w:id="313" w:author="Aarik Gulaya" w:date="2026-04-27T13:34:00Z" w16du:dateUtc="2026-04-27T20:34:00Z">
              <w:tcPr>
                <w:tcW w:w="1980" w:type="dxa"/>
                <w:gridSpan w:val="2"/>
              </w:tcPr>
            </w:tcPrChange>
          </w:tcPr>
          <w:p w14:paraId="555DF21D" w14:textId="77777777" w:rsidR="006B304D" w:rsidRDefault="00000000">
            <w:pPr>
              <w:pStyle w:val="Compact"/>
            </w:pPr>
            <w:r>
              <w:t>Full facts plus specification</w:t>
            </w:r>
          </w:p>
        </w:tc>
        <w:tc>
          <w:tcPr>
            <w:tcW w:w="3438" w:type="dxa"/>
            <w:tcPrChange w:id="314" w:author="Aarik Gulaya" w:date="2026-04-27T13:34:00Z" w16du:dateUtc="2026-04-27T20:34:00Z">
              <w:tcPr>
                <w:tcW w:w="1980" w:type="dxa"/>
              </w:tcPr>
            </w:tcPrChange>
          </w:tcPr>
          <w:p w14:paraId="101E35EE" w14:textId="77777777" w:rsidR="006B304D" w:rsidRDefault="00000000">
            <w:pPr>
              <w:pStyle w:val="Compact"/>
            </w:pPr>
            <w:r>
              <w:t>Tests whether the specification adds value on top of raw facts</w:t>
            </w:r>
          </w:p>
        </w:tc>
      </w:tr>
      <w:tr w:rsidR="006B304D" w14:paraId="6CF42283" w14:textId="77777777" w:rsidTr="0081750C">
        <w:tc>
          <w:tcPr>
            <w:tcW w:w="828" w:type="dxa"/>
            <w:tcPrChange w:id="315" w:author="Aarik Gulaya" w:date="2026-04-27T13:34:00Z" w16du:dateUtc="2026-04-27T20:34:00Z">
              <w:tcPr>
                <w:tcW w:w="1980" w:type="dxa"/>
                <w:gridSpan w:val="2"/>
              </w:tcPr>
            </w:tcPrChange>
          </w:tcPr>
          <w:p w14:paraId="27D6C0F7" w14:textId="77777777" w:rsidR="006B304D" w:rsidRDefault="00000000">
            <w:pPr>
              <w:pStyle w:val="Compact"/>
            </w:pPr>
            <w:r>
              <w:t>C8</w:t>
            </w:r>
          </w:p>
        </w:tc>
        <w:tc>
          <w:tcPr>
            <w:tcW w:w="1890" w:type="dxa"/>
            <w:tcPrChange w:id="316" w:author="Aarik Gulaya" w:date="2026-04-27T13:34:00Z" w16du:dateUtc="2026-04-27T20:34:00Z">
              <w:tcPr>
                <w:tcW w:w="1980" w:type="dxa"/>
                <w:gridSpan w:val="2"/>
              </w:tcPr>
            </w:tcPrChange>
          </w:tcPr>
          <w:p w14:paraId="74B59EC4" w14:textId="77777777" w:rsidR="006B304D" w:rsidRDefault="00000000">
            <w:pPr>
              <w:pStyle w:val="Compact"/>
            </w:pPr>
            <w:r>
              <w:t>Raw corpus</w:t>
            </w:r>
          </w:p>
        </w:tc>
        <w:tc>
          <w:tcPr>
            <w:tcW w:w="3420" w:type="dxa"/>
            <w:tcPrChange w:id="317" w:author="Aarik Gulaya" w:date="2026-04-27T13:34:00Z" w16du:dateUtc="2026-04-27T20:34:00Z">
              <w:tcPr>
                <w:tcW w:w="1980" w:type="dxa"/>
                <w:gridSpan w:val="2"/>
              </w:tcPr>
            </w:tcPrChange>
          </w:tcPr>
          <w:p w14:paraId="7698B9A4" w14:textId="77777777" w:rsidR="006B304D" w:rsidRDefault="00000000">
            <w:pPr>
              <w:pStyle w:val="Compact"/>
            </w:pPr>
            <w:r>
              <w:t>Full training corpus (half the source text)</w:t>
            </w:r>
          </w:p>
        </w:tc>
        <w:tc>
          <w:tcPr>
            <w:tcW w:w="3438" w:type="dxa"/>
            <w:tcPrChange w:id="318" w:author="Aarik Gulaya" w:date="2026-04-27T13:34:00Z" w16du:dateUtc="2026-04-27T20:34:00Z">
              <w:tcPr>
                <w:tcW w:w="1980" w:type="dxa"/>
              </w:tcPr>
            </w:tcPrChange>
          </w:tcPr>
          <w:p w14:paraId="5C16ACE8" w14:textId="77777777" w:rsidR="006B304D" w:rsidRDefault="00000000">
            <w:pPr>
              <w:pStyle w:val="Compact"/>
            </w:pPr>
            <w:r>
              <w:t>Tests whether uncompressed source text substitutes for structure</w:t>
            </w:r>
          </w:p>
        </w:tc>
      </w:tr>
      <w:tr w:rsidR="006B304D" w14:paraId="40381764" w14:textId="77777777" w:rsidTr="0081750C">
        <w:tc>
          <w:tcPr>
            <w:tcW w:w="828" w:type="dxa"/>
            <w:tcPrChange w:id="319" w:author="Aarik Gulaya" w:date="2026-04-27T13:34:00Z" w16du:dateUtc="2026-04-27T20:34:00Z">
              <w:tcPr>
                <w:tcW w:w="1980" w:type="dxa"/>
                <w:gridSpan w:val="2"/>
              </w:tcPr>
            </w:tcPrChange>
          </w:tcPr>
          <w:p w14:paraId="6CDCDA72" w14:textId="77777777" w:rsidR="006B304D" w:rsidRDefault="00000000">
            <w:pPr>
              <w:pStyle w:val="Compact"/>
            </w:pPr>
            <w:r>
              <w:t>C9</w:t>
            </w:r>
          </w:p>
        </w:tc>
        <w:tc>
          <w:tcPr>
            <w:tcW w:w="1890" w:type="dxa"/>
            <w:tcPrChange w:id="320" w:author="Aarik Gulaya" w:date="2026-04-27T13:34:00Z" w16du:dateUtc="2026-04-27T20:34:00Z">
              <w:tcPr>
                <w:tcW w:w="1980" w:type="dxa"/>
                <w:gridSpan w:val="2"/>
              </w:tcPr>
            </w:tcPrChange>
          </w:tcPr>
          <w:p w14:paraId="6FB5461D" w14:textId="77777777" w:rsidR="006B304D" w:rsidRDefault="00000000">
            <w:pPr>
              <w:pStyle w:val="Compact"/>
            </w:pPr>
            <w:r>
              <w:t>Raw corpus + spec</w:t>
            </w:r>
          </w:p>
        </w:tc>
        <w:tc>
          <w:tcPr>
            <w:tcW w:w="3420" w:type="dxa"/>
            <w:tcPrChange w:id="321" w:author="Aarik Gulaya" w:date="2026-04-27T13:34:00Z" w16du:dateUtc="2026-04-27T20:34:00Z">
              <w:tcPr>
                <w:tcW w:w="1980" w:type="dxa"/>
                <w:gridSpan w:val="2"/>
              </w:tcPr>
            </w:tcPrChange>
          </w:tcPr>
          <w:p w14:paraId="184FCCBC" w14:textId="77777777" w:rsidR="006B304D" w:rsidRDefault="00000000">
            <w:pPr>
              <w:pStyle w:val="Compact"/>
            </w:pPr>
            <w:r>
              <w:t>Training corpus plus specification</w:t>
            </w:r>
          </w:p>
        </w:tc>
        <w:tc>
          <w:tcPr>
            <w:tcW w:w="3438" w:type="dxa"/>
            <w:tcPrChange w:id="322" w:author="Aarik Gulaya" w:date="2026-04-27T13:34:00Z" w16du:dateUtc="2026-04-27T20:34:00Z">
              <w:tcPr>
                <w:tcW w:w="1980" w:type="dxa"/>
              </w:tcPr>
            </w:tcPrChange>
          </w:tcPr>
          <w:p w14:paraId="486E0810" w14:textId="77777777" w:rsidR="006B304D" w:rsidRDefault="00000000">
            <w:pPr>
              <w:pStyle w:val="Compact"/>
            </w:pPr>
            <w:r>
              <w:t>Tests whether the specification adds value on top of raw source</w:t>
            </w:r>
          </w:p>
        </w:tc>
      </w:tr>
    </w:tbl>
    <w:p w14:paraId="42E63F67" w14:textId="77777777" w:rsidR="006B304D" w:rsidRDefault="00000000">
      <w:pPr>
        <w:pStyle w:val="BodyText"/>
      </w:pPr>
      <w:r>
        <w:t>C9 could not be completed for Babur (422,772-word source exceeds the response model’s context window). The single failure is disclosed where C9 numbers appear; the remaining 13 subjects have C9 data.</w:t>
      </w:r>
    </w:p>
    <w:p w14:paraId="161B37B9" w14:textId="77777777" w:rsidR="006B304D" w:rsidRDefault="00000000">
      <w:pPr>
        <w:pStyle w:val="BodyText"/>
      </w:pPr>
      <w:r>
        <w:rPr>
          <w:b/>
          <w:bCs/>
        </w:rPr>
        <w:t>Memory-system conditions.</w:t>
      </w:r>
    </w:p>
    <w:p w14:paraId="2D357DDD" w14:textId="77777777" w:rsidR="006B304D" w:rsidRDefault="00000000">
      <w:pPr>
        <w:pStyle w:val="BodyText"/>
      </w:pPr>
      <w:r>
        <w:t>Five memory systems are tested: Mem0, Letta, Supermemory, Zep, and Base Layer (our own stack as a fifth reference implementation). Each system is evaluated in two configurations:</w:t>
      </w:r>
    </w:p>
    <w:tbl>
      <w:tblPr>
        <w:tblStyle w:val="Table"/>
        <w:tblW w:w="5000" w:type="pct"/>
        <w:tblLayout w:type="fixed"/>
        <w:tblLook w:val="0020" w:firstRow="1" w:lastRow="0" w:firstColumn="0" w:lastColumn="0" w:noHBand="0" w:noVBand="0"/>
        <w:tblPrChange w:id="323" w:author="Aarik Gulaya" w:date="2026-04-27T13:33:00Z" w16du:dateUtc="2026-04-27T20:33:00Z">
          <w:tblPr>
            <w:tblStyle w:val="Table"/>
            <w:tblW w:w="5000" w:type="pct"/>
            <w:tblLayout w:type="fixed"/>
            <w:tblLook w:val="0020" w:firstRow="1" w:lastRow="0" w:firstColumn="0" w:lastColumn="0" w:noHBand="0" w:noVBand="0"/>
          </w:tblPr>
        </w:tblPrChange>
      </w:tblPr>
      <w:tblGrid>
        <w:gridCol w:w="918"/>
        <w:gridCol w:w="2430"/>
        <w:gridCol w:w="6228"/>
        <w:tblGridChange w:id="324">
          <w:tblGrid>
            <w:gridCol w:w="918"/>
            <w:gridCol w:w="2274"/>
            <w:gridCol w:w="156"/>
            <w:gridCol w:w="3036"/>
            <w:gridCol w:w="3192"/>
          </w:tblGrid>
        </w:tblGridChange>
      </w:tblGrid>
      <w:tr w:rsidR="006B304D" w14:paraId="650142A9" w14:textId="77777777" w:rsidTr="0081750C">
        <w:trPr>
          <w:cnfStyle w:val="100000000000" w:firstRow="1" w:lastRow="0" w:firstColumn="0" w:lastColumn="0" w:oddVBand="0" w:evenVBand="0" w:oddHBand="0" w:evenHBand="0" w:firstRowFirstColumn="0" w:firstRowLastColumn="0" w:lastRowFirstColumn="0" w:lastRowLastColumn="0"/>
          <w:tblHeader/>
          <w:trPrChange w:id="325" w:author="Aarik Gulaya" w:date="2026-04-27T13:33:00Z" w16du:dateUtc="2026-04-27T20:33:00Z">
            <w:trPr>
              <w:tblHeader/>
            </w:trPr>
          </w:trPrChange>
        </w:trPr>
        <w:tc>
          <w:tcPr>
            <w:tcW w:w="918" w:type="dxa"/>
            <w:tcPrChange w:id="326" w:author="Aarik Gulaya" w:date="2026-04-27T13:33:00Z" w16du:dateUtc="2026-04-27T20:33:00Z">
              <w:tcPr>
                <w:tcW w:w="2640" w:type="dxa"/>
                <w:gridSpan w:val="2"/>
              </w:tcPr>
            </w:tcPrChange>
          </w:tcPr>
          <w:p w14:paraId="782A4FF6"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ID</w:t>
            </w:r>
          </w:p>
        </w:tc>
        <w:tc>
          <w:tcPr>
            <w:tcW w:w="2430" w:type="dxa"/>
            <w:tcPrChange w:id="327" w:author="Aarik Gulaya" w:date="2026-04-27T13:33:00Z" w16du:dateUtc="2026-04-27T20:33:00Z">
              <w:tcPr>
                <w:tcW w:w="2640" w:type="dxa"/>
                <w:gridSpan w:val="2"/>
              </w:tcPr>
            </w:tcPrChange>
          </w:tcPr>
          <w:p w14:paraId="0A4A97EB"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Configuration</w:t>
            </w:r>
          </w:p>
        </w:tc>
        <w:tc>
          <w:tcPr>
            <w:tcW w:w="6228" w:type="dxa"/>
            <w:tcPrChange w:id="328" w:author="Aarik Gulaya" w:date="2026-04-27T13:33:00Z" w16du:dateUtc="2026-04-27T20:33:00Z">
              <w:tcPr>
                <w:tcW w:w="2640" w:type="dxa"/>
              </w:tcPr>
            </w:tcPrChange>
          </w:tcPr>
          <w:p w14:paraId="6AB2B61C"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Inputs served</w:t>
            </w:r>
          </w:p>
        </w:tc>
      </w:tr>
      <w:tr w:rsidR="006B304D" w14:paraId="1CC9584A" w14:textId="77777777" w:rsidTr="0081750C">
        <w:tc>
          <w:tcPr>
            <w:tcW w:w="918" w:type="dxa"/>
            <w:tcPrChange w:id="329" w:author="Aarik Gulaya" w:date="2026-04-27T13:33:00Z" w16du:dateUtc="2026-04-27T20:33:00Z">
              <w:tcPr>
                <w:tcW w:w="2640" w:type="dxa"/>
                <w:gridSpan w:val="2"/>
              </w:tcPr>
            </w:tcPrChange>
          </w:tcPr>
          <w:p w14:paraId="7C673C36" w14:textId="77777777" w:rsidR="006B304D" w:rsidRDefault="00000000">
            <w:pPr>
              <w:pStyle w:val="Compact"/>
            </w:pPr>
            <w:r>
              <w:t>C1</w:t>
            </w:r>
          </w:p>
        </w:tc>
        <w:tc>
          <w:tcPr>
            <w:tcW w:w="2430" w:type="dxa"/>
            <w:tcPrChange w:id="330" w:author="Aarik Gulaya" w:date="2026-04-27T13:33:00Z" w16du:dateUtc="2026-04-27T20:33:00Z">
              <w:tcPr>
                <w:tcW w:w="2640" w:type="dxa"/>
                <w:gridSpan w:val="2"/>
              </w:tcPr>
            </w:tcPrChange>
          </w:tcPr>
          <w:p w14:paraId="1F7DD643" w14:textId="77777777" w:rsidR="006B304D" w:rsidRDefault="00000000">
            <w:pPr>
              <w:pStyle w:val="Compact"/>
            </w:pPr>
            <w:r>
              <w:t>Retrieval only</w:t>
            </w:r>
          </w:p>
        </w:tc>
        <w:tc>
          <w:tcPr>
            <w:tcW w:w="6228" w:type="dxa"/>
            <w:tcPrChange w:id="331" w:author="Aarik Gulaya" w:date="2026-04-27T13:33:00Z" w16du:dateUtc="2026-04-27T20:33:00Z">
              <w:tcPr>
                <w:tcW w:w="2640" w:type="dxa"/>
              </w:tcPr>
            </w:tcPrChange>
          </w:tcPr>
          <w:p w14:paraId="39917885" w14:textId="77777777" w:rsidR="006B304D" w:rsidRDefault="00000000">
            <w:pPr>
              <w:pStyle w:val="Compact"/>
            </w:pPr>
            <w:r>
              <w:t>Top-k facts returned by the system for the question</w:t>
            </w:r>
          </w:p>
        </w:tc>
      </w:tr>
      <w:tr w:rsidR="006B304D" w14:paraId="4773919C" w14:textId="77777777" w:rsidTr="0081750C">
        <w:tc>
          <w:tcPr>
            <w:tcW w:w="918" w:type="dxa"/>
            <w:tcPrChange w:id="332" w:author="Aarik Gulaya" w:date="2026-04-27T13:33:00Z" w16du:dateUtc="2026-04-27T20:33:00Z">
              <w:tcPr>
                <w:tcW w:w="2640" w:type="dxa"/>
                <w:gridSpan w:val="2"/>
              </w:tcPr>
            </w:tcPrChange>
          </w:tcPr>
          <w:p w14:paraId="734CDDC8" w14:textId="77777777" w:rsidR="006B304D" w:rsidRDefault="00000000">
            <w:pPr>
              <w:pStyle w:val="Compact"/>
            </w:pPr>
            <w:r>
              <w:t>C3</w:t>
            </w:r>
          </w:p>
        </w:tc>
        <w:tc>
          <w:tcPr>
            <w:tcW w:w="2430" w:type="dxa"/>
            <w:tcPrChange w:id="333" w:author="Aarik Gulaya" w:date="2026-04-27T13:33:00Z" w16du:dateUtc="2026-04-27T20:33:00Z">
              <w:tcPr>
                <w:tcW w:w="2640" w:type="dxa"/>
                <w:gridSpan w:val="2"/>
              </w:tcPr>
            </w:tcPrChange>
          </w:tcPr>
          <w:p w14:paraId="66E525C2" w14:textId="77777777" w:rsidR="006B304D" w:rsidRDefault="00000000">
            <w:pPr>
              <w:pStyle w:val="Compact"/>
            </w:pPr>
            <w:r>
              <w:t>Retrieval + spec</w:t>
            </w:r>
          </w:p>
        </w:tc>
        <w:tc>
          <w:tcPr>
            <w:tcW w:w="6228" w:type="dxa"/>
            <w:tcPrChange w:id="334" w:author="Aarik Gulaya" w:date="2026-04-27T13:33:00Z" w16du:dateUtc="2026-04-27T20:33:00Z">
              <w:tcPr>
                <w:tcW w:w="2640" w:type="dxa"/>
              </w:tcPr>
            </w:tcPrChange>
          </w:tcPr>
          <w:p w14:paraId="7FE67716" w14:textId="77777777" w:rsidR="006B304D" w:rsidRDefault="00000000">
            <w:pPr>
              <w:pStyle w:val="Compact"/>
            </w:pPr>
            <w:r>
              <w:t>Top-k retrieval output plus the Behavioral Specification</w:t>
            </w:r>
          </w:p>
        </w:tc>
      </w:tr>
    </w:tbl>
    <w:p w14:paraId="37A5E903" w14:textId="77777777" w:rsidR="006B304D" w:rsidRDefault="00000000">
      <w:pPr>
        <w:pStyle w:val="BodyText"/>
      </w:pPr>
      <w:r>
        <w:t>C1 tests whether the retrieval stack alone reaches behavioral-prediction accuracy comparable to the specification. C3 tests whether the specification composes on top of retrieval when retrieval is already present.</w:t>
      </w:r>
    </w:p>
    <w:p w14:paraId="72E8DBAC" w14:textId="77777777" w:rsidR="006B304D" w:rsidRDefault="00000000">
      <w:pPr>
        <w:pStyle w:val="BodyText"/>
      </w:pPr>
      <w:r>
        <w:rPr>
          <w:b/>
          <w:bCs/>
        </w:rPr>
        <w:lastRenderedPageBreak/>
        <w:t>Native ingestion variant.</w:t>
      </w:r>
      <w:r>
        <w:t xml:space="preserve"> Each commercial memory system is additionally run in a “native” 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14:paraId="6A404F8A" w14:textId="77777777" w:rsidR="006B304D" w:rsidRDefault="00000000">
      <w:pPr>
        <w:pStyle w:val="BodyText"/>
      </w:pPr>
      <w:r>
        <w:rPr>
          <w:b/>
          <w:bCs/>
        </w:rPr>
        <w:t>Letta stateful-agent path.</w:t>
      </w:r>
      <w:r>
        <w:t xml:space="preserve"> 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 </w:t>
      </w:r>
      <w:hyperlink w:anchor="sec-4-5">
        <w:r w:rsidR="006B304D">
          <w:rPr>
            <w:rStyle w:val="Hyperlink"/>
          </w:rPr>
          <w:t>§4.5</w:t>
        </w:r>
      </w:hyperlink>
      <w:r>
        <w:t xml:space="preserve"> alongside other Letta findings rather than as a top-line condition row.</w:t>
      </w:r>
    </w:p>
    <w:p w14:paraId="40385D4A" w14:textId="77777777" w:rsidR="006B304D" w:rsidRDefault="00000000">
      <w:pPr>
        <w:pStyle w:val="BodyText"/>
      </w:pPr>
      <w:r>
        <w:rPr>
          <w:b/>
          <w:bCs/>
        </w:rPr>
        <w:t>Wrong-spec control.</w:t>
      </w:r>
      <w:r>
        <w:t xml:space="preserve"> C2c uses random derangement: each subject is assigned another study subject’s specification, with a fixed seed (42) ensuring no subject receives its own spec. The derangement eliminates overlap between the wrong spec’s target and the true subject. </w:t>
      </w:r>
      <w:commentRangeStart w:id="335"/>
      <w:r>
        <w:t>A prior iteration using Franklin’s specification for all subjects was run but is not reported in the main results, because Franklin is a known high-pretraining figure whose specification may sit closer to canonical Western profiles than a random study subject’s specification would</w:t>
      </w:r>
      <w:commentRangeEnd w:id="335"/>
      <w:r w:rsidR="000E7342">
        <w:rPr>
          <w:rStyle w:val="CommentReference"/>
          <w:sz w:val="22"/>
          <w:szCs w:val="22"/>
        </w:rPr>
        <w:commentReference w:id="335"/>
      </w:r>
      <w:r>
        <w:t>. The derangement control is the stricter test and is the one reported.</w:t>
      </w:r>
    </w:p>
    <w:p w14:paraId="4D5FB8E6" w14:textId="77777777" w:rsidR="006B304D" w:rsidRDefault="00000000">
      <w:pPr>
        <w:pStyle w:val="BodyText"/>
      </w:pPr>
      <w:r>
        <w:t>Detailed per-condition parameters, exclusion cases, and ingestion specifics are in Appendix C.</w:t>
      </w:r>
    </w:p>
    <w:p w14:paraId="6C45214D" w14:textId="77777777" w:rsidR="006B304D" w:rsidRDefault="00000000">
      <w:pPr>
        <w:pStyle w:val="BodyText"/>
      </w:pPr>
      <w:commentRangeStart w:id="336"/>
      <w:r>
        <w:t xml:space="preserve">Raw data is available in the public repository at </w:t>
      </w:r>
      <w:r>
        <w:rPr>
          <w:rStyle w:val="VerbatimChar"/>
        </w:rPr>
        <w:t>results/global_&lt;subject&gt;/results_v2.json</w:t>
      </w:r>
      <w:r>
        <w:t xml:space="preserve"> (all direct-context conditions for the 13 global subjects) and </w:t>
      </w:r>
      <w:r>
        <w:rPr>
          <w:rStyle w:val="VerbatimChar"/>
        </w:rPr>
        <w:t>results/global_&lt;subject&gt;/&lt;system&gt;_results.json</w:t>
      </w:r>
      <w:r>
        <w:t xml:space="preserve"> / </w:t>
      </w:r>
      <w:r>
        <w:rPr>
          <w:rStyle w:val="VerbatimChar"/>
        </w:rPr>
        <w:t>&lt;system&gt;_fullpipeline_results.json</w:t>
      </w:r>
      <w:r>
        <w:t xml:space="preserve"> for per-system controlled / native configurations (</w:t>
      </w:r>
      <w:r>
        <w:rPr>
          <w:rStyle w:val="VerbatimChar"/>
        </w:rPr>
        <w:t>&lt;system&gt;</w:t>
      </w:r>
      <w:r>
        <w:t xml:space="preserve"> ∈ {mem0, letta, supermemory, zep, baselayer}). Hamerton responses live at </w:t>
      </w:r>
      <w:r>
        <w:rPr>
          <w:rStyle w:val="VerbatimChar"/>
        </w:rPr>
        <w:t>results/hamerton/</w:t>
      </w:r>
      <w:r>
        <w:t xml:space="preserve"> and Franklin at </w:t>
      </w:r>
      <w:r>
        <w:rPr>
          <w:rStyle w:val="VerbatimChar"/>
        </w:rPr>
        <w:t>results/franklin/</w:t>
      </w:r>
      <w:r>
        <w:t xml:space="preserve"> with per-judge judgments at </w:t>
      </w:r>
      <w:r>
        <w:rPr>
          <w:rStyle w:val="VerbatimChar"/>
        </w:rPr>
        <w:t>results/franklin_legacy_20260411/analysis/</w:t>
      </w:r>
      <w:r>
        <w:t>.</w:t>
      </w:r>
      <w:commentRangeEnd w:id="336"/>
      <w:r w:rsidR="000E7342">
        <w:rPr>
          <w:rStyle w:val="CommentReference"/>
          <w:sz w:val="22"/>
          <w:szCs w:val="22"/>
        </w:rPr>
        <w:commentReference w:id="336"/>
      </w:r>
    </w:p>
    <w:p w14:paraId="331B6755" w14:textId="77777777" w:rsidR="006B304D" w:rsidRDefault="00000000">
      <w:pPr>
        <w:pStyle w:val="Heading3"/>
      </w:pPr>
      <w:bookmarkStart w:id="337" w:name="_Toc228182799"/>
      <w:bookmarkStart w:id="338" w:name="sec-3-6"/>
      <w:bookmarkEnd w:id="287"/>
      <w:r>
        <w:t>3.6 Response models</w:t>
      </w:r>
      <w:bookmarkEnd w:id="337"/>
    </w:p>
    <w:p w14:paraId="3D57F222" w14:textId="77777777" w:rsidR="006B304D" w:rsidRDefault="00000000">
      <w:pPr>
        <w:pStyle w:val="FirstParagraph"/>
      </w:pPr>
      <w:r>
        <w:rPr>
          <w:b/>
          <w:bCs/>
        </w:rPr>
        <w:t xml:space="preserve">The primary response model is Claude Haiku 4.5, run across all 14 subjects and every condition in the main matrix. Haiku was chosen as primary because it is the weakest model in the available test pool; </w:t>
      </w:r>
      <w:commentRangeStart w:id="339"/>
      <w:r>
        <w:rPr>
          <w:b/>
          <w:bCs/>
        </w:rPr>
        <w:t xml:space="preserve">an effect that registers on a weaker model is a more conservative claim than one that only surfaces on a frontier model. </w:t>
      </w:r>
      <w:commentRangeEnd w:id="339"/>
      <w:r w:rsidR="000E7342">
        <w:rPr>
          <w:rStyle w:val="CommentReference"/>
          <w:b/>
          <w:bCs/>
          <w:sz w:val="22"/>
          <w:szCs w:val="22"/>
        </w:rPr>
        <w:commentReference w:id="339"/>
      </w:r>
      <w:r>
        <w:rPr>
          <w:b/>
          <w:bCs/>
        </w:rPr>
        <w:t xml:space="preserve">A capable frontier model could plausibly infer more from facts alone than Haiku does, which would shrink the measured spec-effect on that model; we return to this counter-reading in </w:t>
      </w:r>
      <w:hyperlink w:anchor="sec-4-6-1">
        <w:r w:rsidR="006B304D">
          <w:rPr>
            <w:rStyle w:val="Hyperlink"/>
            <w:b/>
            <w:bCs/>
          </w:rPr>
          <w:t>§4.6.1</w:t>
        </w:r>
      </w:hyperlink>
      <w:r>
        <w:rPr>
          <w:b/>
          <w:bCs/>
        </w:rPr>
        <w:t xml:space="preserve"> Tier 2 replication.</w:t>
      </w:r>
    </w:p>
    <w:p w14:paraId="71F0DC6A" w14:textId="77777777" w:rsidR="006B304D" w:rsidRDefault="00000000">
      <w:pPr>
        <w:pStyle w:val="BodyText"/>
      </w:pPr>
      <w:r>
        <w:rPr>
          <w:b/>
          <w:bCs/>
        </w:rPr>
        <w:t>Tier 2 response-model expansion.</w:t>
      </w:r>
      <w:r>
        <w:t xml:space="preserve"> 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 </w:t>
      </w:r>
      <w:hyperlink w:anchor="sec-3-4-1">
        <w:r w:rsidR="006B304D">
          <w:rPr>
            <w:rStyle w:val="Hyperlink"/>
          </w:rPr>
          <w:t>§3.4.1</w:t>
        </w:r>
      </w:hyperlink>
      <w:r>
        <w:t xml:space="preserve"> and </w:t>
      </w:r>
      <w:hyperlink w:anchor="sec-4-6-1">
        <w:r w:rsidR="006B304D">
          <w:rPr>
            <w:rStyle w:val="Hyperlink"/>
          </w:rPr>
          <w:t>§4.6.1</w:t>
        </w:r>
      </w:hyperlink>
      <w:r>
        <w:t>.</w:t>
      </w:r>
    </w:p>
    <w:p w14:paraId="4044B516" w14:textId="77777777" w:rsidR="006B304D" w:rsidRDefault="00000000">
      <w:pPr>
        <w:pStyle w:val="BodyText"/>
      </w:pPr>
      <w:r>
        <w:rPr>
          <w:b/>
          <w:bCs/>
        </w:rPr>
        <w:t>Call-time parameters.</w:t>
      </w:r>
      <w:r>
        <w:t xml:space="preserve"> All response models are called with </w:t>
      </w:r>
      <w:r>
        <w:rPr>
          <w:rStyle w:val="VerbatimChar"/>
        </w:rPr>
        <w:t>temperature=0</w:t>
      </w:r>
      <w:r>
        <w:t xml:space="preserve"> and </w:t>
      </w:r>
      <w:r>
        <w:rPr>
          <w:rStyle w:val="VerbatimChar"/>
        </w:rPr>
        <w:t>max_tokens=1024</w:t>
      </w:r>
      <w:r>
        <w:t>.</w:t>
      </w:r>
    </w:p>
    <w:p w14:paraId="26E3DA18" w14:textId="77777777" w:rsidR="006B304D" w:rsidRDefault="00000000">
      <w:pPr>
        <w:pStyle w:val="BodyText"/>
      </w:pPr>
      <w:r>
        <w:rPr>
          <w:b/>
          <w:bCs/>
        </w:rPr>
        <w:t>Prompt schema.</w:t>
      </w:r>
      <w:r>
        <w:t xml:space="preserve"> A single shared prompt is used across every condition. The system message frames the task as behavioral prediction of a specific person; the user message is the question plus whichever context inputs the condition specifies (</w:t>
      </w:r>
      <w:hyperlink w:anchor="sec-3-5">
        <w:r w:rsidR="006B304D">
          <w:rPr>
            <w:rStyle w:val="Hyperlink"/>
          </w:rPr>
          <w:t>§3.5</w:t>
        </w:r>
      </w:hyperlink>
      <w:r>
        <w:t>). Nothing about the prompt changes per condition beyond the injected context block.</w:t>
      </w:r>
    </w:p>
    <w:p w14:paraId="0E32A10A" w14:textId="77777777" w:rsidR="006B304D" w:rsidRDefault="00000000">
      <w:pPr>
        <w:pStyle w:val="SourceCode"/>
      </w:pPr>
      <w:r>
        <w:rPr>
          <w:rStyle w:val="VerbatimChar"/>
        </w:rPr>
        <w:lastRenderedPageBreak/>
        <w:t>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14:paraId="4758B9B3" w14:textId="77777777" w:rsidR="006B304D" w:rsidRDefault="00000000">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w:t>
      </w:r>
      <w:hyperlink w:anchor="sec-4-3">
        <w:r w:rsidR="006B304D">
          <w:rPr>
            <w:rStyle w:val="Hyperlink"/>
          </w:rPr>
          <w:t>§4.3</w:t>
        </w:r>
      </w:hyperlink>
      <w:r>
        <w:t xml:space="preserve"> reports the hedging-rate shift across conditions and treats it as a substantive finding rather than a behavior to suppress.</w:t>
      </w:r>
    </w:p>
    <w:p w14:paraId="31D8E34B" w14:textId="77777777" w:rsidR="006B304D" w:rsidRDefault="00000000">
      <w:pPr>
        <w:pStyle w:val="BodyText"/>
      </w:pPr>
      <w:r>
        <w:t xml:space="preserve">Exact model identifiers, full prompt text, and Tier 2 invocation parameters are in Appendix C. The same information is present in the released code at </w:t>
      </w:r>
      <w:commentRangeStart w:id="340"/>
      <w:r>
        <w:rPr>
          <w:rStyle w:val="VerbatimChar"/>
        </w:rPr>
        <w:t>scripts/run_global_subjects.py</w:t>
      </w:r>
      <w:r>
        <w:t xml:space="preserve">, </w:t>
      </w:r>
      <w:r>
        <w:rPr>
          <w:rStyle w:val="VerbatimChar"/>
        </w:rPr>
        <w:t>scripts/run_full_study.py</w:t>
      </w:r>
      <w:r>
        <w:t xml:space="preserve">, and </w:t>
      </w:r>
      <w:r>
        <w:rPr>
          <w:rStyle w:val="VerbatimChar"/>
        </w:rPr>
        <w:t>scripts/run_multimodel_responses.py</w:t>
      </w:r>
      <w:r>
        <w:t>.</w:t>
      </w:r>
      <w:commentRangeEnd w:id="340"/>
      <w:r w:rsidR="000E7342">
        <w:rPr>
          <w:rStyle w:val="CommentReference"/>
          <w:sz w:val="22"/>
          <w:szCs w:val="22"/>
        </w:rPr>
        <w:commentReference w:id="340"/>
      </w:r>
    </w:p>
    <w:p w14:paraId="689470DC" w14:textId="77777777" w:rsidR="006B304D" w:rsidRDefault="00000000">
      <w:pPr>
        <w:pStyle w:val="BodyText"/>
      </w:pPr>
      <w:commentRangeStart w:id="341"/>
      <w:r>
        <w:t xml:space="preserve">Raw response files are in the public repository at </w:t>
      </w:r>
      <w:r>
        <w:rPr>
          <w:rStyle w:val="VerbatimChar"/>
        </w:rPr>
        <w:t>results/global_&lt;subject&gt;/results_v2.json</w:t>
      </w:r>
      <w:r>
        <w:t xml:space="preserve"> for the 13 global subjects, </w:t>
      </w:r>
      <w:r>
        <w:rPr>
          <w:rStyle w:val="VerbatimChar"/>
        </w:rPr>
        <w:t>results/hamerton/results.json</w:t>
      </w:r>
      <w:r>
        <w:t xml:space="preserve"> and </w:t>
      </w:r>
      <w:r>
        <w:rPr>
          <w:rStyle w:val="VerbatimChar"/>
        </w:rPr>
        <w:t>results/franklin/fullstack_haiku.json</w:t>
      </w:r>
      <w:r>
        <w:t xml:space="preserve"> for the legacy subjects, and </w:t>
      </w:r>
      <w:r>
        <w:rPr>
          <w:rStyle w:val="VerbatimChar"/>
        </w:rPr>
        <w:t>results/_tier2/</w:t>
      </w:r>
      <w:r>
        <w:t xml:space="preserve"> for the Tier 2 runs.</w:t>
      </w:r>
      <w:commentRangeEnd w:id="341"/>
      <w:r w:rsidR="000E7342">
        <w:rPr>
          <w:rStyle w:val="CommentReference"/>
          <w:sz w:val="22"/>
          <w:szCs w:val="22"/>
        </w:rPr>
        <w:commentReference w:id="341"/>
      </w:r>
    </w:p>
    <w:p w14:paraId="21BAA61A" w14:textId="77777777" w:rsidR="006B304D" w:rsidRDefault="00000000">
      <w:pPr>
        <w:pStyle w:val="Heading3"/>
      </w:pPr>
      <w:bookmarkStart w:id="342" w:name="_Toc228182800"/>
      <w:bookmarkStart w:id="343" w:name="sec-3-7"/>
      <w:bookmarkEnd w:id="338"/>
      <w:r>
        <w:t>3.7 Evaluation: LLM-as-judge with calibration</w:t>
      </w:r>
      <w:bookmarkEnd w:id="342"/>
    </w:p>
    <w:p w14:paraId="108308CB" w14:textId="77777777" w:rsidR="006B304D" w:rsidRDefault="00000000">
      <w:pPr>
        <w:pStyle w:val="FirstParagraph"/>
      </w:pPr>
      <w:r>
        <w:rPr>
          <w:b/>
          <w:bCs/>
        </w:rPr>
        <w:t>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14:paraId="0DF502F4" w14:textId="77777777" w:rsidR="006B304D" w:rsidRDefault="00000000">
      <w:pPr>
        <w:pStyle w:val="BodyText"/>
      </w:pPr>
      <w:r>
        <w:rPr>
          <w:b/>
          <w:bCs/>
        </w:rPr>
        <w:t>The evaluation is deliberately recursive.</w:t>
      </w:r>
      <w:r>
        <w:t xml:space="preserve"> Response models are evaluated by judges (</w:t>
      </w:r>
      <w:hyperlink w:anchor="sec-3-7-1">
        <w:r w:rsidR="006B304D">
          <w:rPr>
            <w:rStyle w:val="Hyperlink"/>
          </w:rPr>
          <w:t>§3.7.1</w:t>
        </w:r>
      </w:hyperlink>
      <w:r>
        <w:t>). Judges are evaluated by calibration diagnostics (</w:t>
      </w:r>
      <w:hyperlink w:anchor="sec-3-7-2">
        <w:r w:rsidR="006B304D">
          <w:rPr>
            <w:rStyle w:val="Hyperlink"/>
          </w:rPr>
          <w:t>§3.7.2</w:t>
        </w:r>
      </w:hyperlink>
      <w:r>
        <w:t>), inter-judge agreement metrics (</w:t>
      </w:r>
      <w:hyperlink w:anchor="sec-3-7-4">
        <w:r w:rsidR="006B304D">
          <w:rPr>
            <w:rStyle w:val="Hyperlink"/>
          </w:rPr>
          <w:t>§3.7.4</w:t>
        </w:r>
      </w:hyperlink>
      <w:r>
        <w:t>), and post-hoc rubric-handling audits (</w:t>
      </w:r>
      <w:hyperlink w:anchor="sec-3-7-6">
        <w:r w:rsidR="006B304D">
          <w:rPr>
            <w:rStyle w:val="Hyperlink"/>
          </w:rPr>
          <w:t>§3.7.6</w:t>
        </w:r>
      </w:hyperlink>
      <w:r>
        <w:t>).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14:paraId="0B7F0EC1" w14:textId="77777777" w:rsidR="006B304D" w:rsidRDefault="00000000">
      <w:pPr>
        <w:pStyle w:val="BodyText"/>
      </w:pPr>
      <w:commentRangeStart w:id="344"/>
      <w:r>
        <w:rPr>
          <w:b/>
          <w:bCs/>
        </w:rPr>
        <w:t>Scoring rubric.</w:t>
      </w:r>
      <w:commentRangeEnd w:id="344"/>
      <w:r w:rsidR="000E7342">
        <w:rPr>
          <w:rStyle w:val="CommentReference"/>
          <w:sz w:val="22"/>
          <w:szCs w:val="22"/>
        </w:rPr>
        <w:commentReference w:id="344"/>
      </w:r>
    </w:p>
    <w:tbl>
      <w:tblPr>
        <w:tblStyle w:val="Table"/>
        <w:tblW w:w="5000" w:type="pct"/>
        <w:tblLayout w:type="fixed"/>
        <w:tblLook w:val="0020" w:firstRow="1" w:lastRow="0" w:firstColumn="0" w:lastColumn="0" w:noHBand="0" w:noVBand="0"/>
        <w:tblPrChange w:id="345" w:author="Aarik Gulaya [2]" w:date="2026-04-27T14:16:00Z" w16du:dateUtc="2026-04-27T21:16:00Z">
          <w:tblPr>
            <w:tblStyle w:val="Table"/>
            <w:tblW w:w="5000" w:type="pct"/>
            <w:tblLayout w:type="fixed"/>
            <w:tblLook w:val="0020" w:firstRow="1" w:lastRow="0" w:firstColumn="0" w:lastColumn="0" w:noHBand="0" w:noVBand="0"/>
          </w:tblPr>
        </w:tblPrChange>
      </w:tblPr>
      <w:tblGrid>
        <w:gridCol w:w="738"/>
        <w:gridCol w:w="3150"/>
        <w:gridCol w:w="5688"/>
        <w:tblGridChange w:id="346">
          <w:tblGrid>
            <w:gridCol w:w="738"/>
            <w:gridCol w:w="2454"/>
            <w:gridCol w:w="696"/>
            <w:gridCol w:w="2496"/>
            <w:gridCol w:w="3192"/>
          </w:tblGrid>
        </w:tblGridChange>
      </w:tblGrid>
      <w:tr w:rsidR="006B304D" w14:paraId="7D7A9B41" w14:textId="77777777" w:rsidTr="008D5C0B">
        <w:trPr>
          <w:cnfStyle w:val="100000000000" w:firstRow="1" w:lastRow="0" w:firstColumn="0" w:lastColumn="0" w:oddVBand="0" w:evenVBand="0" w:oddHBand="0" w:evenHBand="0" w:firstRowFirstColumn="0" w:firstRowLastColumn="0" w:lastRowFirstColumn="0" w:lastRowLastColumn="0"/>
          <w:tblHeader/>
          <w:trPrChange w:id="347" w:author="Aarik Gulaya [2]" w:date="2026-04-27T14:16:00Z" w16du:dateUtc="2026-04-27T21:16:00Z">
            <w:trPr>
              <w:tblHeader/>
            </w:trPr>
          </w:trPrChange>
        </w:trPr>
        <w:tc>
          <w:tcPr>
            <w:tcW w:w="738" w:type="dxa"/>
            <w:tcPrChange w:id="348" w:author="Aarik Gulaya [2]" w:date="2026-04-27T14:16:00Z" w16du:dateUtc="2026-04-27T21:16:00Z">
              <w:tcPr>
                <w:tcW w:w="2640" w:type="dxa"/>
                <w:gridSpan w:val="2"/>
              </w:tcPr>
            </w:tcPrChange>
          </w:tcPr>
          <w:p w14:paraId="2465B9DD"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Score</w:t>
            </w:r>
          </w:p>
        </w:tc>
        <w:tc>
          <w:tcPr>
            <w:tcW w:w="3150" w:type="dxa"/>
            <w:tcPrChange w:id="349" w:author="Aarik Gulaya [2]" w:date="2026-04-27T14:16:00Z" w16du:dateUtc="2026-04-27T21:16:00Z">
              <w:tcPr>
                <w:tcW w:w="2640" w:type="dxa"/>
                <w:gridSpan w:val="2"/>
              </w:tcPr>
            </w:tcPrChange>
          </w:tcPr>
          <w:p w14:paraId="6D980C27"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Meaning</w:t>
            </w:r>
          </w:p>
        </w:tc>
        <w:tc>
          <w:tcPr>
            <w:tcW w:w="5688" w:type="dxa"/>
            <w:tcPrChange w:id="350" w:author="Aarik Gulaya [2]" w:date="2026-04-27T14:16:00Z" w16du:dateUtc="2026-04-27T21:16:00Z">
              <w:tcPr>
                <w:tcW w:w="2640" w:type="dxa"/>
              </w:tcPr>
            </w:tcPrChange>
          </w:tcPr>
          <w:p w14:paraId="7D172F32"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Example (Hamerton: “How would he engage an unfamiliar industrial landscape?”)</w:t>
            </w:r>
          </w:p>
        </w:tc>
      </w:tr>
      <w:tr w:rsidR="006B304D" w14:paraId="69239563" w14:textId="77777777" w:rsidTr="008D5C0B">
        <w:tc>
          <w:tcPr>
            <w:tcW w:w="738" w:type="dxa"/>
            <w:tcPrChange w:id="351" w:author="Aarik Gulaya [2]" w:date="2026-04-27T14:16:00Z" w16du:dateUtc="2026-04-27T21:16:00Z">
              <w:tcPr>
                <w:tcW w:w="2640" w:type="dxa"/>
                <w:gridSpan w:val="2"/>
              </w:tcPr>
            </w:tcPrChange>
          </w:tcPr>
          <w:p w14:paraId="63A303D3" w14:textId="77777777" w:rsidR="006B304D" w:rsidRDefault="00000000">
            <w:pPr>
              <w:pStyle w:val="Compact"/>
            </w:pPr>
            <w:r>
              <w:t>1</w:t>
            </w:r>
          </w:p>
        </w:tc>
        <w:tc>
          <w:tcPr>
            <w:tcW w:w="3150" w:type="dxa"/>
            <w:tcPrChange w:id="352" w:author="Aarik Gulaya [2]" w:date="2026-04-27T14:16:00Z" w16du:dateUtc="2026-04-27T21:16:00Z">
              <w:tcPr>
                <w:tcW w:w="2640" w:type="dxa"/>
                <w:gridSpan w:val="2"/>
              </w:tcPr>
            </w:tcPrChange>
          </w:tcPr>
          <w:p w14:paraId="7FD68F30" w14:textId="77777777" w:rsidR="006B304D" w:rsidRDefault="00000000">
            <w:pPr>
              <w:pStyle w:val="Compact"/>
            </w:pPr>
            <w:r>
              <w:t>Refusal or irrelevant</w:t>
            </w:r>
          </w:p>
        </w:tc>
        <w:tc>
          <w:tcPr>
            <w:tcW w:w="5688" w:type="dxa"/>
            <w:tcPrChange w:id="353" w:author="Aarik Gulaya [2]" w:date="2026-04-27T14:16:00Z" w16du:dateUtc="2026-04-27T21:16:00Z">
              <w:tcPr>
                <w:tcW w:w="2640" w:type="dxa"/>
              </w:tcPr>
            </w:tcPrChange>
          </w:tcPr>
          <w:p w14:paraId="654026F6" w14:textId="77777777" w:rsidR="006B304D" w:rsidRDefault="00000000">
            <w:pPr>
              <w:pStyle w:val="Compact"/>
            </w:pPr>
            <w:r>
              <w:t>“I don’t have enough information to predict how Hamerton would respond.”</w:t>
            </w:r>
          </w:p>
        </w:tc>
      </w:tr>
      <w:tr w:rsidR="006B304D" w14:paraId="11C219AC" w14:textId="77777777" w:rsidTr="008D5C0B">
        <w:tc>
          <w:tcPr>
            <w:tcW w:w="738" w:type="dxa"/>
            <w:tcPrChange w:id="354" w:author="Aarik Gulaya [2]" w:date="2026-04-27T14:16:00Z" w16du:dateUtc="2026-04-27T21:16:00Z">
              <w:tcPr>
                <w:tcW w:w="2640" w:type="dxa"/>
                <w:gridSpan w:val="2"/>
              </w:tcPr>
            </w:tcPrChange>
          </w:tcPr>
          <w:p w14:paraId="1526F7FF" w14:textId="77777777" w:rsidR="006B304D" w:rsidRDefault="00000000">
            <w:pPr>
              <w:pStyle w:val="Compact"/>
            </w:pPr>
            <w:r>
              <w:t>2</w:t>
            </w:r>
          </w:p>
        </w:tc>
        <w:tc>
          <w:tcPr>
            <w:tcW w:w="3150" w:type="dxa"/>
            <w:tcPrChange w:id="355" w:author="Aarik Gulaya [2]" w:date="2026-04-27T14:16:00Z" w16du:dateUtc="2026-04-27T21:16:00Z">
              <w:tcPr>
                <w:tcW w:w="2640" w:type="dxa"/>
                <w:gridSpan w:val="2"/>
              </w:tcPr>
            </w:tcPrChange>
          </w:tcPr>
          <w:p w14:paraId="13049CE0" w14:textId="77777777" w:rsidR="006B304D" w:rsidRDefault="00000000">
            <w:pPr>
              <w:pStyle w:val="Compact"/>
            </w:pPr>
            <w:r>
              <w:t>Generic, not subject-specific</w:t>
            </w:r>
          </w:p>
        </w:tc>
        <w:tc>
          <w:tcPr>
            <w:tcW w:w="5688" w:type="dxa"/>
            <w:tcPrChange w:id="356" w:author="Aarik Gulaya [2]" w:date="2026-04-27T14:16:00Z" w16du:dateUtc="2026-04-27T21:16:00Z">
              <w:tcPr>
                <w:tcW w:w="2640" w:type="dxa"/>
              </w:tcPr>
            </w:tcPrChange>
          </w:tcPr>
          <w:p w14:paraId="3302E96F" w14:textId="77777777" w:rsidR="006B304D" w:rsidRDefault="00000000">
            <w:pPr>
              <w:pStyle w:val="Compact"/>
            </w:pPr>
            <w:r>
              <w:t>“He would probably dislike it, as most nineteenth-century artists preferred natural settings.”</w:t>
            </w:r>
          </w:p>
        </w:tc>
      </w:tr>
      <w:tr w:rsidR="006B304D" w14:paraId="4E952716" w14:textId="77777777" w:rsidTr="008D5C0B">
        <w:tc>
          <w:tcPr>
            <w:tcW w:w="738" w:type="dxa"/>
            <w:tcPrChange w:id="357" w:author="Aarik Gulaya [2]" w:date="2026-04-27T14:16:00Z" w16du:dateUtc="2026-04-27T21:16:00Z">
              <w:tcPr>
                <w:tcW w:w="2640" w:type="dxa"/>
                <w:gridSpan w:val="2"/>
              </w:tcPr>
            </w:tcPrChange>
          </w:tcPr>
          <w:p w14:paraId="5E5FA6DC" w14:textId="77777777" w:rsidR="006B304D" w:rsidRDefault="00000000">
            <w:pPr>
              <w:pStyle w:val="Compact"/>
            </w:pPr>
            <w:r>
              <w:t>3</w:t>
            </w:r>
          </w:p>
        </w:tc>
        <w:tc>
          <w:tcPr>
            <w:tcW w:w="3150" w:type="dxa"/>
            <w:tcPrChange w:id="358" w:author="Aarik Gulaya [2]" w:date="2026-04-27T14:16:00Z" w16du:dateUtc="2026-04-27T21:16:00Z">
              <w:tcPr>
                <w:tcW w:w="2640" w:type="dxa"/>
                <w:gridSpan w:val="2"/>
              </w:tcPr>
            </w:tcPrChange>
          </w:tcPr>
          <w:p w14:paraId="16913BC9" w14:textId="77777777" w:rsidR="006B304D" w:rsidRDefault="00000000">
            <w:pPr>
              <w:pStyle w:val="Compact"/>
            </w:pPr>
            <w:r>
              <w:t xml:space="preserve">Partially captures the subject’s </w:t>
            </w:r>
            <w:r>
              <w:lastRenderedPageBreak/>
              <w:t>behavioral pattern</w:t>
            </w:r>
          </w:p>
        </w:tc>
        <w:tc>
          <w:tcPr>
            <w:tcW w:w="5688" w:type="dxa"/>
            <w:tcPrChange w:id="359" w:author="Aarik Gulaya [2]" w:date="2026-04-27T14:16:00Z" w16du:dateUtc="2026-04-27T21:16:00Z">
              <w:tcPr>
                <w:tcW w:w="2640" w:type="dxa"/>
              </w:tcPr>
            </w:tcPrChange>
          </w:tcPr>
          <w:p w14:paraId="5CAF5D24" w14:textId="77777777" w:rsidR="006B304D" w:rsidRDefault="00000000">
            <w:pPr>
              <w:pStyle w:val="Compact"/>
            </w:pPr>
            <w:r>
              <w:lastRenderedPageBreak/>
              <w:t xml:space="preserve">“He would view the landscape aesthetically and evaluate it </w:t>
            </w:r>
            <w:r>
              <w:lastRenderedPageBreak/>
              <w:t>before engaging with its people.”</w:t>
            </w:r>
          </w:p>
        </w:tc>
      </w:tr>
      <w:tr w:rsidR="006B304D" w14:paraId="7E6D4C0D" w14:textId="77777777" w:rsidTr="008D5C0B">
        <w:tc>
          <w:tcPr>
            <w:tcW w:w="738" w:type="dxa"/>
            <w:tcPrChange w:id="360" w:author="Aarik Gulaya [2]" w:date="2026-04-27T14:16:00Z" w16du:dateUtc="2026-04-27T21:16:00Z">
              <w:tcPr>
                <w:tcW w:w="2640" w:type="dxa"/>
                <w:gridSpan w:val="2"/>
              </w:tcPr>
            </w:tcPrChange>
          </w:tcPr>
          <w:p w14:paraId="4B095E3E" w14:textId="77777777" w:rsidR="006B304D" w:rsidRDefault="00000000">
            <w:pPr>
              <w:pStyle w:val="Compact"/>
            </w:pPr>
            <w:r>
              <w:lastRenderedPageBreak/>
              <w:t>4</w:t>
            </w:r>
          </w:p>
        </w:tc>
        <w:tc>
          <w:tcPr>
            <w:tcW w:w="3150" w:type="dxa"/>
            <w:tcPrChange w:id="361" w:author="Aarik Gulaya [2]" w:date="2026-04-27T14:16:00Z" w16du:dateUtc="2026-04-27T21:16:00Z">
              <w:tcPr>
                <w:tcW w:w="2640" w:type="dxa"/>
                <w:gridSpan w:val="2"/>
              </w:tcPr>
            </w:tcPrChange>
          </w:tcPr>
          <w:p w14:paraId="417155E7" w14:textId="77777777" w:rsidR="006B304D" w:rsidRDefault="00000000">
            <w:pPr>
              <w:pStyle w:val="Compact"/>
            </w:pPr>
            <w:r>
              <w:t>Substantively captures the pattern on multiple dimensions</w:t>
            </w:r>
          </w:p>
        </w:tc>
        <w:tc>
          <w:tcPr>
            <w:tcW w:w="5688" w:type="dxa"/>
            <w:tcPrChange w:id="362" w:author="Aarik Gulaya [2]" w:date="2026-04-27T14:16:00Z" w16du:dateUtc="2026-04-27T21:16:00Z">
              <w:tcPr>
                <w:tcW w:w="2640" w:type="dxa"/>
              </w:tcPr>
            </w:tcPrChange>
          </w:tcPr>
          <w:p w14:paraId="33F94F8B" w14:textId="77777777" w:rsidR="006B304D" w:rsidRDefault="00000000">
            <w:pPr>
              <w:pStyle w:val="Compact"/>
            </w:pPr>
            <w:r>
              <w:t>“He would render an immediate evaluative verdict on whether the environment is generative or hostile to contemplative work, before attending to the specific people in it.”</w:t>
            </w:r>
          </w:p>
        </w:tc>
      </w:tr>
      <w:tr w:rsidR="006B304D" w14:paraId="41A846E5" w14:textId="77777777" w:rsidTr="008D5C0B">
        <w:tc>
          <w:tcPr>
            <w:tcW w:w="738" w:type="dxa"/>
            <w:tcPrChange w:id="363" w:author="Aarik Gulaya [2]" w:date="2026-04-27T14:16:00Z" w16du:dateUtc="2026-04-27T21:16:00Z">
              <w:tcPr>
                <w:tcW w:w="2640" w:type="dxa"/>
                <w:gridSpan w:val="2"/>
              </w:tcPr>
            </w:tcPrChange>
          </w:tcPr>
          <w:p w14:paraId="420B96A5" w14:textId="77777777" w:rsidR="006B304D" w:rsidRDefault="00000000">
            <w:pPr>
              <w:pStyle w:val="Compact"/>
            </w:pPr>
            <w:r>
              <w:t>5</w:t>
            </w:r>
          </w:p>
        </w:tc>
        <w:tc>
          <w:tcPr>
            <w:tcW w:w="3150" w:type="dxa"/>
            <w:tcPrChange w:id="364" w:author="Aarik Gulaya [2]" w:date="2026-04-27T14:16:00Z" w16du:dateUtc="2026-04-27T21:16:00Z">
              <w:tcPr>
                <w:tcW w:w="2640" w:type="dxa"/>
                <w:gridSpan w:val="2"/>
              </w:tcPr>
            </w:tcPrChange>
          </w:tcPr>
          <w:p w14:paraId="519EFE99" w14:textId="77777777" w:rsidR="006B304D" w:rsidRDefault="00000000">
            <w:pPr>
              <w:pStyle w:val="Compact"/>
            </w:pPr>
            <w:r>
              <w:t>Captures the behavioral pattern observable in the verbatim ground-truth passage</w:t>
            </w:r>
          </w:p>
        </w:tc>
        <w:tc>
          <w:tcPr>
            <w:tcW w:w="5688" w:type="dxa"/>
            <w:tcPrChange w:id="365" w:author="Aarik Gulaya [2]" w:date="2026-04-27T14:16:00Z" w16du:dateUtc="2026-04-27T21:16:00Z">
              <w:tcPr>
                <w:tcW w:w="2640" w:type="dxa"/>
              </w:tcPr>
            </w:tcPrChange>
          </w:tcPr>
          <w:p w14:paraId="5B9A186F" w14:textId="77777777" w:rsidR="006B304D" w:rsidRDefault="00000000">
            <w:pPr>
              <w:pStyle w:val="Compact"/>
            </w:pPr>
            <w:r>
              <w:t>“He would classify the environment as cognition-disrupting within the first encounter, treat the classification as durable rather than provisional, and evaluate its people only secondarily to the environmental verdict.”</w:t>
            </w:r>
          </w:p>
        </w:tc>
      </w:tr>
    </w:tbl>
    <w:p w14:paraId="6FB4A098" w14:textId="77777777" w:rsidR="006B304D" w:rsidRDefault="00000000">
      <w:pPr>
        <w:pStyle w:val="BodyText"/>
      </w:pPr>
      <w:r>
        <w:rPr>
          <w:i/>
          <w:iCs/>
        </w:rPr>
        <w:t xml:space="preserve">(Examples are illustrative; full per-subject score distributions with verbatim responses are in </w:t>
      </w:r>
      <w:commentRangeStart w:id="366"/>
      <w:r>
        <w:rPr>
          <w:i/>
          <w:iCs/>
        </w:rPr>
        <w:t>Appendix D.)</w:t>
      </w:r>
      <w:commentRangeEnd w:id="366"/>
      <w:r w:rsidR="000E7342">
        <w:rPr>
          <w:rStyle w:val="CommentReference"/>
          <w:sz w:val="22"/>
          <w:szCs w:val="22"/>
        </w:rPr>
        <w:commentReference w:id="366"/>
      </w:r>
    </w:p>
    <w:p w14:paraId="7F81EC83" w14:textId="77777777" w:rsidR="006B304D" w:rsidRDefault="00000000">
      <w:pPr>
        <w:pStyle w:val="BodyText"/>
      </w:pPr>
      <w:r>
        <w:rPr>
          <w:i/>
          <w:iCs/>
        </w:rPr>
        <w:t xml:space="preserve">(Condition identifiers such as C5, C2a, C4a, and C3 refer to the conditions defined in </w:t>
      </w:r>
      <w:hyperlink w:anchor="sec-3-5">
        <w:r w:rsidR="006B304D">
          <w:rPr>
            <w:rStyle w:val="Hyperlink"/>
            <w:i/>
            <w:iCs/>
          </w:rPr>
          <w:t>§3.5</w:t>
        </w:r>
      </w:hyperlink>
      <w:r>
        <w:rPr>
          <w:i/>
          <w:iCs/>
        </w:rPr>
        <w:t xml:space="preserve"> and summarized in Appendix C. Rubric anchor numbers 1 through 5 refer to the rubric table above.)</w:t>
      </w:r>
    </w:p>
    <w:p w14:paraId="365B6330" w14:textId="77777777" w:rsidR="006B304D" w:rsidRDefault="00000000">
      <w:pPr>
        <w:pStyle w:val="BodyText"/>
      </w:pPr>
      <w:r>
        <w:rPr>
          <w:b/>
          <w:bCs/>
        </w:rPr>
        <w:t>What a 5 means and does not mean.</w:t>
      </w:r>
      <w: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14:paraId="6AF8FD2E" w14:textId="77777777" w:rsidR="006B304D" w:rsidRDefault="00000000">
      <w:pPr>
        <w:pStyle w:val="BodyText"/>
      </w:pPr>
      <w:commentRangeStart w:id="367"/>
      <w:r>
        <w:rPr>
          <w:b/>
          <w:bCs/>
        </w:rPr>
        <w:t>Reading score differences.</w:t>
      </w:r>
      <w:r>
        <w:t xml:space="preserve"> A move from 2 to 3 is the difference between “he would probably dislike it, as most artists would” and “he would judge the landscape aesthetically before deciding whether to engage its people.” 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 </w:t>
      </w:r>
      <w:hyperlink w:anchor="sec-3-7-3">
        <w:r w:rsidR="006B304D">
          <w:rPr>
            <w:rStyle w:val="Hyperlink"/>
          </w:rPr>
          <w:t>§3.7.3</w:t>
        </w:r>
      </w:hyperlink>
      <w:r>
        <w:t xml:space="preserve"> develops the formal cross-anchor rule used throughout the results section.</w:t>
      </w:r>
      <w:commentRangeEnd w:id="367"/>
      <w:r w:rsidR="000E7342">
        <w:rPr>
          <w:rStyle w:val="CommentReference"/>
          <w:sz w:val="22"/>
          <w:szCs w:val="22"/>
        </w:rPr>
        <w:commentReference w:id="367"/>
      </w:r>
    </w:p>
    <w:p w14:paraId="6D15B842" w14:textId="77777777" w:rsidR="006B304D" w:rsidRDefault="00000000">
      <w:pPr>
        <w:pStyle w:val="Heading3"/>
      </w:pPr>
      <w:bookmarkStart w:id="368" w:name="_Toc228182801"/>
      <w:bookmarkStart w:id="369" w:name="sec-3-7-1"/>
      <w:bookmarkEnd w:id="343"/>
      <w:r>
        <w:t>3.7.1 Judge panel</w:t>
      </w:r>
      <w:bookmarkEnd w:id="368"/>
    </w:p>
    <w:p w14:paraId="754AA134" w14:textId="77777777" w:rsidR="006B304D" w:rsidRDefault="00000000">
      <w:pPr>
        <w:pStyle w:val="FirstParagraph"/>
      </w:pPr>
      <w:r>
        <w:t>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1836"/>
        <w:gridCol w:w="1109"/>
      </w:tblGrid>
      <w:tr w:rsidR="006B304D" w14:paraId="10895944"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173104" w14:textId="77777777" w:rsidR="006B304D" w:rsidRDefault="00000000">
            <w:pPr>
              <w:pStyle w:val="Compact"/>
            </w:pPr>
            <w:r>
              <w:t>Judge</w:t>
            </w:r>
          </w:p>
        </w:tc>
        <w:tc>
          <w:tcPr>
            <w:tcW w:w="0" w:type="auto"/>
          </w:tcPr>
          <w:p w14:paraId="53C03A4C" w14:textId="77777777" w:rsidR="006B304D" w:rsidRDefault="00000000">
            <w:pPr>
              <w:pStyle w:val="Compact"/>
            </w:pPr>
            <w:r>
              <w:t>Provider</w:t>
            </w:r>
          </w:p>
        </w:tc>
      </w:tr>
      <w:tr w:rsidR="006B304D" w14:paraId="7EC3AB68" w14:textId="77777777">
        <w:tc>
          <w:tcPr>
            <w:tcW w:w="0" w:type="auto"/>
          </w:tcPr>
          <w:p w14:paraId="00324F83" w14:textId="77777777" w:rsidR="006B304D" w:rsidRDefault="00000000">
            <w:pPr>
              <w:pStyle w:val="Compact"/>
            </w:pPr>
            <w:r>
              <w:t>Claude Haiku 4.5</w:t>
            </w:r>
          </w:p>
        </w:tc>
        <w:tc>
          <w:tcPr>
            <w:tcW w:w="0" w:type="auto"/>
          </w:tcPr>
          <w:p w14:paraId="252104D8" w14:textId="77777777" w:rsidR="006B304D" w:rsidRDefault="00000000">
            <w:pPr>
              <w:pStyle w:val="Compact"/>
            </w:pPr>
            <w:r>
              <w:t>Anthropic</w:t>
            </w:r>
          </w:p>
        </w:tc>
      </w:tr>
      <w:tr w:rsidR="006B304D" w14:paraId="74FBB975" w14:textId="77777777">
        <w:tc>
          <w:tcPr>
            <w:tcW w:w="0" w:type="auto"/>
          </w:tcPr>
          <w:p w14:paraId="3393B44F" w14:textId="77777777" w:rsidR="006B304D" w:rsidRDefault="00000000">
            <w:pPr>
              <w:pStyle w:val="Compact"/>
            </w:pPr>
            <w:r>
              <w:t>Claude Sonnet 4.6</w:t>
            </w:r>
          </w:p>
        </w:tc>
        <w:tc>
          <w:tcPr>
            <w:tcW w:w="0" w:type="auto"/>
          </w:tcPr>
          <w:p w14:paraId="44791A88" w14:textId="77777777" w:rsidR="006B304D" w:rsidRDefault="00000000">
            <w:pPr>
              <w:pStyle w:val="Compact"/>
            </w:pPr>
            <w:r>
              <w:t>Anthropic</w:t>
            </w:r>
          </w:p>
        </w:tc>
      </w:tr>
      <w:tr w:rsidR="006B304D" w14:paraId="16F7C6D4" w14:textId="77777777">
        <w:tc>
          <w:tcPr>
            <w:tcW w:w="0" w:type="auto"/>
          </w:tcPr>
          <w:p w14:paraId="7806A67A" w14:textId="77777777" w:rsidR="006B304D" w:rsidRDefault="00000000">
            <w:pPr>
              <w:pStyle w:val="Compact"/>
            </w:pPr>
            <w:r>
              <w:t>Claude Opus 4.6</w:t>
            </w:r>
          </w:p>
        </w:tc>
        <w:tc>
          <w:tcPr>
            <w:tcW w:w="0" w:type="auto"/>
          </w:tcPr>
          <w:p w14:paraId="322D8298" w14:textId="77777777" w:rsidR="006B304D" w:rsidRDefault="00000000">
            <w:pPr>
              <w:pStyle w:val="Compact"/>
            </w:pPr>
            <w:r>
              <w:t>Anthropic</w:t>
            </w:r>
          </w:p>
        </w:tc>
      </w:tr>
      <w:tr w:rsidR="006B304D" w14:paraId="3308A426" w14:textId="77777777">
        <w:tc>
          <w:tcPr>
            <w:tcW w:w="0" w:type="auto"/>
          </w:tcPr>
          <w:p w14:paraId="3A93830A" w14:textId="77777777" w:rsidR="006B304D" w:rsidRDefault="00000000">
            <w:pPr>
              <w:pStyle w:val="Compact"/>
            </w:pPr>
            <w:r>
              <w:t>GPT-4o</w:t>
            </w:r>
          </w:p>
        </w:tc>
        <w:tc>
          <w:tcPr>
            <w:tcW w:w="0" w:type="auto"/>
          </w:tcPr>
          <w:p w14:paraId="4816F02C" w14:textId="77777777" w:rsidR="006B304D" w:rsidRDefault="00000000">
            <w:pPr>
              <w:pStyle w:val="Compact"/>
            </w:pPr>
            <w:r>
              <w:t>OpenAI</w:t>
            </w:r>
          </w:p>
        </w:tc>
      </w:tr>
      <w:tr w:rsidR="006B304D" w14:paraId="3EEBF302" w14:textId="77777777">
        <w:tc>
          <w:tcPr>
            <w:tcW w:w="0" w:type="auto"/>
          </w:tcPr>
          <w:p w14:paraId="6D8E0950" w14:textId="77777777" w:rsidR="006B304D" w:rsidRDefault="00000000">
            <w:pPr>
              <w:pStyle w:val="Compact"/>
            </w:pPr>
            <w:r>
              <w:t>GPT-5.4</w:t>
            </w:r>
          </w:p>
        </w:tc>
        <w:tc>
          <w:tcPr>
            <w:tcW w:w="0" w:type="auto"/>
          </w:tcPr>
          <w:p w14:paraId="7D083526" w14:textId="77777777" w:rsidR="006B304D" w:rsidRDefault="00000000">
            <w:pPr>
              <w:pStyle w:val="Compact"/>
            </w:pPr>
            <w:r>
              <w:t>OpenAI</w:t>
            </w:r>
          </w:p>
        </w:tc>
      </w:tr>
      <w:tr w:rsidR="006B304D" w14:paraId="378EF4AE" w14:textId="77777777">
        <w:tc>
          <w:tcPr>
            <w:tcW w:w="0" w:type="auto"/>
          </w:tcPr>
          <w:p w14:paraId="7CD66578" w14:textId="77777777" w:rsidR="006B304D" w:rsidRDefault="00000000">
            <w:pPr>
              <w:pStyle w:val="Compact"/>
            </w:pPr>
            <w:r>
              <w:t>Gemini 2.5 Flash</w:t>
            </w:r>
          </w:p>
        </w:tc>
        <w:tc>
          <w:tcPr>
            <w:tcW w:w="0" w:type="auto"/>
          </w:tcPr>
          <w:p w14:paraId="47FFB351" w14:textId="77777777" w:rsidR="006B304D" w:rsidRDefault="00000000">
            <w:pPr>
              <w:pStyle w:val="Compact"/>
            </w:pPr>
            <w:r>
              <w:t>Google</w:t>
            </w:r>
          </w:p>
        </w:tc>
      </w:tr>
      <w:tr w:rsidR="006B304D" w14:paraId="2D5846C2" w14:textId="77777777">
        <w:tc>
          <w:tcPr>
            <w:tcW w:w="0" w:type="auto"/>
          </w:tcPr>
          <w:p w14:paraId="024D9147" w14:textId="77777777" w:rsidR="006B304D" w:rsidRDefault="00000000">
            <w:pPr>
              <w:pStyle w:val="Compact"/>
            </w:pPr>
            <w:r>
              <w:t>Gemini 2.5 Pro</w:t>
            </w:r>
          </w:p>
        </w:tc>
        <w:tc>
          <w:tcPr>
            <w:tcW w:w="0" w:type="auto"/>
          </w:tcPr>
          <w:p w14:paraId="74CB1101" w14:textId="77777777" w:rsidR="006B304D" w:rsidRDefault="00000000">
            <w:pPr>
              <w:pStyle w:val="Compact"/>
            </w:pPr>
            <w:r>
              <w:t>Google</w:t>
            </w:r>
          </w:p>
        </w:tc>
      </w:tr>
    </w:tbl>
    <w:p w14:paraId="2E9F408B" w14:textId="77777777" w:rsidR="006B304D" w:rsidRDefault="00000000">
      <w:pPr>
        <w:pStyle w:val="BodyText"/>
      </w:pPr>
      <w:r>
        <w:lastRenderedPageBreak/>
        <w:t>Judge invocations are independent. Each judge receives the held-out ground-truth passage, the subject context (name, source), the prediction question, and the response to score. Judges do not see other judges’ scores.</w:t>
      </w:r>
    </w:p>
    <w:p w14:paraId="2E7BD396" w14:textId="77777777" w:rsidR="006B304D" w:rsidRDefault="00000000">
      <w:pPr>
        <w:pStyle w:val="Heading3"/>
      </w:pPr>
      <w:bookmarkStart w:id="370" w:name="_Toc228182802"/>
      <w:bookmarkStart w:id="371" w:name="sec-3-7-2"/>
      <w:bookmarkEnd w:id="369"/>
      <w:r>
        <w:t>3.7.2 Calibration</w:t>
      </w:r>
      <w:bookmarkEnd w:id="370"/>
    </w:p>
    <w:p w14:paraId="5F70F915" w14:textId="77777777" w:rsidR="006B304D" w:rsidRDefault="00000000">
      <w:pPr>
        <w:pStyle w:val="FirstParagraph"/>
      </w:pPr>
      <w:r>
        <w:t>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14:paraId="0C10816F" w14:textId="77777777" w:rsidR="006B304D" w:rsidRDefault="00000000">
      <w:pPr>
        <w:pStyle w:val="BodyText"/>
      </w:pPr>
      <w:r>
        <w:rPr>
          <w:b/>
          <w:bCs/>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6B304D" w14:paraId="0957F2B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423AE4" w14:textId="77777777" w:rsidR="006B304D" w:rsidRDefault="00000000">
            <w:pPr>
              <w:pStyle w:val="Compact"/>
            </w:pPr>
            <w:r>
              <w:t>Test</w:t>
            </w:r>
          </w:p>
        </w:tc>
        <w:tc>
          <w:tcPr>
            <w:tcW w:w="1980" w:type="dxa"/>
          </w:tcPr>
          <w:p w14:paraId="37DA262E" w14:textId="77777777" w:rsidR="006B304D" w:rsidRDefault="00000000">
            <w:pPr>
              <w:pStyle w:val="Compact"/>
            </w:pPr>
            <w:r>
              <w:t>Input</w:t>
            </w:r>
          </w:p>
        </w:tc>
        <w:tc>
          <w:tcPr>
            <w:tcW w:w="1980" w:type="dxa"/>
          </w:tcPr>
          <w:p w14:paraId="46F7752C" w14:textId="77777777" w:rsidR="006B304D" w:rsidRDefault="00000000">
            <w:pPr>
              <w:pStyle w:val="Compact"/>
            </w:pPr>
            <w:r>
              <w:t>Expected</w:t>
            </w:r>
          </w:p>
        </w:tc>
        <w:tc>
          <w:tcPr>
            <w:tcW w:w="1980" w:type="dxa"/>
          </w:tcPr>
          <w:p w14:paraId="1E56F73F" w14:textId="77777777" w:rsidR="006B304D" w:rsidRDefault="00000000">
            <w:pPr>
              <w:pStyle w:val="Compact"/>
            </w:pPr>
            <w:r>
              <w:t>What it measures</w:t>
            </w:r>
          </w:p>
        </w:tc>
      </w:tr>
      <w:tr w:rsidR="006B304D" w14:paraId="71037809" w14:textId="77777777">
        <w:tc>
          <w:tcPr>
            <w:tcW w:w="1980" w:type="dxa"/>
          </w:tcPr>
          <w:p w14:paraId="0E066318" w14:textId="77777777" w:rsidR="006B304D" w:rsidRDefault="00000000">
            <w:pPr>
              <w:pStyle w:val="Compact"/>
            </w:pPr>
            <w:r>
              <w:t>Verbatim</w:t>
            </w:r>
          </w:p>
        </w:tc>
        <w:tc>
          <w:tcPr>
            <w:tcW w:w="1980" w:type="dxa"/>
          </w:tcPr>
          <w:p w14:paraId="26144DB0" w14:textId="77777777" w:rsidR="006B304D" w:rsidRDefault="00000000">
            <w:pPr>
              <w:pStyle w:val="Compact"/>
            </w:pPr>
            <w:r>
              <w:t>Response = ground truth</w:t>
            </w:r>
          </w:p>
        </w:tc>
        <w:tc>
          <w:tcPr>
            <w:tcW w:w="1980" w:type="dxa"/>
          </w:tcPr>
          <w:p w14:paraId="73F514BA" w14:textId="77777777" w:rsidR="006B304D" w:rsidRDefault="00000000">
            <w:pPr>
              <w:pStyle w:val="Compact"/>
            </w:pPr>
            <w:r>
              <w:t>5.0</w:t>
            </w:r>
          </w:p>
        </w:tc>
        <w:tc>
          <w:tcPr>
            <w:tcW w:w="1980" w:type="dxa"/>
          </w:tcPr>
          <w:p w14:paraId="1C2921D4" w14:textId="77777777" w:rsidR="006B304D" w:rsidRDefault="00000000">
            <w:pPr>
              <w:pStyle w:val="Compact"/>
            </w:pPr>
            <w:r>
              <w:t>Recognizes perfect match</w:t>
            </w:r>
          </w:p>
        </w:tc>
      </w:tr>
      <w:tr w:rsidR="006B304D" w14:paraId="7F11258B" w14:textId="77777777">
        <w:tc>
          <w:tcPr>
            <w:tcW w:w="1980" w:type="dxa"/>
          </w:tcPr>
          <w:p w14:paraId="2D20F00D" w14:textId="77777777" w:rsidR="006B304D" w:rsidRDefault="00000000">
            <w:pPr>
              <w:pStyle w:val="Compact"/>
            </w:pPr>
            <w:r>
              <w:t>Paraphrased</w:t>
            </w:r>
          </w:p>
        </w:tc>
        <w:tc>
          <w:tcPr>
            <w:tcW w:w="1980" w:type="dxa"/>
          </w:tcPr>
          <w:p w14:paraId="63A5E316" w14:textId="77777777" w:rsidR="006B304D" w:rsidRDefault="00000000">
            <w:pPr>
              <w:pStyle w:val="Compact"/>
            </w:pPr>
            <w:r>
              <w:t>Correct content, different wording</w:t>
            </w:r>
          </w:p>
        </w:tc>
        <w:tc>
          <w:tcPr>
            <w:tcW w:w="1980" w:type="dxa"/>
          </w:tcPr>
          <w:p w14:paraId="6E059DF4" w14:textId="77777777" w:rsidR="006B304D" w:rsidRDefault="00000000">
            <w:pPr>
              <w:pStyle w:val="Compact"/>
            </w:pPr>
            <w:r>
              <w:t>~5.0</w:t>
            </w:r>
          </w:p>
        </w:tc>
        <w:tc>
          <w:tcPr>
            <w:tcW w:w="1980" w:type="dxa"/>
          </w:tcPr>
          <w:p w14:paraId="6889871C" w14:textId="77777777" w:rsidR="006B304D" w:rsidRDefault="00000000">
            <w:pPr>
              <w:pStyle w:val="Compact"/>
            </w:pPr>
            <w:r>
              <w:t>Penalizes paraphrase?</w:t>
            </w:r>
          </w:p>
        </w:tc>
      </w:tr>
      <w:tr w:rsidR="006B304D" w14:paraId="519D2AA1" w14:textId="77777777">
        <w:tc>
          <w:tcPr>
            <w:tcW w:w="1980" w:type="dxa"/>
          </w:tcPr>
          <w:p w14:paraId="4FDA46AC" w14:textId="77777777" w:rsidR="006B304D" w:rsidRDefault="00000000">
            <w:pPr>
              <w:pStyle w:val="Compact"/>
            </w:pPr>
            <w:r>
              <w:t>Short correct</w:t>
            </w:r>
          </w:p>
        </w:tc>
        <w:tc>
          <w:tcPr>
            <w:tcW w:w="1980" w:type="dxa"/>
          </w:tcPr>
          <w:p w14:paraId="03D61406" w14:textId="77777777" w:rsidR="006B304D" w:rsidRDefault="00000000">
            <w:pPr>
              <w:pStyle w:val="Compact"/>
            </w:pPr>
            <w:r>
              <w:t>First sentence of ground truth</w:t>
            </w:r>
          </w:p>
        </w:tc>
        <w:tc>
          <w:tcPr>
            <w:tcW w:w="1980" w:type="dxa"/>
          </w:tcPr>
          <w:p w14:paraId="46CACDFF" w14:textId="77777777" w:rsidR="006B304D" w:rsidRDefault="00000000">
            <w:pPr>
              <w:pStyle w:val="Compact"/>
            </w:pPr>
            <w:r>
              <w:t>&lt;5.0</w:t>
            </w:r>
          </w:p>
        </w:tc>
        <w:tc>
          <w:tcPr>
            <w:tcW w:w="1980" w:type="dxa"/>
          </w:tcPr>
          <w:p w14:paraId="6D4D82BB" w14:textId="77777777" w:rsidR="006B304D" w:rsidRDefault="00000000">
            <w:pPr>
              <w:pStyle w:val="Compact"/>
            </w:pPr>
            <w:r>
              <w:t>Partial content scored partial?</w:t>
            </w:r>
          </w:p>
        </w:tc>
      </w:tr>
      <w:tr w:rsidR="006B304D" w14:paraId="3731E721" w14:textId="77777777">
        <w:tc>
          <w:tcPr>
            <w:tcW w:w="1980" w:type="dxa"/>
          </w:tcPr>
          <w:p w14:paraId="15795582" w14:textId="77777777" w:rsidR="006B304D" w:rsidRDefault="00000000">
            <w:pPr>
              <w:pStyle w:val="Compact"/>
            </w:pPr>
            <w:r>
              <w:t>Long correct</w:t>
            </w:r>
          </w:p>
        </w:tc>
        <w:tc>
          <w:tcPr>
            <w:tcW w:w="1980" w:type="dxa"/>
          </w:tcPr>
          <w:p w14:paraId="6AD208BB" w14:textId="77777777" w:rsidR="006B304D" w:rsidRDefault="00000000">
            <w:pPr>
              <w:pStyle w:val="Compact"/>
            </w:pPr>
            <w:r>
              <w:t>Ground truth + generic padding</w:t>
            </w:r>
          </w:p>
        </w:tc>
        <w:tc>
          <w:tcPr>
            <w:tcW w:w="1980" w:type="dxa"/>
          </w:tcPr>
          <w:p w14:paraId="16A5EA18" w14:textId="77777777" w:rsidR="006B304D" w:rsidRDefault="00000000">
            <w:pPr>
              <w:pStyle w:val="Compact"/>
            </w:pPr>
            <w:r>
              <w:t>5.0</w:t>
            </w:r>
          </w:p>
        </w:tc>
        <w:tc>
          <w:tcPr>
            <w:tcW w:w="1980" w:type="dxa"/>
          </w:tcPr>
          <w:p w14:paraId="76124D71" w14:textId="77777777" w:rsidR="006B304D" w:rsidRDefault="00000000">
            <w:pPr>
              <w:pStyle w:val="Compact"/>
            </w:pPr>
            <w:commentRangeStart w:id="372"/>
            <w:r>
              <w:t>Length inflates scores?</w:t>
            </w:r>
            <w:commentRangeEnd w:id="372"/>
            <w:r w:rsidR="000E7342">
              <w:rPr>
                <w:rStyle w:val="CommentReference"/>
                <w:sz w:val="22"/>
                <w:szCs w:val="22"/>
              </w:rPr>
              <w:commentReference w:id="372"/>
            </w:r>
          </w:p>
        </w:tc>
      </w:tr>
    </w:tbl>
    <w:p w14:paraId="107CB93A" w14:textId="77777777" w:rsidR="006B304D" w:rsidRDefault="00000000">
      <w:pPr>
        <w:pStyle w:val="BodyText"/>
      </w:pPr>
      <w:r>
        <w:rPr>
          <w:b/>
          <w:bCs/>
        </w:rPr>
        <w:t>Results.</w:t>
      </w:r>
    </w:p>
    <w:tbl>
      <w:tblPr>
        <w:tblStyle w:val="Table"/>
        <w:tblW w:w="0" w:type="auto"/>
        <w:tblLook w:val="0020" w:firstRow="1" w:lastRow="0" w:firstColumn="0" w:lastColumn="0" w:noHBand="0" w:noVBand="0"/>
      </w:tblPr>
      <w:tblGrid>
        <w:gridCol w:w="1359"/>
        <w:gridCol w:w="754"/>
        <w:gridCol w:w="1408"/>
        <w:gridCol w:w="925"/>
        <w:gridCol w:w="1237"/>
        <w:gridCol w:w="980"/>
      </w:tblGrid>
      <w:tr w:rsidR="006B304D" w14:paraId="708C3655"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1BDAB08D" w14:textId="77777777" w:rsidR="006B304D" w:rsidRDefault="00000000">
            <w:pPr>
              <w:pStyle w:val="Compact"/>
            </w:pPr>
            <w:r>
              <w:t>Test</w:t>
            </w:r>
          </w:p>
        </w:tc>
        <w:tc>
          <w:tcPr>
            <w:tcW w:w="0" w:type="auto"/>
          </w:tcPr>
          <w:p w14:paraId="2FB3D9D4" w14:textId="77777777" w:rsidR="006B304D" w:rsidRDefault="00000000">
            <w:pPr>
              <w:pStyle w:val="Compact"/>
            </w:pPr>
            <w:r>
              <w:t>Haiku</w:t>
            </w:r>
          </w:p>
        </w:tc>
        <w:tc>
          <w:tcPr>
            <w:tcW w:w="0" w:type="auto"/>
          </w:tcPr>
          <w:p w14:paraId="21B8743B" w14:textId="77777777" w:rsidR="006B304D" w:rsidRDefault="00000000">
            <w:pPr>
              <w:pStyle w:val="Compact"/>
            </w:pPr>
            <w:r>
              <w:t>Gemini Flash</w:t>
            </w:r>
          </w:p>
        </w:tc>
        <w:tc>
          <w:tcPr>
            <w:tcW w:w="0" w:type="auto"/>
          </w:tcPr>
          <w:p w14:paraId="3C4FC996" w14:textId="77777777" w:rsidR="006B304D" w:rsidRDefault="00000000">
            <w:pPr>
              <w:pStyle w:val="Compact"/>
            </w:pPr>
            <w:r>
              <w:t>GPT-4o</w:t>
            </w:r>
          </w:p>
        </w:tc>
        <w:tc>
          <w:tcPr>
            <w:tcW w:w="0" w:type="auto"/>
          </w:tcPr>
          <w:p w14:paraId="5BF54446" w14:textId="77777777" w:rsidR="006B304D" w:rsidRDefault="00000000">
            <w:pPr>
              <w:pStyle w:val="Compact"/>
            </w:pPr>
            <w:r>
              <w:t>Gemini Pro</w:t>
            </w:r>
          </w:p>
        </w:tc>
        <w:tc>
          <w:tcPr>
            <w:tcW w:w="0" w:type="auto"/>
          </w:tcPr>
          <w:p w14:paraId="6B4927E4" w14:textId="77777777" w:rsidR="006B304D" w:rsidRDefault="00000000">
            <w:pPr>
              <w:pStyle w:val="Compact"/>
            </w:pPr>
            <w:r>
              <w:t>GPT-5.4</w:t>
            </w:r>
          </w:p>
        </w:tc>
      </w:tr>
      <w:tr w:rsidR="006B304D" w14:paraId="79D288FC" w14:textId="77777777">
        <w:tc>
          <w:tcPr>
            <w:tcW w:w="0" w:type="auto"/>
          </w:tcPr>
          <w:p w14:paraId="4E0D5948" w14:textId="77777777" w:rsidR="006B304D" w:rsidRDefault="00000000">
            <w:pPr>
              <w:pStyle w:val="Compact"/>
            </w:pPr>
            <w:r>
              <w:t>Verbatim</w:t>
            </w:r>
          </w:p>
        </w:tc>
        <w:tc>
          <w:tcPr>
            <w:tcW w:w="0" w:type="auto"/>
          </w:tcPr>
          <w:p w14:paraId="7127097A" w14:textId="77777777" w:rsidR="006B304D" w:rsidRDefault="00000000">
            <w:pPr>
              <w:pStyle w:val="Compact"/>
            </w:pPr>
            <w:r>
              <w:t>5.00</w:t>
            </w:r>
          </w:p>
        </w:tc>
        <w:tc>
          <w:tcPr>
            <w:tcW w:w="0" w:type="auto"/>
          </w:tcPr>
          <w:p w14:paraId="01A383DC" w14:textId="77777777" w:rsidR="006B304D" w:rsidRDefault="00000000">
            <w:pPr>
              <w:pStyle w:val="Compact"/>
            </w:pPr>
            <w:r>
              <w:t>5.00</w:t>
            </w:r>
          </w:p>
        </w:tc>
        <w:tc>
          <w:tcPr>
            <w:tcW w:w="0" w:type="auto"/>
          </w:tcPr>
          <w:p w14:paraId="7906502E" w14:textId="77777777" w:rsidR="006B304D" w:rsidRDefault="00000000">
            <w:pPr>
              <w:pStyle w:val="Compact"/>
            </w:pPr>
            <w:r>
              <w:t>5.00</w:t>
            </w:r>
          </w:p>
        </w:tc>
        <w:tc>
          <w:tcPr>
            <w:tcW w:w="0" w:type="auto"/>
          </w:tcPr>
          <w:p w14:paraId="023EFCF0" w14:textId="77777777" w:rsidR="006B304D" w:rsidRDefault="00000000">
            <w:pPr>
              <w:pStyle w:val="Compact"/>
            </w:pPr>
            <w:r>
              <w:t>4.15</w:t>
            </w:r>
          </w:p>
        </w:tc>
        <w:tc>
          <w:tcPr>
            <w:tcW w:w="0" w:type="auto"/>
          </w:tcPr>
          <w:p w14:paraId="457A2461" w14:textId="77777777" w:rsidR="006B304D" w:rsidRDefault="00000000">
            <w:pPr>
              <w:pStyle w:val="Compact"/>
            </w:pPr>
            <w:r>
              <w:t>5.00</w:t>
            </w:r>
          </w:p>
        </w:tc>
      </w:tr>
      <w:tr w:rsidR="006B304D" w14:paraId="3677FE16" w14:textId="77777777">
        <w:tc>
          <w:tcPr>
            <w:tcW w:w="0" w:type="auto"/>
          </w:tcPr>
          <w:p w14:paraId="1CDE2409" w14:textId="77777777" w:rsidR="006B304D" w:rsidRDefault="00000000">
            <w:pPr>
              <w:pStyle w:val="Compact"/>
            </w:pPr>
            <w:r>
              <w:t>Paraphrased</w:t>
            </w:r>
          </w:p>
        </w:tc>
        <w:tc>
          <w:tcPr>
            <w:tcW w:w="0" w:type="auto"/>
          </w:tcPr>
          <w:p w14:paraId="111923BF" w14:textId="77777777" w:rsidR="006B304D" w:rsidRDefault="00000000">
            <w:pPr>
              <w:pStyle w:val="Compact"/>
            </w:pPr>
            <w:r>
              <w:t>4.75</w:t>
            </w:r>
          </w:p>
        </w:tc>
        <w:tc>
          <w:tcPr>
            <w:tcW w:w="0" w:type="auto"/>
          </w:tcPr>
          <w:p w14:paraId="0C7D0BE4" w14:textId="77777777" w:rsidR="006B304D" w:rsidRDefault="00000000">
            <w:pPr>
              <w:pStyle w:val="Compact"/>
            </w:pPr>
            <w:r>
              <w:t>4.70</w:t>
            </w:r>
          </w:p>
        </w:tc>
        <w:tc>
          <w:tcPr>
            <w:tcW w:w="0" w:type="auto"/>
          </w:tcPr>
          <w:p w14:paraId="343DD177" w14:textId="77777777" w:rsidR="006B304D" w:rsidRDefault="00000000">
            <w:pPr>
              <w:pStyle w:val="Compact"/>
            </w:pPr>
            <w:r>
              <w:t>5.00</w:t>
            </w:r>
          </w:p>
        </w:tc>
        <w:tc>
          <w:tcPr>
            <w:tcW w:w="0" w:type="auto"/>
          </w:tcPr>
          <w:p w14:paraId="42999F71" w14:textId="77777777" w:rsidR="006B304D" w:rsidRDefault="00000000">
            <w:pPr>
              <w:pStyle w:val="Compact"/>
            </w:pPr>
            <w:r>
              <w:t>3.55</w:t>
            </w:r>
          </w:p>
        </w:tc>
        <w:tc>
          <w:tcPr>
            <w:tcW w:w="0" w:type="auto"/>
          </w:tcPr>
          <w:p w14:paraId="1A868A65" w14:textId="77777777" w:rsidR="006B304D" w:rsidRDefault="00000000">
            <w:pPr>
              <w:pStyle w:val="Compact"/>
            </w:pPr>
            <w:r>
              <w:t>5.00</w:t>
            </w:r>
          </w:p>
        </w:tc>
      </w:tr>
      <w:tr w:rsidR="006B304D" w14:paraId="79B32ADB" w14:textId="77777777">
        <w:tc>
          <w:tcPr>
            <w:tcW w:w="0" w:type="auto"/>
          </w:tcPr>
          <w:p w14:paraId="345B7114" w14:textId="77777777" w:rsidR="006B304D" w:rsidRDefault="00000000">
            <w:pPr>
              <w:pStyle w:val="Compact"/>
            </w:pPr>
            <w:r>
              <w:t>Short correct</w:t>
            </w:r>
          </w:p>
        </w:tc>
        <w:tc>
          <w:tcPr>
            <w:tcW w:w="0" w:type="auto"/>
          </w:tcPr>
          <w:p w14:paraId="330DD300" w14:textId="77777777" w:rsidR="006B304D" w:rsidRDefault="00000000">
            <w:pPr>
              <w:pStyle w:val="Compact"/>
            </w:pPr>
            <w:r>
              <w:t>3.80</w:t>
            </w:r>
          </w:p>
        </w:tc>
        <w:tc>
          <w:tcPr>
            <w:tcW w:w="0" w:type="auto"/>
          </w:tcPr>
          <w:p w14:paraId="34646C76" w14:textId="77777777" w:rsidR="006B304D" w:rsidRDefault="00000000">
            <w:pPr>
              <w:pStyle w:val="Compact"/>
            </w:pPr>
            <w:r>
              <w:t>3.85</w:t>
            </w:r>
          </w:p>
        </w:tc>
        <w:tc>
          <w:tcPr>
            <w:tcW w:w="0" w:type="auto"/>
          </w:tcPr>
          <w:p w14:paraId="0BA1ACF5" w14:textId="77777777" w:rsidR="006B304D" w:rsidRDefault="00000000">
            <w:pPr>
              <w:pStyle w:val="Compact"/>
            </w:pPr>
            <w:r>
              <w:t>4.05</w:t>
            </w:r>
          </w:p>
        </w:tc>
        <w:tc>
          <w:tcPr>
            <w:tcW w:w="0" w:type="auto"/>
          </w:tcPr>
          <w:p w14:paraId="5474EE6C" w14:textId="77777777" w:rsidR="006B304D" w:rsidRDefault="00000000">
            <w:pPr>
              <w:pStyle w:val="Compact"/>
            </w:pPr>
            <w:r>
              <w:t>2.85</w:t>
            </w:r>
          </w:p>
        </w:tc>
        <w:tc>
          <w:tcPr>
            <w:tcW w:w="0" w:type="auto"/>
          </w:tcPr>
          <w:p w14:paraId="24EB80A6" w14:textId="77777777" w:rsidR="006B304D" w:rsidRDefault="00000000">
            <w:pPr>
              <w:pStyle w:val="Compact"/>
            </w:pPr>
            <w:r>
              <w:t>4.20</w:t>
            </w:r>
          </w:p>
        </w:tc>
      </w:tr>
      <w:tr w:rsidR="006B304D" w14:paraId="6B027716" w14:textId="77777777">
        <w:tc>
          <w:tcPr>
            <w:tcW w:w="0" w:type="auto"/>
          </w:tcPr>
          <w:p w14:paraId="6980097E" w14:textId="77777777" w:rsidR="006B304D" w:rsidRDefault="00000000">
            <w:pPr>
              <w:pStyle w:val="Compact"/>
            </w:pPr>
            <w:r>
              <w:t>Long correct</w:t>
            </w:r>
          </w:p>
        </w:tc>
        <w:tc>
          <w:tcPr>
            <w:tcW w:w="0" w:type="auto"/>
          </w:tcPr>
          <w:p w14:paraId="6FF92360" w14:textId="77777777" w:rsidR="006B304D" w:rsidRDefault="00000000">
            <w:pPr>
              <w:pStyle w:val="Compact"/>
            </w:pPr>
            <w:r>
              <w:t>5.00</w:t>
            </w:r>
          </w:p>
        </w:tc>
        <w:tc>
          <w:tcPr>
            <w:tcW w:w="0" w:type="auto"/>
          </w:tcPr>
          <w:p w14:paraId="43CF1CB3" w14:textId="77777777" w:rsidR="006B304D" w:rsidRDefault="00000000">
            <w:pPr>
              <w:pStyle w:val="Compact"/>
            </w:pPr>
            <w:r>
              <w:t>3.80</w:t>
            </w:r>
          </w:p>
        </w:tc>
        <w:tc>
          <w:tcPr>
            <w:tcW w:w="0" w:type="auto"/>
          </w:tcPr>
          <w:p w14:paraId="7B8CDE8F" w14:textId="77777777" w:rsidR="006B304D" w:rsidRDefault="00000000">
            <w:pPr>
              <w:pStyle w:val="Compact"/>
            </w:pPr>
            <w:r>
              <w:t>3.35</w:t>
            </w:r>
          </w:p>
        </w:tc>
        <w:tc>
          <w:tcPr>
            <w:tcW w:w="0" w:type="auto"/>
          </w:tcPr>
          <w:p w14:paraId="6643047D" w14:textId="77777777" w:rsidR="006B304D" w:rsidRDefault="00000000">
            <w:pPr>
              <w:pStyle w:val="Compact"/>
            </w:pPr>
            <w:r>
              <w:t>1.20</w:t>
            </w:r>
          </w:p>
        </w:tc>
        <w:tc>
          <w:tcPr>
            <w:tcW w:w="0" w:type="auto"/>
          </w:tcPr>
          <w:p w14:paraId="34102905" w14:textId="77777777" w:rsidR="006B304D" w:rsidRDefault="00000000">
            <w:pPr>
              <w:pStyle w:val="Compact"/>
            </w:pPr>
            <w:r>
              <w:t>4.80</w:t>
            </w:r>
          </w:p>
        </w:tc>
      </w:tr>
    </w:tbl>
    <w:p w14:paraId="589F71C4" w14:textId="77777777" w:rsidR="006B304D" w:rsidRDefault="00000000">
      <w:pPr>
        <w:pStyle w:val="BodyText"/>
      </w:pPr>
      <w:r>
        <w:t>Four of five judges score verbatim matches at 5.0; Gemini Pro is the outlier at 4.15. Length sensitivity varies: Haiku does not penalize padding; Gemini Pro penalizes it severely (5.0 to 1.20). GPT-5.4 has the tightest overall calibration profile across the four diagnostics.</w:t>
      </w:r>
    </w:p>
    <w:p w14:paraId="77DC3FE5" w14:textId="77777777" w:rsidR="006B304D" w:rsidRDefault="00000000">
      <w:pPr>
        <w:pStyle w:val="BodyText"/>
      </w:pPr>
      <w:r>
        <w:rPr>
          <w:b/>
          <w:bCs/>
        </w:rPr>
        <w:t>Use of calibration data.</w:t>
      </w:r>
      <w:r>
        <w:t xml:space="preserve"> Scores are not normalized. Any normalization requires deciding which judge’s profile is “correct” and re-scaling the others toward it, which is a researcher judgment injected into the primary numbers. Calibration data is published in its raw form so readers can apply their own normalization if they prefer.</w:t>
      </w:r>
    </w:p>
    <w:p w14:paraId="578C3046" w14:textId="77777777" w:rsidR="006B304D" w:rsidRDefault="00000000">
      <w:pPr>
        <w:pStyle w:val="BodyText"/>
      </w:pPr>
      <w:r>
        <w:rPr>
          <w:b/>
          <w:bCs/>
        </w:rPr>
        <w:t>Primary aggregate: 5-judge (non-Gemini) panel.</w:t>
      </w:r>
      <w:r>
        <w:t xml:space="preserve"> The primary numeric aggregate reported throughout </w:t>
      </w:r>
      <w:commentRangeStart w:id="373"/>
      <w:r>
        <w:t xml:space="preserve">§4 </w:t>
      </w:r>
      <w:commentRangeEnd w:id="373"/>
      <w:r w:rsidR="000E7342">
        <w:rPr>
          <w:rStyle w:val="CommentReference"/>
          <w:sz w:val="22"/>
          <w:szCs w:val="22"/>
        </w:rPr>
        <w:commentReference w:id="373"/>
      </w:r>
      <w:r>
        <w:t xml:space="preserve">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w:t>
      </w:r>
      <w:r>
        <w:lastRenderedPageBreak/>
        <w:t>from the lead number, while keeping them available as a sensitivity check, preserves the provider-diversity argument (the final conclusions are stable whether or not the Gemini judges are included) without leading with a known-flawed aggregate.</w:t>
      </w:r>
    </w:p>
    <w:p w14:paraId="3824BF7A" w14:textId="77777777" w:rsidR="006B304D" w:rsidRDefault="00000000">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 </w:t>
      </w:r>
      <w:hyperlink w:anchor="sec-4-6">
        <w:r w:rsidR="006B304D">
          <w:rPr>
            <w:rStyle w:val="Hyperlink"/>
          </w:rPr>
          <w:t>§4.6</w:t>
        </w:r>
      </w:hyperlink>
      <w:r>
        <w:t>).</w:t>
      </w:r>
    </w:p>
    <w:p w14:paraId="74D2812F" w14:textId="77777777" w:rsidR="006B304D" w:rsidRDefault="00000000">
      <w:pPr>
        <w:pStyle w:val="BodyText"/>
      </w:pPr>
      <w:commentRangeStart w:id="374"/>
      <w:r>
        <w:rPr>
          <w:b/>
          <w:bCs/>
        </w:rPr>
        <w:t>The 5-judge primary is the conservative choice</w:t>
      </w:r>
      <w:commentRangeEnd w:id="374"/>
      <w:r w:rsidR="000E7342">
        <w:rPr>
          <w:rStyle w:val="CommentReference"/>
          <w:b/>
          <w:bCs/>
          <w:sz w:val="22"/>
          <w:szCs w:val="22"/>
        </w:rPr>
        <w:commentReference w:id="374"/>
      </w:r>
      <w:r>
        <w:rPr>
          <w:b/>
          <w:bCs/>
        </w:rPr>
        <w:t>.</w:t>
      </w:r>
      <w:r>
        <w:t xml:space="preserve"> On the main gradient and spec-effect conditions, including the two Gemini judges produces </w:t>
      </w:r>
      <w:r>
        <w:rPr>
          <w:i/>
          <w:iCs/>
        </w:rPr>
        <w:t>larger</w:t>
      </w:r>
      <w:r>
        <w:t xml:space="preserve"> 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14:paraId="4AB2EE6C" w14:textId="77777777" w:rsidR="006B304D" w:rsidRDefault="00000000">
      <w:pPr>
        <w:pStyle w:val="BodyText"/>
      </w:pPr>
      <w:r>
        <w:rPr>
          <w:b/>
          <w:bCs/>
        </w:rPr>
        <w:t>How raw scores are read in §4.</w:t>
      </w:r>
      <w:r>
        <w:t xml:space="preserve"> Raw scores are treated as directional rather than absolute; deltas between conditions carry more information than levels; deltas that cross a rubric integer anchor (</w:t>
      </w:r>
      <w:hyperlink w:anchor="sec-3-7-3">
        <w:r w:rsidR="006B304D">
          <w:rPr>
            <w:rStyle w:val="Hyperlink"/>
          </w:rPr>
          <w:t>§3.7.3</w:t>
        </w:r>
      </w:hyperlink>
      <w:r>
        <w:t xml:space="preserve">) are treated as stronger claims than deltas staying inside a single integer band. Raw calibration data is in the public repository at </w:t>
      </w:r>
      <w:r>
        <w:rPr>
          <w:rStyle w:val="VerbatimChar"/>
        </w:rPr>
        <w:t>results/judge_calibration/</w:t>
      </w:r>
      <w:r>
        <w:t>.</w:t>
      </w:r>
    </w:p>
    <w:p w14:paraId="4D7172EF" w14:textId="77777777" w:rsidR="006B304D" w:rsidRDefault="00000000">
      <w:pPr>
        <w:pStyle w:val="Heading3"/>
      </w:pPr>
      <w:bookmarkStart w:id="375" w:name="_Toc228182803"/>
      <w:bookmarkStart w:id="376" w:name="sec-3-7-3"/>
      <w:bookmarkEnd w:id="371"/>
      <w:r>
        <w:t>3.7.3 Fractional score interpretation</w:t>
      </w:r>
      <w:bookmarkEnd w:id="375"/>
    </w:p>
    <w:p w14:paraId="14532287" w14:textId="77777777" w:rsidR="006B304D" w:rsidRDefault="00000000">
      <w:pPr>
        <w:pStyle w:val="FirstParagraph"/>
      </w:pPr>
      <w:r>
        <w:t>Mean-across-judges aggregation produces fractional scores (2.87, 3.12, 2.34). Fractional shifts should be read through the integer anchors in the rubric, because each anchor corresponds to a categorical shift in response quality.</w:t>
      </w:r>
    </w:p>
    <w:p w14:paraId="54605781" w14:textId="77777777" w:rsidR="006B304D" w:rsidRDefault="00000000">
      <w:pPr>
        <w:pStyle w:val="BodyText"/>
      </w:pPr>
      <w:r>
        <w:rPr>
          <w:b/>
          <w:bCs/>
        </w:rPr>
        <w:t>Cross-anchor interpretation rule.</w:t>
      </w:r>
      <w:r>
        <w:t xml:space="preserve"> A fractional delta that crosses an integer anchor reflects a real shift in the underlying response distribution. A delta that stays inside a single integer band is a within-category shift and a weaker claim.</w:t>
      </w:r>
    </w:p>
    <w:tbl>
      <w:tblPr>
        <w:tblStyle w:val="Table"/>
        <w:tblW w:w="5000" w:type="pct"/>
        <w:tblLayout w:type="fixed"/>
        <w:tblLook w:val="0020" w:firstRow="1" w:lastRow="0" w:firstColumn="0" w:lastColumn="0" w:noHBand="0" w:noVBand="0"/>
        <w:tblPrChange w:id="377" w:author="Aarik Gulaya [2]" w:date="2026-04-27T14:23:00Z" w16du:dateUtc="2026-04-27T21:23:00Z">
          <w:tblPr>
            <w:tblStyle w:val="Table"/>
            <w:tblW w:w="5000" w:type="pct"/>
            <w:tblLayout w:type="fixed"/>
            <w:tblLook w:val="0020" w:firstRow="1" w:lastRow="0" w:firstColumn="0" w:lastColumn="0" w:noHBand="0" w:noVBand="0"/>
          </w:tblPr>
        </w:tblPrChange>
      </w:tblPr>
      <w:tblGrid>
        <w:gridCol w:w="2088"/>
        <w:gridCol w:w="7488"/>
        <w:tblGridChange w:id="378">
          <w:tblGrid>
            <w:gridCol w:w="2088"/>
            <w:gridCol w:w="2700"/>
            <w:gridCol w:w="4788"/>
          </w:tblGrid>
        </w:tblGridChange>
      </w:tblGrid>
      <w:tr w:rsidR="006B304D" w14:paraId="49F436C0" w14:textId="77777777" w:rsidTr="009F4280">
        <w:trPr>
          <w:cnfStyle w:val="100000000000" w:firstRow="1" w:lastRow="0" w:firstColumn="0" w:lastColumn="0" w:oddVBand="0" w:evenVBand="0" w:oddHBand="0" w:evenHBand="0" w:firstRowFirstColumn="0" w:firstRowLastColumn="0" w:lastRowFirstColumn="0" w:lastRowLastColumn="0"/>
          <w:tblHeader/>
          <w:trPrChange w:id="379" w:author="Aarik Gulaya [2]" w:date="2026-04-27T14:23:00Z" w16du:dateUtc="2026-04-27T21:23:00Z">
            <w:trPr>
              <w:tblHeader/>
            </w:trPr>
          </w:trPrChange>
        </w:trPr>
        <w:tc>
          <w:tcPr>
            <w:tcW w:w="2088" w:type="dxa"/>
            <w:tcPrChange w:id="380" w:author="Aarik Gulaya [2]" w:date="2026-04-27T14:23:00Z" w16du:dateUtc="2026-04-27T21:23:00Z">
              <w:tcPr>
                <w:tcW w:w="3960" w:type="dxa"/>
                <w:gridSpan w:val="2"/>
              </w:tcPr>
            </w:tcPrChange>
          </w:tcPr>
          <w:p w14:paraId="0F09CE20"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Boundary crossed</w:t>
            </w:r>
          </w:p>
        </w:tc>
        <w:tc>
          <w:tcPr>
            <w:tcW w:w="7488" w:type="dxa"/>
            <w:tcPrChange w:id="381" w:author="Aarik Gulaya [2]" w:date="2026-04-27T14:23:00Z" w16du:dateUtc="2026-04-27T21:23:00Z">
              <w:tcPr>
                <w:tcW w:w="3960" w:type="dxa"/>
              </w:tcPr>
            </w:tcPrChange>
          </w:tcPr>
          <w:p w14:paraId="06356870"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Qualitative shift</w:t>
            </w:r>
          </w:p>
        </w:tc>
      </w:tr>
      <w:tr w:rsidR="006B304D" w14:paraId="75754C1F" w14:textId="77777777" w:rsidTr="009F4280">
        <w:tc>
          <w:tcPr>
            <w:tcW w:w="2088" w:type="dxa"/>
            <w:tcPrChange w:id="382" w:author="Aarik Gulaya [2]" w:date="2026-04-27T14:23:00Z" w16du:dateUtc="2026-04-27T21:23:00Z">
              <w:tcPr>
                <w:tcW w:w="3960" w:type="dxa"/>
                <w:gridSpan w:val="2"/>
              </w:tcPr>
            </w:tcPrChange>
          </w:tcPr>
          <w:p w14:paraId="38E54814" w14:textId="77777777" w:rsidR="006B304D" w:rsidRDefault="00000000">
            <w:pPr>
              <w:pStyle w:val="Compact"/>
            </w:pPr>
            <w:r>
              <w:t>1 / 2</w:t>
            </w:r>
          </w:p>
        </w:tc>
        <w:tc>
          <w:tcPr>
            <w:tcW w:w="7488" w:type="dxa"/>
            <w:tcPrChange w:id="383" w:author="Aarik Gulaya [2]" w:date="2026-04-27T14:23:00Z" w16du:dateUtc="2026-04-27T21:23:00Z">
              <w:tcPr>
                <w:tcW w:w="3960" w:type="dxa"/>
              </w:tcPr>
            </w:tcPrChange>
          </w:tcPr>
          <w:p w14:paraId="4F0B096C" w14:textId="77777777" w:rsidR="006B304D" w:rsidRDefault="00000000">
            <w:pPr>
              <w:pStyle w:val="Compact"/>
            </w:pPr>
            <w:r>
              <w:t>The model moves from “I don’t have enough to say” to an actual answer, even if generic.</w:t>
            </w:r>
          </w:p>
        </w:tc>
      </w:tr>
      <w:tr w:rsidR="006B304D" w14:paraId="2E5F74B3" w14:textId="77777777" w:rsidTr="009F4280">
        <w:tc>
          <w:tcPr>
            <w:tcW w:w="2088" w:type="dxa"/>
            <w:tcPrChange w:id="384" w:author="Aarik Gulaya [2]" w:date="2026-04-27T14:23:00Z" w16du:dateUtc="2026-04-27T21:23:00Z">
              <w:tcPr>
                <w:tcW w:w="3960" w:type="dxa"/>
                <w:gridSpan w:val="2"/>
              </w:tcPr>
            </w:tcPrChange>
          </w:tcPr>
          <w:p w14:paraId="2FF643F0" w14:textId="77777777" w:rsidR="006B304D" w:rsidRDefault="00000000">
            <w:pPr>
              <w:pStyle w:val="Compact"/>
            </w:pPr>
            <w:r>
              <w:t>2 / 3</w:t>
            </w:r>
          </w:p>
        </w:tc>
        <w:tc>
          <w:tcPr>
            <w:tcW w:w="7488" w:type="dxa"/>
            <w:tcPrChange w:id="385" w:author="Aarik Gulaya [2]" w:date="2026-04-27T14:23:00Z" w16du:dateUtc="2026-04-27T21:23:00Z">
              <w:tcPr>
                <w:tcW w:w="3960" w:type="dxa"/>
              </w:tcPr>
            </w:tcPrChange>
          </w:tcPr>
          <w:p w14:paraId="15991FA3" w14:textId="77777777" w:rsidR="006B304D" w:rsidRDefault="00000000">
            <w:pPr>
              <w:pStyle w:val="Compact"/>
            </w:pPr>
            <w:r>
              <w:t>The answer becomes specifically about this subject rather than a generic stand-in.</w:t>
            </w:r>
          </w:p>
        </w:tc>
      </w:tr>
      <w:tr w:rsidR="006B304D" w14:paraId="277A9416" w14:textId="77777777" w:rsidTr="009F4280">
        <w:tc>
          <w:tcPr>
            <w:tcW w:w="2088" w:type="dxa"/>
            <w:tcPrChange w:id="386" w:author="Aarik Gulaya [2]" w:date="2026-04-27T14:23:00Z" w16du:dateUtc="2026-04-27T21:23:00Z">
              <w:tcPr>
                <w:tcW w:w="3960" w:type="dxa"/>
                <w:gridSpan w:val="2"/>
              </w:tcPr>
            </w:tcPrChange>
          </w:tcPr>
          <w:p w14:paraId="1F0CD19E" w14:textId="77777777" w:rsidR="006B304D" w:rsidRDefault="00000000">
            <w:pPr>
              <w:pStyle w:val="Compact"/>
            </w:pPr>
            <w:r>
              <w:t>3 / 4</w:t>
            </w:r>
          </w:p>
        </w:tc>
        <w:tc>
          <w:tcPr>
            <w:tcW w:w="7488" w:type="dxa"/>
            <w:tcPrChange w:id="387" w:author="Aarik Gulaya [2]" w:date="2026-04-27T14:23:00Z" w16du:dateUtc="2026-04-27T21:23:00Z">
              <w:tcPr>
                <w:tcW w:w="3960" w:type="dxa"/>
              </w:tcPr>
            </w:tcPrChange>
          </w:tcPr>
          <w:p w14:paraId="49D26507" w14:textId="77777777" w:rsidR="006B304D" w:rsidRDefault="00000000">
            <w:pPr>
              <w:pStyle w:val="Compact"/>
            </w:pPr>
            <w:r>
              <w:t>Multiple behavioral dimensions of the subject appear together in the same answer.</w:t>
            </w:r>
          </w:p>
        </w:tc>
      </w:tr>
      <w:tr w:rsidR="006B304D" w14:paraId="2E7EF798" w14:textId="77777777" w:rsidTr="009F4280">
        <w:tc>
          <w:tcPr>
            <w:tcW w:w="2088" w:type="dxa"/>
            <w:tcPrChange w:id="388" w:author="Aarik Gulaya [2]" w:date="2026-04-27T14:23:00Z" w16du:dateUtc="2026-04-27T21:23:00Z">
              <w:tcPr>
                <w:tcW w:w="3960" w:type="dxa"/>
                <w:gridSpan w:val="2"/>
              </w:tcPr>
            </w:tcPrChange>
          </w:tcPr>
          <w:p w14:paraId="248FE1F7" w14:textId="77777777" w:rsidR="006B304D" w:rsidRDefault="00000000">
            <w:pPr>
              <w:pStyle w:val="Compact"/>
            </w:pPr>
            <w:r>
              <w:t>4 / 5</w:t>
            </w:r>
          </w:p>
        </w:tc>
        <w:tc>
          <w:tcPr>
            <w:tcW w:w="7488" w:type="dxa"/>
            <w:tcPrChange w:id="389" w:author="Aarik Gulaya [2]" w:date="2026-04-27T14:23:00Z" w16du:dateUtc="2026-04-27T21:23:00Z">
              <w:tcPr>
                <w:tcW w:w="3960" w:type="dxa"/>
              </w:tcPr>
            </w:tcPrChange>
          </w:tcPr>
          <w:p w14:paraId="3EDC8FA1" w14:textId="77777777" w:rsidR="006B304D" w:rsidRDefault="00000000">
            <w:pPr>
              <w:pStyle w:val="Compact"/>
            </w:pPr>
            <w:r>
              <w:t>The response closely matches the behavioral pattern in the held-out passage.</w:t>
            </w:r>
          </w:p>
        </w:tc>
      </w:tr>
    </w:tbl>
    <w:p w14:paraId="57ED4F78" w14:textId="77777777" w:rsidR="006B304D" w:rsidRDefault="00000000">
      <w:pPr>
        <w:pStyle w:val="BodyText"/>
      </w:pPr>
      <w:r>
        <w:rPr>
          <w:b/>
          <w:bCs/>
        </w:rPr>
        <w:t>Examples from the data.</w:t>
      </w:r>
    </w:p>
    <w:p w14:paraId="460E92D9" w14:textId="77777777" w:rsidR="006B304D" w:rsidRDefault="00000000">
      <w:pPr>
        <w:pStyle w:val="Compact"/>
        <w:numPr>
          <w:ilvl w:val="0"/>
          <w:numId w:val="11"/>
        </w:numPr>
      </w:pPr>
      <w:r>
        <w:t>Sunity Devee C5 (baseline, no context) at 1.03 → C2a (spec only) at 2.27: crosses the 1 / 2 anchor (refusal → engagement). Refusal responses in C5 turn into actual engagement in C2a, and some responses climb into subject-specific territory. Category change.</w:t>
      </w:r>
    </w:p>
    <w:p w14:paraId="38246A05" w14:textId="77777777" w:rsidR="006B304D" w:rsidRDefault="00000000">
      <w:pPr>
        <w:pStyle w:val="Compact"/>
        <w:numPr>
          <w:ilvl w:val="0"/>
          <w:numId w:val="11"/>
        </w:numPr>
      </w:pPr>
      <w:r>
        <w:t>Hamerton C5 (baseline) at 1.26 → C4a (facts + spec) at 2.77: crosses the 1 / 2 anchor and approaches the 2 / 3 boundary (generic → subject-specific). Generic art-historical stereotypes in C5 become responses grounded in Hamerton’s documented patterns. Category change.</w:t>
      </w:r>
    </w:p>
    <w:p w14:paraId="68041DD4" w14:textId="77777777" w:rsidR="006B304D" w:rsidRDefault="00000000">
      <w:pPr>
        <w:pStyle w:val="Compact"/>
        <w:numPr>
          <w:ilvl w:val="0"/>
          <w:numId w:val="11"/>
        </w:numPr>
      </w:pPr>
      <w:r>
        <w:t>Supermemory C3 (retrieval + spec) vs. C1 (retrieval only) on low-baseline subjects: +0.004 mean delta. Most per-subject deltas stay inside the same integer band. Within-category shifts; the aggregate is accurately small.</w:t>
      </w:r>
    </w:p>
    <w:p w14:paraId="00F929F5" w14:textId="77777777" w:rsidR="006B304D" w:rsidRDefault="00000000">
      <w:pPr>
        <w:pStyle w:val="FirstParagraph"/>
      </w:pPr>
      <w:r>
        <w:rPr>
          <w:b/>
          <w:bCs/>
        </w:rPr>
        <w:lastRenderedPageBreak/>
        <w:t>The paper applies this rule consistently.</w:t>
      </w:r>
      <w:r>
        <w:t xml:space="preserve"> Score deltas reported in §4 are read through this lens. A +0.50 delta that crosses a rubric anchor is treated as a stronger claim than a +0.50 delta that does not, and the difference is called out where it matters. Full per-subject anchor-crossing data is at </w:t>
      </w:r>
      <w:r>
        <w:rPr>
          <w:rStyle w:val="VerbatimChar"/>
        </w:rPr>
        <w:t>docs/research/s114_anchor_crossing_examples.json</w:t>
      </w:r>
      <w:r>
        <w:t xml:space="preserve">; the computing script is </w:t>
      </w:r>
      <w:r>
        <w:rPr>
          <w:rStyle w:val="VerbatimChar"/>
        </w:rPr>
        <w:t>scripts/compute_anchor_crossing.py</w:t>
      </w:r>
      <w:r>
        <w:t>.</w:t>
      </w:r>
    </w:p>
    <w:p w14:paraId="71CB4A9B" w14:textId="77777777" w:rsidR="006B304D" w:rsidRDefault="00000000">
      <w:pPr>
        <w:pStyle w:val="Heading3"/>
      </w:pPr>
      <w:bookmarkStart w:id="390" w:name="_Toc228182804"/>
      <w:bookmarkStart w:id="391" w:name="sec-3-7-4"/>
      <w:bookmarkEnd w:id="376"/>
      <w:r>
        <w:t>3.7.4 Inter-judge agreement</w:t>
      </w:r>
      <w:bookmarkEnd w:id="390"/>
    </w:p>
    <w:p w14:paraId="1EFA1BC4" w14:textId="77777777" w:rsidR="006B304D" w:rsidRDefault="00000000">
      <w:pPr>
        <w:pStyle w:val="CaptionedFigure"/>
      </w:pPr>
      <w:r>
        <w:rPr>
          <w:noProof/>
        </w:rPr>
        <w:drawing>
          <wp:inline distT="0" distB="0" distL="0" distR="0" wp14:anchorId="5270E401" wp14:editId="4FE7E50F">
            <wp:extent cx="5334000" cy="3046199"/>
            <wp:effectExtent l="0" t="0" r="0" b="0"/>
            <wp:docPr id="41" name="Picture" descr="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7.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
            <wp:cNvGraphicFramePr/>
            <a:graphic xmlns:a="http://schemas.openxmlformats.org/drawingml/2006/main">
              <a:graphicData uri="http://schemas.openxmlformats.org/drawingml/2006/picture">
                <pic:pic xmlns:pic="http://schemas.openxmlformats.org/drawingml/2006/picture">
                  <pic:nvPicPr>
                    <pic:cNvPr id="42" name="Picture" descr="C:/Users/Aarik/Anthropic/memory-study-repo/figures/fig8_judge_agreement.png"/>
                    <pic:cNvPicPr>
                      <a:picLocks noChangeAspect="1" noChangeArrowheads="1"/>
                    </pic:cNvPicPr>
                  </pic:nvPicPr>
                  <pic:blipFill>
                    <a:blip r:embed="rId11"/>
                    <a:stretch>
                      <a:fillRect/>
                    </a:stretch>
                  </pic:blipFill>
                  <pic:spPr bwMode="auto">
                    <a:xfrm>
                      <a:off x="0" y="0"/>
                      <a:ext cx="5334000" cy="3046199"/>
                    </a:xfrm>
                    <a:prstGeom prst="rect">
                      <a:avLst/>
                    </a:prstGeom>
                    <a:noFill/>
                    <a:ln w="9525">
                      <a:noFill/>
                      <a:headEnd/>
                      <a:tailEnd/>
                    </a:ln>
                  </pic:spPr>
                </pic:pic>
              </a:graphicData>
            </a:graphic>
          </wp:inline>
        </w:drawing>
      </w:r>
    </w:p>
    <w:p w14:paraId="7C07EC2A" w14:textId="31E381FA" w:rsidR="006B304D" w:rsidDel="007F220D" w:rsidRDefault="00000000">
      <w:pPr>
        <w:pStyle w:val="ImageCaption"/>
        <w:rPr>
          <w:del w:id="392" w:author="Aarik Gulaya" w:date="2026-04-27T13:29:00Z" w16du:dateUtc="2026-04-27T20:29:00Z"/>
        </w:rPr>
      </w:pPr>
      <w:del w:id="393" w:author="Aarik Gulaya" w:date="2026-04-27T13:29:00Z" w16du:dateUtc="2026-04-27T20:29:00Z">
        <w:r w:rsidDel="007F220D">
          <w:delText>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(§3.7.4).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delText>
        </w:r>
      </w:del>
    </w:p>
    <w:p w14:paraId="56FC0FC7" w14:textId="77777777" w:rsidR="006B304D" w:rsidRDefault="00000000">
      <w:pPr>
        <w:pStyle w:val="BodyText"/>
      </w:pPr>
      <w:r>
        <w:rPr>
          <w:i/>
          <w:iCs/>
        </w:rPr>
        <w:t>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(§3.7.4).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t>
      </w:r>
    </w:p>
    <w:p w14:paraId="1EF61D56" w14:textId="77777777" w:rsidR="006B304D" w:rsidRDefault="00000000">
      <w:pPr>
        <w:pStyle w:val="BodyText"/>
      </w:pPr>
      <w:r>
        <w:rPr>
          <w:b/>
          <w:bCs/>
        </w:rPr>
        <w:t>The specification-effect claim.</w:t>
      </w:r>
      <w:r>
        <w:t xml:space="preserve"> 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is detectable </w:t>
      </w:r>
      <w:commentRangeStart w:id="394"/>
      <w:r>
        <w:t xml:space="preserve">against held-out passages from the same subject. </w:t>
      </w:r>
      <w:commentRangeEnd w:id="394"/>
      <w:r w:rsidR="000E7342">
        <w:rPr>
          <w:rStyle w:val="CommentReference"/>
          <w:sz w:val="22"/>
          <w:szCs w:val="22"/>
        </w:rPr>
        <w:commentReference w:id="394"/>
      </w:r>
      <w:r>
        <w:t>What the judges measure is whether that shift has happened. The judge panel is used to detect steering, not to determine truth.</w:t>
      </w:r>
    </w:p>
    <w:p w14:paraId="62D03020" w14:textId="77777777" w:rsidR="006B304D" w:rsidRDefault="00000000">
      <w:pPr>
        <w:pStyle w:val="BodyText"/>
      </w:pPr>
      <w:r>
        <w:lastRenderedPageBreak/>
        <w:t>With the claim stated, two complementary measures answer different questions. The first measures whether judges agree on direction; the second measures whether they agree on absolute magnitude.</w:t>
      </w:r>
    </w:p>
    <w:p w14:paraId="67D32B31" w14:textId="77777777" w:rsidR="006B304D" w:rsidRDefault="00000000">
      <w:pPr>
        <w:pStyle w:val="BodyText"/>
      </w:pPr>
      <w:r>
        <w:rPr>
          <w:b/>
          <w:bCs/>
        </w:rPr>
        <w:t>Do the judges agree on direction?</w:t>
      </w:r>
      <w:r>
        <w:t xml:space="preserve"> Pairwise Spearman ρ = </w:t>
      </w:r>
      <w:r>
        <w:rPr>
          <w:b/>
          <w:bCs/>
        </w:rPr>
        <w:t>0.86 to 0.93</w:t>
      </w:r>
      <w:r>
        <w:t xml:space="preserve"> across the 5-judge primary panel (10 pairs across Haiku, Sonnet, Opus, GPT-4o, GPT-5.4). The full 7-judge / 21-pair range is wider </w:t>
      </w:r>
      <w:commentRangeStart w:id="395"/>
      <w:r>
        <w:t xml:space="preserve">(Spearman ρ from 0.29 to 0.93, driven down by the two Gemini judges’ partial coverage and inflation behavior; full matrix in </w:t>
      </w:r>
      <w:r>
        <w:rPr>
          <w:rStyle w:val="VerbatimChar"/>
        </w:rPr>
        <w:t>docs/research/stats_update.md</w:t>
      </w:r>
      <w:r>
        <w:t xml:space="preserve"> §5). </w:t>
      </w:r>
      <w:commentRangeEnd w:id="395"/>
      <w:r w:rsidR="000E7342">
        <w:rPr>
          <w:rStyle w:val="CommentReference"/>
          <w:sz w:val="22"/>
          <w:szCs w:val="22"/>
        </w:rPr>
        <w:commentReference w:id="395"/>
      </w:r>
      <w:r>
        <w:t>The 5-judge primary range is the one used as the directional-agreement statistic throughout this paper because the calibration audit excluded the Gemini pair from the primary aggregate (</w:t>
      </w:r>
      <w:hyperlink w:anchor="sec-3-7-2">
        <w:r w:rsidR="006B304D">
          <w:rPr>
            <w:rStyle w:val="Hyperlink"/>
          </w:rPr>
          <w:t>§3.7.2</w:t>
        </w:r>
      </w:hyperlink>
      <w:r>
        <w:t>). This is high rank agreement on the primary panel: the ranking of conditions (“C4a scored higher than C2a scored higher than C5”) is consistent across the five non-Gemini judges. Whatever quirks any individual judge has in absolute calibration, the primary panel agrees on which conditions produce better responses. For a directional claim (is the specification steering responses in the right direction?), this is the statistic that matters.</w:t>
      </w:r>
    </w:p>
    <w:p w14:paraId="2B2CE266" w14:textId="77777777" w:rsidR="006B304D" w:rsidRDefault="00000000">
      <w:pPr>
        <w:pStyle w:val="BodyText"/>
      </w:pPr>
      <w:r>
        <w:rPr>
          <w:b/>
          <w:bCs/>
        </w:rPr>
        <w:t>Do the judges agree on absolute magnitude?</w:t>
      </w:r>
      <w:r>
        <w:t xml:space="preserve"> Krippendorff α (ordinal) = </w:t>
      </w:r>
      <w:r>
        <w:rPr>
          <w:b/>
          <w:bCs/>
        </w:rPr>
        <w:t>0.659 across the 5-judge primary panel</w:t>
      </w:r>
      <w:r>
        <w:t xml:space="preserve"> (Haiku, Sonnet, Opus, GPT-4o, GPT-5.4); </w:t>
      </w:r>
      <w:r>
        <w:rPr>
          <w:b/>
          <w:bCs/>
        </w:rPr>
        <w:t>0.535 across the 7-judge panel including Gemini Flash and Gemini Pro</w:t>
      </w:r>
      <w:r>
        <w:t xml:space="preserve">. “Absolute magnitude” is the stricter question: when one judge gives a response a score of 3.5, does a different judge give the same response a score close to 3.5? Not “do they agree one response is better than another” (direction), but “do they agree on the actual numeric score” (magnitude). On the Krippendorff scale, α = 1.0 is perfect absolute agreement, α ≈ 0.0 is agreement no better than chance, and α &lt; 0 is systematic disagreement. Krippendorff’s own guidance cites α ≥ 0.8 as high reliability and α ≥ 0.667 as substantial or tentative reliability. </w:t>
      </w:r>
      <w:commentRangeStart w:id="396"/>
      <w:r>
        <w:t>The primary 5-judge α = 0.659 sits just below the 0.667 threshold</w:t>
      </w:r>
      <w:commentRangeEnd w:id="396"/>
      <w:r w:rsidR="000E7342">
        <w:rPr>
          <w:rStyle w:val="CommentReference"/>
          <w:sz w:val="22"/>
          <w:szCs w:val="22"/>
        </w:rPr>
        <w:commentReference w:id="396"/>
      </w:r>
      <w:r>
        <w:t>.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w:t>
      </w:r>
      <w:hyperlink w:anchor="sec-3-7-2">
        <w:r w:rsidR="006B304D">
          <w:rPr>
            <w:rStyle w:val="Hyperlink"/>
          </w:rPr>
          <w:t>§3.7.2</w:t>
        </w:r>
      </w:hyperlink>
      <w:r>
        <w:t>).</w:t>
      </w:r>
    </w:p>
    <w:p w14:paraId="73F63699" w14:textId="77777777" w:rsidR="006B304D" w:rsidRDefault="00000000">
      <w:pPr>
        <w:pStyle w:val="BodyText"/>
      </w:pPr>
      <w:r>
        <w:rPr>
          <w:b/>
          <w:bCs/>
        </w:rPr>
        <w:t>What this means for how results should be read.</w:t>
      </w:r>
      <w:r>
        <w:t xml:space="preserve"> The specification-effect claim is a directional claim. The Spearman ρ = 0.86-0.93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14:paraId="479979BA" w14:textId="77777777" w:rsidR="006B304D" w:rsidRDefault="00000000">
      <w:pPr>
        <w:pStyle w:val="BodyText"/>
      </w:pPr>
      <w:r>
        <w:rPr>
          <w:b/>
          <w:bCs/>
        </w:rPr>
        <w:t>What the panel is not.</w:t>
      </w:r>
      <w:r>
        <w:t xml:space="preserve"> The panel is not an empirical determination that the higher-scoring responses are in absolute terms “the correct response” 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14:paraId="65DFAF02" w14:textId="77777777" w:rsidR="006B304D" w:rsidRDefault="00000000">
      <w:pPr>
        <w:pStyle w:val="BodyText"/>
      </w:pPr>
      <w:r>
        <w:t xml:space="preserve">Raw agreement matrices are at </w:t>
      </w:r>
      <w:r>
        <w:rPr>
          <w:rStyle w:val="VerbatimChar"/>
        </w:rPr>
        <w:t>results/interjudge_agreement/</w:t>
      </w:r>
      <w:r>
        <w:t>.</w:t>
      </w:r>
    </w:p>
    <w:p w14:paraId="5149C2C8" w14:textId="77777777" w:rsidR="006B304D" w:rsidRDefault="00000000">
      <w:pPr>
        <w:pStyle w:val="Heading3"/>
      </w:pPr>
      <w:bookmarkStart w:id="397" w:name="_Toc228182805"/>
      <w:bookmarkStart w:id="398" w:name="sec-3-7-5"/>
      <w:bookmarkEnd w:id="391"/>
      <w:r>
        <w:t>3.7.5 Aggregation</w:t>
      </w:r>
      <w:bookmarkEnd w:id="397"/>
    </w:p>
    <w:p w14:paraId="15C25172" w14:textId="77777777" w:rsidR="006B304D" w:rsidRDefault="00000000">
      <w:pPr>
        <w:pStyle w:val="FirstParagraph"/>
      </w:pPr>
      <w:r>
        <w:t xml:space="preserve">The aggregation rule </w:t>
      </w:r>
      <w:r>
        <w:rPr>
          <w:rStyle w:val="FootnoteReference"/>
        </w:rPr>
        <w:footnoteReference w:id="8"/>
      </w:r>
      <w:r>
        <w:t xml:space="preserve"> is the three-step procedure below:</w:t>
      </w:r>
    </w:p>
    <w:p w14:paraId="5ABB2D46" w14:textId="77777777" w:rsidR="006B304D" w:rsidRDefault="00000000">
      <w:pPr>
        <w:pStyle w:val="Compact"/>
        <w:numPr>
          <w:ilvl w:val="0"/>
          <w:numId w:val="12"/>
        </w:numPr>
      </w:pPr>
      <w:r>
        <w:t>Within each judge, mean score across all questions for each (subject, condition) cell.</w:t>
      </w:r>
    </w:p>
    <w:p w14:paraId="59C4AC5F" w14:textId="77777777" w:rsidR="006B304D" w:rsidRDefault="00000000">
      <w:pPr>
        <w:pStyle w:val="Compact"/>
        <w:numPr>
          <w:ilvl w:val="0"/>
          <w:numId w:val="12"/>
        </w:numPr>
      </w:pPr>
      <w:r>
        <w:lastRenderedPageBreak/>
        <w:t>Mean across the five primary judges (Haiku, Sonnet, Opus, GPT-4o, GPT-5.4). A separate 7-judge mean including Gemini Flash and Gemini Pro is computed and reported as a sensitivity check.</w:t>
      </w:r>
    </w:p>
    <w:p w14:paraId="69159F76" w14:textId="77777777" w:rsidR="006B304D" w:rsidRDefault="00000000">
      <w:pPr>
        <w:pStyle w:val="Compact"/>
        <w:numPr>
          <w:ilvl w:val="0"/>
          <w:numId w:val="12"/>
        </w:numPr>
      </w:pPr>
      <w:r>
        <w:t>Unit of inference: subject.</w:t>
      </w:r>
    </w:p>
    <w:p w14:paraId="7D9361BB" w14:textId="77777777" w:rsidR="006B304D" w:rsidRDefault="00000000">
      <w:pPr>
        <w:pStyle w:val="FirstParagraph"/>
      </w:pPr>
      <w:r>
        <w:t>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p w14:paraId="1A194A68" w14:textId="77777777" w:rsidR="006B304D" w:rsidRDefault="00000000">
      <w:pPr>
        <w:pStyle w:val="Heading3"/>
      </w:pPr>
      <w:bookmarkStart w:id="399" w:name="_Toc228182806"/>
      <w:bookmarkStart w:id="400" w:name="sec-3-7-6"/>
      <w:bookmarkEnd w:id="398"/>
      <w:commentRangeStart w:id="401"/>
      <w:r>
        <w:t>3.7.6 Rubric-handling limitations (validity audit)</w:t>
      </w:r>
      <w:bookmarkEnd w:id="399"/>
      <w:commentRangeEnd w:id="401"/>
      <w:r w:rsidR="000E7342">
        <w:rPr>
          <w:rStyle w:val="CommentReference"/>
          <w:sz w:val="24"/>
          <w:szCs w:val="24"/>
        </w:rPr>
        <w:commentReference w:id="401"/>
      </w:r>
    </w:p>
    <w:p w14:paraId="57483AD7" w14:textId="77777777" w:rsidR="006B304D" w:rsidRDefault="00000000">
      <w:pPr>
        <w:pStyle w:val="FirstParagraph"/>
      </w:pPr>
      <w:r>
        <w:t>A direct inspection of the response text against the 5-judge primary scores surfaced two rubric-handling limitations that any reader of the §4 numbers should keep in mind. Both were identified by a post-hoc audit (</w:t>
      </w:r>
      <w:r>
        <w:rPr>
          <w:rStyle w:val="VerbatimChar"/>
        </w:rPr>
        <w:t>scripts/audit_low_end_inflation.py</w:t>
      </w:r>
      <w:r>
        <w:t xml:space="preserve">; the numeric breakdowns below are produced by that script directly, and the raw per-response classifications live in the judgment and response JSONs under </w:t>
      </w:r>
      <w:r>
        <w:rPr>
          <w:rStyle w:val="VerbatimChar"/>
        </w:rPr>
        <w:t>results/global_&lt;subject&gt;/</w:t>
      </w:r>
      <w:r>
        <w:t xml:space="preserve"> for independent reproduction).</w:t>
      </w:r>
    </w:p>
    <w:p w14:paraId="090639C1" w14:textId="77777777" w:rsidR="006B304D" w:rsidRDefault="00000000">
      <w:pPr>
        <w:pStyle w:val="BodyText"/>
      </w:pPr>
      <w:r>
        <w:rPr>
          <w:b/>
          <w:bCs/>
        </w:rPr>
        <w:t>Abstention is not cleanly distinguished from wrong prediction.</w:t>
      </w:r>
      <w:r>
        <w:t xml:space="preserve"> The rubric’s lowest anchor, “refuses or off-base,” lumps together two different behaviors: honest refusal to predict when the context does not support a prediction, and a substantively wrong prediction. Across 192 responses that match abstention patterns (phrases like “no specific information,” “I cannot confirm,” “would need additional context”) in the low-baseline slice, 82.8% scored in the 1.0-1.5 band as expected, but 9.4% scored at or above 2.0 and 3.2% scored at or above 3.0. The mean abstention score is 1.27. 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 </w:t>
      </w:r>
      <w:hyperlink w:anchor="sec-4-1">
        <w:r w:rsidR="006B304D">
          <w:rPr>
            <w:rStyle w:val="Hyperlink"/>
          </w:rPr>
          <w:t>§4.1</w:t>
        </w:r>
      </w:hyperlink>
      <w:r>
        <w:t>, Seacole Q2 at 2.80) and substantive prediction under the influence of a specification’s epistemic-integrity axioms can also be over-credited when the model flags its own epistemic limits (Hamerton Q21 at 4.00 under spec-induced abstention).</w:t>
      </w:r>
    </w:p>
    <w:p w14:paraId="4EE246F4" w14:textId="77777777" w:rsidR="006B304D" w:rsidRDefault="00000000">
      <w:pPr>
        <w:pStyle w:val="BodyText"/>
      </w:pPr>
      <w:r>
        <w:rPr>
          <w:b/>
          <w:bCs/>
        </w:rPr>
        <w:t>Length correlates with score in the baseline condition only.</w:t>
      </w:r>
      <w:r>
        <w:t xml:space="preserve"> Across 1,599 low-baseline responses, response length correlates with 5-judge primary score at r = 0.26. When decomposed by condition, the correlation is driven entirely by the no-context baseline (C5) at r = 0.604. Spec-containing and facts-containing conditions show near-zero correlation (spec alone C2a at r = 0.14, facts alone C4 at r = 0.01, facts + spec C4a at r = −0.01). Ultra-high responses (score ≥ 4.5) are not longer than mid-range responses on average (2,790 chars vs. 2,829 chars), so length inflation is not a general phenomenon across the rubric. The specific pattern is: </w:t>
      </w:r>
      <w:commentRangeStart w:id="402"/>
      <w:r>
        <w:rPr>
          <w:b/>
          <w:bCs/>
        </w:rPr>
        <w:t>verbose baseline responses (which tend to include more hedging, adjacent-fact recitation, and disambiguation offers) are scored more generously than short baseline refusals.</w:t>
      </w:r>
      <w:r>
        <w:t xml:space="preserve"> </w:t>
      </w:r>
      <w:commentRangeEnd w:id="402"/>
      <w:r w:rsidR="000E7342">
        <w:rPr>
          <w:rStyle w:val="CommentReference"/>
          <w:sz w:val="22"/>
          <w:szCs w:val="22"/>
        </w:rPr>
        <w:commentReference w:id="402"/>
      </w:r>
      <w:r>
        <w:t>The practical implication is that measured baseline scores slightly overestimate the no-context prediction accuracy. The spec-effect gap is larger than reported under strict rubric scoring, not smaller.</w:t>
      </w:r>
    </w:p>
    <w:p w14:paraId="59C8CE10" w14:textId="77777777" w:rsidR="006B304D" w:rsidRDefault="00000000">
      <w:pPr>
        <w:pStyle w:val="BodyText"/>
      </w:pPr>
      <w:r>
        <w:rPr>
          <w:b/>
          <w:bCs/>
        </w:rPr>
        <w:t>Per-judge strictness on abstentions.</w:t>
      </w:r>
      <w:r>
        <w:t xml:space="preserve"> 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14:paraId="07962A56" w14:textId="77777777" w:rsidR="006B304D" w:rsidRDefault="00000000">
      <w:pPr>
        <w:pStyle w:val="BodyText"/>
      </w:pPr>
      <w:r>
        <w:rPr>
          <w:b/>
          <w:bCs/>
        </w:rPr>
        <w:t>What this means for the reported effects.</w:t>
      </w:r>
      <w:r>
        <w:t xml:space="preserve"> Both limitations tighten the paper’s claims rather than weakening them. Abstention over-credit pulls the measured C5 baseline </w:t>
      </w:r>
      <w:r>
        <w:rPr>
          <w:i/>
          <w:iCs/>
        </w:rPr>
        <w:t>up</w:t>
      </w:r>
      <w:r>
        <w:t xml:space="preserve">,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w:t>
      </w:r>
      <w:r>
        <w:lastRenderedPageBreak/>
        <w:t>keep the analysis plan lock intact. §7 Future Work proposes a differentiated rubric that scores abstention as its own dimension and a length-controlled scoring protocol.</w:t>
      </w:r>
    </w:p>
    <w:p w14:paraId="26E2D5A6" w14:textId="77777777" w:rsidR="006B304D" w:rsidRDefault="00000000">
      <w:pPr>
        <w:pStyle w:val="BodyText"/>
      </w:pPr>
      <w:commentRangeStart w:id="403"/>
      <w:r>
        <w:rPr>
          <w:b/>
          <w:bCs/>
        </w:rPr>
        <w:t>Raw per-judge judgments</w:t>
      </w:r>
      <w:r>
        <w:t xml:space="preserve"> are in the public repository at </w:t>
      </w:r>
      <w:r>
        <w:rPr>
          <w:rStyle w:val="VerbatimChar"/>
        </w:rPr>
        <w:t>results/global_&lt;subject&gt;/*_judgments_&lt;judge&gt;.json</w:t>
      </w:r>
      <w:r>
        <w:t xml:space="preserve"> (and </w:t>
      </w:r>
      <w:r>
        <w:rPr>
          <w:rStyle w:val="VerbatimChar"/>
        </w:rPr>
        <w:t>judgments_v2.json</w:t>
      </w:r>
      <w:r>
        <w:t xml:space="preserve"> for the merged v2 set) for the 13 global subjects, </w:t>
      </w:r>
      <w:r>
        <w:rPr>
          <w:rStyle w:val="VerbatimChar"/>
        </w:rPr>
        <w:t>results/hamerton/*_judgments_&lt;judge&gt;.json</w:t>
      </w:r>
      <w:r>
        <w:t xml:space="preserve"> for Hamerton, and </w:t>
      </w:r>
      <w:r>
        <w:rPr>
          <w:rStyle w:val="VerbatimChar"/>
        </w:rPr>
        <w:t>results/franklin/*_judgments.json</w:t>
      </w:r>
      <w:r>
        <w:t xml:space="preserve"> plus </w:t>
      </w:r>
      <w:r>
        <w:rPr>
          <w:rStyle w:val="VerbatimChar"/>
        </w:rPr>
        <w:t>results/franklin_legacy_20260411/analysis/*_judgments.json</w:t>
      </w:r>
      <w:r>
        <w:t xml:space="preserve"> for Franklin. Memory-system per-judge judgments live at </w:t>
      </w:r>
      <w:r>
        <w:rPr>
          <w:rStyle w:val="VerbatimChar"/>
        </w:rPr>
        <w:t>results/global_&lt;subject&gt;/&lt;system&gt;_judgments_&lt;judge&gt;.json</w:t>
      </w:r>
      <w:r>
        <w:t xml:space="preserve"> (controlled) and </w:t>
      </w:r>
      <w:r>
        <w:rPr>
          <w:rStyle w:val="VerbatimChar"/>
        </w:rPr>
        <w:t>results/global_&lt;subject&gt;/&lt;system&gt;_fullpipeline_judgments_&lt;judge&gt;.json</w:t>
      </w:r>
      <w:r>
        <w:t xml:space="preserve"> (native) in the same flat per-subject directory. The class-level LLM-as-judge limitation that this methodology cannot fully address is treated in </w:t>
      </w:r>
      <w:hyperlink w:anchor="sec-6-2">
        <w:r w:rsidR="006B304D">
          <w:rPr>
            <w:rStyle w:val="Hyperlink"/>
          </w:rPr>
          <w:t>§6.2</w:t>
        </w:r>
      </w:hyperlink>
      <w:r>
        <w:t>.</w:t>
      </w:r>
      <w:commentRangeEnd w:id="403"/>
      <w:r w:rsidR="000E7342">
        <w:rPr>
          <w:rStyle w:val="CommentReference"/>
          <w:sz w:val="22"/>
          <w:szCs w:val="22"/>
        </w:rPr>
        <w:commentReference w:id="403"/>
      </w:r>
    </w:p>
    <w:p w14:paraId="672B01D1" w14:textId="77777777" w:rsidR="006B304D" w:rsidRDefault="00000000">
      <w:r>
        <w:pict w14:anchorId="0E4B6378">
          <v:rect id="_x0000_i1368" style="width:0;height:1.5pt" o:hralign="center" o:hrstd="t" o:hr="t"/>
        </w:pict>
      </w:r>
    </w:p>
    <w:p w14:paraId="77F197D3" w14:textId="77777777" w:rsidR="006B304D" w:rsidRDefault="00000000">
      <w:pPr>
        <w:pStyle w:val="Heading2"/>
      </w:pPr>
      <w:bookmarkStart w:id="404" w:name="_Toc228182807"/>
      <w:bookmarkStart w:id="405" w:name="results"/>
      <w:bookmarkEnd w:id="144"/>
      <w:bookmarkEnd w:id="400"/>
      <w:r>
        <w:t>4. Results</w:t>
      </w:r>
      <w:bookmarkEnd w:id="404"/>
    </w:p>
    <w:p w14:paraId="0A5A5EE2" w14:textId="77777777" w:rsidR="006B304D" w:rsidRDefault="00000000">
      <w:pPr>
        <w:pStyle w:val="CaptionedFigure"/>
      </w:pPr>
      <w:r>
        <w:rPr>
          <w:noProof/>
        </w:rPr>
        <w:drawing>
          <wp:inline distT="0" distB="0" distL="0" distR="0" wp14:anchorId="7D339F19" wp14:editId="406B7E3D">
            <wp:extent cx="5334000" cy="2837057"/>
            <wp:effectExtent l="0" t="0" r="0" b="0"/>
            <wp:docPr id="49" name="Picture" descr="Figure 5: Every context condition improves a clear majority of low-baseline questions over the no-context baseline; the specification alone matches the raw corpus’s improvement rate at one-tenth the context. Per-question outcome distribution (improved / tied / worsened, stacked bars) for each context condition (C2a spec, C4 facts, C8 raw corpus, C4a facts+spec) against the C5 baseline, on the 9 low-baseline subjects × 39 questions = 351 paired questions, 5-judge primary (§4.2.1). Improvement rates: C2a 70.9%, C4 72.9%, C8 78.3%, C4a 78.6%. Median Δ when improved = +1.00 rubric points; median Δ when worsened = −0.40. The metric guards against tiny-gain inflation."/>
            <wp:cNvGraphicFramePr/>
            <a:graphic xmlns:a="http://schemas.openxmlformats.org/drawingml/2006/main">
              <a:graphicData uri="http://schemas.openxmlformats.org/drawingml/2006/picture">
                <pic:pic xmlns:pic="http://schemas.openxmlformats.org/drawingml/2006/picture">
                  <pic:nvPicPr>
                    <pic:cNvPr id="50" name="Picture" descr="C:/Users/Aarik/Anthropic/memory-study-repo/figures/fig5_condition_effects_v3.png"/>
                    <pic:cNvPicPr>
                      <a:picLocks noChangeAspect="1" noChangeArrowheads="1"/>
                    </pic:cNvPicPr>
                  </pic:nvPicPr>
                  <pic:blipFill>
                    <a:blip r:embed="rId12"/>
                    <a:stretch>
                      <a:fillRect/>
                    </a:stretch>
                  </pic:blipFill>
                  <pic:spPr bwMode="auto">
                    <a:xfrm>
                      <a:off x="0" y="0"/>
                      <a:ext cx="5334000" cy="2837057"/>
                    </a:xfrm>
                    <a:prstGeom prst="rect">
                      <a:avLst/>
                    </a:prstGeom>
                    <a:noFill/>
                    <a:ln w="9525">
                      <a:noFill/>
                      <a:headEnd/>
                      <a:tailEnd/>
                    </a:ln>
                  </pic:spPr>
                </pic:pic>
              </a:graphicData>
            </a:graphic>
          </wp:inline>
        </w:drawing>
      </w:r>
    </w:p>
    <w:p w14:paraId="47F6C6DD" w14:textId="77777777" w:rsidR="006B304D" w:rsidRDefault="00000000">
      <w:pPr>
        <w:pStyle w:val="ImageCaption"/>
      </w:pPr>
      <w:commentRangeStart w:id="406"/>
      <w:r>
        <w:t>Figure 5: Every context condition improves a clear majority of low-baseline questions over the no-context baseline; the specification alone matches the raw corpus’s improvement rate at one-tenth the context. Per-question outcome distribution (improved / tied / worsened, stacked bars) for each context condition (C2a spec, C4 facts, C8 raw corpus, C4a facts+spec) against the C5 baseline, on the 9 low-baseline subjects × 39 questions = 351 paired questions, 5-judge primary (§4.2.1). Improvement rates: C2a 70.9%, C4 72.9%, C8 78.3%, C4a 78.6%. Median Δ when improved = +1.00 rubric points; median Δ when worsened = −0.40. The metric guards against tiny-gain inflation.</w:t>
      </w:r>
      <w:commentRangeEnd w:id="406"/>
      <w:r w:rsidR="000E7342">
        <w:rPr>
          <w:rStyle w:val="CommentReference"/>
          <w:sz w:val="22"/>
          <w:szCs w:val="22"/>
        </w:rPr>
        <w:commentReference w:id="406"/>
      </w:r>
    </w:p>
    <w:p w14:paraId="6137E00E" w14:textId="77777777" w:rsidR="006B304D" w:rsidRDefault="00000000">
      <w:pPr>
        <w:pStyle w:val="BodyText"/>
      </w:pPr>
      <w:r>
        <w:rPr>
          <w:i/>
          <w:iCs/>
        </w:rPr>
        <w:t>Figure 5: Every context condition improves a clear majority of low-baseline questions over the no-context baseline; the specification alone matches the raw corpus’s improvement rate at one-tenth the context. Per-question outcome distribution (improved / tied / worsened, stacked bars) for each context condition (C2a spec, C4 facts, C8 raw corpus, C4a facts+spec) against the C5 baseline, on the 9 low-baseline subjects × 39 questions = 351 paired questions, 5-judge primary (§4.2.1). Improvement rates: C2a 70.9%, C4 72.9%, C8 78.3%, C4a 78.6%. Median Δ when improved = +1.00 rubric points; median Δ when worsened = −0.40. The metric guards against tiny-gain inflation.</w:t>
      </w:r>
    </w:p>
    <w:p w14:paraId="379B55C6" w14:textId="77777777" w:rsidR="006B304D" w:rsidRDefault="00000000">
      <w:pPr>
        <w:pStyle w:val="BodyText"/>
      </w:pPr>
      <w:r>
        <w:lastRenderedPageBreak/>
        <w:t>This section reports the Behavioral Specification’s effect on behavioral prediction across six parts:</w:t>
      </w:r>
    </w:p>
    <w:p w14:paraId="5D365ADB" w14:textId="77777777" w:rsidR="006B304D" w:rsidRDefault="006B304D">
      <w:pPr>
        <w:pStyle w:val="Compact"/>
        <w:numPr>
          <w:ilvl w:val="0"/>
          <w:numId w:val="13"/>
        </w:numPr>
      </w:pPr>
      <w:hyperlink w:anchor="sec-4-1">
        <w:r>
          <w:rPr>
            <w:rStyle w:val="Hyperlink"/>
            <w:b/>
            <w:bCs/>
          </w:rPr>
          <w:t>§4.1</w:t>
        </w:r>
      </w:hyperlink>
      <w:r>
        <w:rPr>
          <w:b/>
          <w:bCs/>
        </w:rPr>
        <w:t>. The cross-subject gradient.</w:t>
      </w:r>
      <w:r>
        <w:t xml:space="preserve"> The primary result, across 14 subjects.</w:t>
      </w:r>
    </w:p>
    <w:p w14:paraId="094859CE" w14:textId="77777777" w:rsidR="006B304D" w:rsidRDefault="006B304D">
      <w:pPr>
        <w:pStyle w:val="Compact"/>
        <w:numPr>
          <w:ilvl w:val="0"/>
          <w:numId w:val="13"/>
        </w:numPr>
      </w:pPr>
      <w:hyperlink w:anchor="sec-4-2">
        <w:r>
          <w:rPr>
            <w:rStyle w:val="Hyperlink"/>
            <w:b/>
            <w:bCs/>
          </w:rPr>
          <w:t>§4.2</w:t>
        </w:r>
      </w:hyperlink>
      <w:r>
        <w:rPr>
          <w:b/>
          <w:bCs/>
        </w:rPr>
        <w:t>. Compression: structure vs. raw text.</w:t>
      </w:r>
      <w:r>
        <w:t xml:space="preserve"> Is the effect about structure or about information volume?</w:t>
      </w:r>
    </w:p>
    <w:p w14:paraId="37A9E9EF" w14:textId="77777777" w:rsidR="006B304D" w:rsidRDefault="006B304D">
      <w:pPr>
        <w:pStyle w:val="Compact"/>
        <w:numPr>
          <w:ilvl w:val="0"/>
          <w:numId w:val="13"/>
        </w:numPr>
      </w:pPr>
      <w:hyperlink w:anchor="sec-4-3">
        <w:r>
          <w:rPr>
            <w:rStyle w:val="Hyperlink"/>
            <w:b/>
            <w:bCs/>
          </w:rPr>
          <w:t>§4.3</w:t>
        </w:r>
      </w:hyperlink>
      <w:r>
        <w:rPr>
          <w:b/>
          <w:bCs/>
        </w:rPr>
        <w:t>. Mechanism: Content, Not Format.</w:t>
      </w:r>
      <w:r>
        <w:t xml:space="preserve"> Does the content of the correct specification drive the effect, or does any structured prompt?</w:t>
      </w:r>
    </w:p>
    <w:p w14:paraId="0C805536" w14:textId="77777777" w:rsidR="006B304D" w:rsidRDefault="006B304D">
      <w:pPr>
        <w:pStyle w:val="Compact"/>
        <w:numPr>
          <w:ilvl w:val="0"/>
          <w:numId w:val="13"/>
        </w:numPr>
      </w:pPr>
      <w:hyperlink w:anchor="sec-4-4">
        <w:r>
          <w:rPr>
            <w:rStyle w:val="Hyperlink"/>
            <w:b/>
            <w:bCs/>
          </w:rPr>
          <w:t>§4.4</w:t>
        </w:r>
      </w:hyperlink>
      <w:r>
        <w:rPr>
          <w:b/>
          <w:bCs/>
        </w:rPr>
        <w:t>. Memory-system composition.</w:t>
      </w:r>
      <w:r>
        <w:t xml:space="preserve"> Does the specification layer on top of existing commercial memory systems? Where does it help or hurt at the per-question level (</w:t>
      </w:r>
      <w:hyperlink w:anchor="sec-4-4-2">
        <w:r>
          <w:rPr>
            <w:rStyle w:val="Hyperlink"/>
          </w:rPr>
          <w:t>§4.4.2</w:t>
        </w:r>
      </w:hyperlink>
      <w:r>
        <w:t xml:space="preserve"> common mechanisms, </w:t>
      </w:r>
      <w:hyperlink w:anchor="sec-4-4-3">
        <w:r>
          <w:rPr>
            <w:rStyle w:val="Hyperlink"/>
          </w:rPr>
          <w:t>§4.4.3</w:t>
        </w:r>
      </w:hyperlink>
      <w:r>
        <w:t xml:space="preserve"> cross-system Keckley case)?</w:t>
      </w:r>
    </w:p>
    <w:p w14:paraId="3251B4DC" w14:textId="77777777" w:rsidR="006B304D" w:rsidRDefault="006B304D">
      <w:pPr>
        <w:pStyle w:val="Compact"/>
        <w:numPr>
          <w:ilvl w:val="0"/>
          <w:numId w:val="13"/>
        </w:numPr>
      </w:pPr>
      <w:hyperlink w:anchor="sec-4-5">
        <w:r>
          <w:rPr>
            <w:rStyle w:val="Hyperlink"/>
            <w:b/>
            <w:bCs/>
          </w:rPr>
          <w:t>§4.5</w:t>
        </w:r>
      </w:hyperlink>
      <w:r>
        <w:rPr>
          <w:b/>
          <w:bCs/>
        </w:rPr>
        <w:t>. Exploratory case study (Letta stateful-agent).</w:t>
      </w:r>
      <w:r>
        <w:t xml:space="preserve"> Brief summary in body; full case study in Appendix F. Post-hoc N=3 comparison; not a headline finding.</w:t>
      </w:r>
    </w:p>
    <w:p w14:paraId="03943743" w14:textId="77777777" w:rsidR="006B304D" w:rsidRDefault="006B304D">
      <w:pPr>
        <w:pStyle w:val="Compact"/>
        <w:numPr>
          <w:ilvl w:val="0"/>
          <w:numId w:val="13"/>
        </w:numPr>
      </w:pPr>
      <w:hyperlink w:anchor="sec-4-6">
        <w:r>
          <w:rPr>
            <w:rStyle w:val="Hyperlink"/>
            <w:b/>
            <w:bCs/>
          </w:rPr>
          <w:t>§4.6</w:t>
        </w:r>
      </w:hyperlink>
      <w:r>
        <w:rPr>
          <w:b/>
          <w:bCs/>
        </w:rPr>
        <w:t>. Robustness and sensitivity.</w:t>
      </w:r>
      <w:r>
        <w:t xml:space="preserve"> Cross-provider response generation, judge-panel sensitivity, and what these checks do not address.</w:t>
      </w:r>
    </w:p>
    <w:p w14:paraId="6818C8EC" w14:textId="77777777" w:rsidR="006B304D" w:rsidRDefault="00000000">
      <w:pPr>
        <w:pStyle w:val="FirstParagraph"/>
      </w:pPr>
      <w:r>
        <w:t xml:space="preserve">Every number in §4 uses the 5-judge primary aggregate defined in </w:t>
      </w:r>
      <w:hyperlink w:anchor="sec-3-7-2">
        <w:r w:rsidR="006B304D">
          <w:rPr>
            <w:rStyle w:val="Hyperlink"/>
          </w:rPr>
          <w:t>§3.7.2</w:t>
        </w:r>
      </w:hyperlink>
      <w:r>
        <w:t xml:space="preserve"> (Haiku 4.5, Sonnet 4.6, Opus 4.6, GPT-4o, GPT-5.4). The 7-judge sensitivity check (adding Gemini 2.5 Flash and Gemini 2.5 Pro) is reported in </w:t>
      </w:r>
      <w:hyperlink w:anchor="sec-4-6">
        <w:r w:rsidR="006B304D">
          <w:rPr>
            <w:rStyle w:val="Hyperlink"/>
          </w:rPr>
          <w:t>§4.6</w:t>
        </w:r>
      </w:hyperlink>
      <w:r>
        <w:t xml:space="preserve">. Score deltas are read through the anchor-crossing rule from </w:t>
      </w:r>
      <w:hyperlink w:anchor="sec-3-7-3">
        <w:r w:rsidR="006B304D">
          <w:rPr>
            <w:rStyle w:val="Hyperlink"/>
          </w:rPr>
          <w:t>§3.7.3</w:t>
        </w:r>
      </w:hyperlink>
      <w:r>
        <w:t>: a delta that crosses a rubric integer anchor is a stronger claim than one that stays inside a single anchor band.</w:t>
      </w:r>
    </w:p>
    <w:p w14:paraId="19E0FFCC" w14:textId="77777777" w:rsidR="006B304D" w:rsidRDefault="00000000">
      <w:pPr>
        <w:pStyle w:val="Heading3"/>
      </w:pPr>
      <w:bookmarkStart w:id="407" w:name="_Toc228182808"/>
      <w:bookmarkStart w:id="408" w:name="sec-4-1"/>
      <w:r>
        <w:t>4.1 The cross-subject gradient</w:t>
      </w:r>
      <w:bookmarkEnd w:id="407"/>
    </w:p>
    <w:p w14:paraId="67C1E476" w14:textId="77777777" w:rsidR="006B304D" w:rsidRDefault="00000000">
      <w:pPr>
        <w:pStyle w:val="CaptionedFigure"/>
      </w:pPr>
      <w:r>
        <w:rPr>
          <w:noProof/>
        </w:rPr>
        <w:drawing>
          <wp:inline distT="0" distB="0" distL="0" distR="0" wp14:anchorId="76D6C33F" wp14:editId="280D46F8">
            <wp:extent cx="5334000" cy="3191253"/>
            <wp:effectExtent l="0" t="0" r="0" b="0"/>
            <wp:docPr id="52" name="Picture" descr="Figure 4.1: The Behavioral Specification helps most where the model knows the subject least. Per-subject baseline (C5, x-axis) vs. specification lift over baseline (Δ_C4a = C4a − C5, y-axis) for all 14 historical subjects, with regression line. Slope −0.96, R² = 0.82 (§4.1). The 9 low-baseline subjects (C5 ≤ 2.0) all sit above zero in the upper-left; Franklin (C5 = 3.77, Δ = −0.13) anchors the lower-right where pretraining already covers the subject and the specification adds nothing."/>
            <wp:cNvGraphicFramePr/>
            <a:graphic xmlns:a="http://schemas.openxmlformats.org/drawingml/2006/main">
              <a:graphicData uri="http://schemas.openxmlformats.org/drawingml/2006/picture">
                <pic:pic xmlns:pic="http://schemas.openxmlformats.org/drawingml/2006/picture">
                  <pic:nvPicPr>
                    <pic:cNvPr id="53" name="Picture" descr="C:/Users/Aarik/Anthropic/memory-study-repo/figures/fig_4_1_gradient_scatter_v3.png"/>
                    <pic:cNvPicPr>
                      <a:picLocks noChangeAspect="1" noChangeArrowheads="1"/>
                    </pic:cNvPicPr>
                  </pic:nvPicPr>
                  <pic:blipFill>
                    <a:blip r:embed="rId13"/>
                    <a:stretch>
                      <a:fillRect/>
                    </a:stretch>
                  </pic:blipFill>
                  <pic:spPr bwMode="auto">
                    <a:xfrm>
                      <a:off x="0" y="0"/>
                      <a:ext cx="5334000" cy="3191253"/>
                    </a:xfrm>
                    <a:prstGeom prst="rect">
                      <a:avLst/>
                    </a:prstGeom>
                    <a:noFill/>
                    <a:ln w="9525">
                      <a:noFill/>
                      <a:headEnd/>
                      <a:tailEnd/>
                    </a:ln>
                  </pic:spPr>
                </pic:pic>
              </a:graphicData>
            </a:graphic>
          </wp:inline>
        </w:drawing>
      </w:r>
    </w:p>
    <w:p w14:paraId="14667B48" w14:textId="77777777" w:rsidR="006B304D" w:rsidRDefault="00000000">
      <w:pPr>
        <w:pStyle w:val="ImageCaption"/>
      </w:pPr>
      <w:commentRangeStart w:id="409"/>
      <w:r>
        <w:t>Figure 4.1</w:t>
      </w:r>
      <w:commentRangeEnd w:id="409"/>
      <w:r w:rsidR="000E7342">
        <w:rPr>
          <w:rStyle w:val="CommentReference"/>
          <w:sz w:val="22"/>
          <w:szCs w:val="22"/>
        </w:rPr>
        <w:commentReference w:id="409"/>
      </w:r>
      <w:r>
        <w:t>: The Behavioral Specification helps most where the model knows the subject least. Per-subject baseline (C5, x-axis) vs. specification lift over baseline (Δ_C4a = C4a − C5, y-axis) for all 14 historical subjects, with regression line. Slope −0.96, R² = 0.82 (§4.1). The 9 low-baseline subjects (C5 ≤ 2.0) all sit above zero in the upper-left; Franklin (C5 = 3.77, Δ = −0.13) anchors the lower-right where pretraining already covers the subject and the specification adds nothing.</w:t>
      </w:r>
    </w:p>
    <w:p w14:paraId="3A9428A9" w14:textId="69A9E653" w:rsidR="006B304D" w:rsidDel="0089449E" w:rsidRDefault="00000000">
      <w:pPr>
        <w:pStyle w:val="BodyText"/>
        <w:rPr>
          <w:del w:id="410" w:author="Aarik Gulaya [2]" w:date="2026-04-27T14:32:00Z" w16du:dateUtc="2026-04-27T21:32:00Z"/>
        </w:rPr>
      </w:pPr>
      <w:del w:id="411" w:author="Aarik Gulaya [2]" w:date="2026-04-27T14:32:00Z" w16du:dateUtc="2026-04-27T21:32:00Z">
        <w:r w:rsidDel="0089449E">
          <w:rPr>
            <w:i/>
            <w:iCs/>
          </w:rPr>
          <w:delText xml:space="preserve">Figure 4.1: The Behavioral Specification helps most where the model knows the subject least. Per-subject baseline (C5, x-axis) vs. specification lift over baseline (Δ_C4a = C4a − C5, y-axis) for all 14 historical subjects, with regression line. Slope −0.96, R² = 0.82 (§4.1). The 9 low-baseline subjects (C5 ≤ 2.0) all sit </w:delText>
        </w:r>
        <w:r w:rsidDel="0089449E">
          <w:rPr>
            <w:i/>
            <w:iCs/>
          </w:rPr>
          <w:lastRenderedPageBreak/>
          <w:delText>above zero in the upper-left; Franklin (C5 = 3.77, Δ = −0.13) anchors the lower-right where pretraining already covers the subject and the specification adds nothing.</w:delText>
        </w:r>
      </w:del>
    </w:p>
    <w:p w14:paraId="60E8BB60" w14:textId="77777777" w:rsidR="006B304D" w:rsidRDefault="00000000">
      <w:pPr>
        <w:pStyle w:val="BodyText"/>
      </w:pPr>
      <w:r>
        <w:rPr>
          <w:b/>
          <w:bCs/>
        </w:rPr>
        <w:t>Hypotheses tested in this section</w:t>
      </w:r>
      <w:r>
        <w:t xml:space="preserve"> (from </w:t>
      </w:r>
      <w:hyperlink w:anchor="sec-1-2">
        <w:r w:rsidR="006B304D">
          <w:rPr>
            <w:rStyle w:val="Hyperlink"/>
          </w:rPr>
          <w:t>§1.2</w:t>
        </w:r>
      </w:hyperlink>
      <w:r>
        <w:t>): H1. Adding the specification improves prediction. H2. The effect is inversely proportional to the response model’s pretraining coverage. H2a (corollary, introduced here). On high-baseline subjects, the specification does not add value and mildly interferes.</w:t>
      </w:r>
    </w:p>
    <w:p w14:paraId="5B6945DD" w14:textId="77777777" w:rsidR="006B304D" w:rsidRDefault="00000000">
      <w:r>
        <w:pict w14:anchorId="20684DF8">
          <v:rect id="_x0000_i1369" style="width:0;height:1.5pt" o:hralign="center" o:hrstd="t" o:hr="t"/>
        </w:pict>
      </w:r>
    </w:p>
    <w:p w14:paraId="70AA1004" w14:textId="77777777" w:rsidR="006B304D" w:rsidRDefault="00000000">
      <w:pPr>
        <w:pStyle w:val="FirstParagraph"/>
      </w:pPr>
      <w:commentRangeStart w:id="412"/>
      <w:r>
        <w:rPr>
          <w:b/>
          <w:bCs/>
        </w:rPr>
        <w:t>The structural finding.</w:t>
      </w:r>
      <w:r>
        <w:t xml:space="preserve"> The Behavioral Specification produces an answer of roughly uniform quality (mean C4a = 2.41 across all 14 subjects on the 1-5 rubric) regardless of where each subject’s no-context baseline sits. What varies subject-to-subject is the baseline, which spans from 1.02 to 2.77; the post-specification quality clusters tightly in the 2.0-2.7 band. </w:t>
      </w:r>
      <w:commentRangeEnd w:id="412"/>
      <w:r w:rsidR="000E7342">
        <w:rPr>
          <w:rStyle w:val="CommentReference"/>
          <w:sz w:val="22"/>
          <w:szCs w:val="22"/>
        </w:rPr>
        <w:commentReference w:id="412"/>
      </w:r>
      <w:r>
        <w:t>The visible “lift” (Δ_C4a = C4a − C5) is therefore mechanically largest where the floor is lowest, smallest where the floor is already at or above the spec’s operating quality. This is the gradient. The technical sensitivity that establishes it</w:t>
      </w:r>
      <w:commentRangeStart w:id="413"/>
      <w:r>
        <w:t xml:space="preserve"> (level regression of C4a on C5 produces a slope of +0.04, R² = 0.008; the change-score parameterization Δ_C4a on C5 has a slope of −0.96 dominated by the coupling identity slope_Δ = slope_level − 1) </w:t>
      </w:r>
      <w:commentRangeEnd w:id="413"/>
      <w:r w:rsidR="000E7342">
        <w:rPr>
          <w:rStyle w:val="CommentReference"/>
          <w:sz w:val="22"/>
          <w:szCs w:val="22"/>
        </w:rPr>
        <w:commentReference w:id="413"/>
      </w:r>
      <w:r>
        <w:t>is reported below as the third sensitivity block. The substantive read for the rest of §4: the specification works by lifting subjects toward a common operating quality, and the practical question is which subjects sit below that quality and need the lift. Living users whose private reasoning is not in any training corpus sit at or near the rubric floor by construction (</w:t>
      </w:r>
      <w:hyperlink w:anchor="sec-5-3">
        <w:r w:rsidR="006B304D">
          <w:rPr>
            <w:rStyle w:val="Hyperlink"/>
          </w:rPr>
          <w:t>§5.3</w:t>
        </w:r>
      </w:hyperlink>
      <w:r>
        <w:t>); they are the subjects for whom the lift is largest and the spec is most needed.</w:t>
      </w:r>
    </w:p>
    <w:p w14:paraId="47355666" w14:textId="77777777" w:rsidR="006B304D" w:rsidRDefault="00000000">
      <w:r>
        <w:pict w14:anchorId="5C83ED92">
          <v:rect id="_x0000_i1370" style="width:0;height:1.5pt" o:hralign="center" o:hrstd="t" o:hr="t"/>
        </w:pict>
      </w:r>
    </w:p>
    <w:p w14:paraId="64406516" w14:textId="77777777" w:rsidR="006B304D" w:rsidRDefault="00000000">
      <w:pPr>
        <w:pStyle w:val="FirstParagraph"/>
      </w:pPr>
      <w:commentRangeStart w:id="414"/>
      <w:r>
        <w:rPr>
          <w:b/>
          <w:bCs/>
        </w:rPr>
        <w:t>Adding a Behavioral Specification changes the category of answer the AI produces, not just the number attached to it.</w:t>
      </w:r>
      <w:r>
        <w:t xml:space="preserve"> </w:t>
      </w:r>
      <w:commentRangeEnd w:id="414"/>
      <w:r w:rsidR="000E7342">
        <w:rPr>
          <w:rStyle w:val="CommentReference"/>
          <w:sz w:val="22"/>
          <w:szCs w:val="22"/>
        </w:rPr>
        <w:commentReference w:id="414"/>
      </w:r>
      <w:r>
        <w:t xml:space="preserve">On the 9 subjects whose pretraining baseline sits at or below 2.0 on the 1-5 rubric (the population of relevance from </w:t>
      </w:r>
      <w:hyperlink w:anchor="sec-3-2-1">
        <w:r w:rsidR="006B304D">
          <w:rPr>
            <w:rStyle w:val="Hyperlink"/>
          </w:rPr>
          <w:t>§3.2.1</w:t>
        </w:r>
      </w:hyperlink>
      <w:r>
        <w:t xml:space="preserve">), every one of the 9 improves when the specification is added to the full fact set. None declines. Mean score lift: </w:t>
      </w:r>
      <w:r>
        <w:rPr>
          <w:b/>
          <w:bCs/>
        </w:rPr>
        <w:t>+0.89 points</w:t>
      </w:r>
      <w:r>
        <w:t>.</w:t>
      </w:r>
    </w:p>
    <w:p w14:paraId="1572FBA0" w14:textId="77777777" w:rsidR="006B304D" w:rsidRDefault="00000000">
      <w:pPr>
        <w:pStyle w:val="BodyText"/>
      </w:pPr>
      <w:r>
        <w:t xml:space="preserve">The mean number hides what is happening at the response level. </w:t>
      </w:r>
      <w:r>
        <w:rPr>
          <w:b/>
          <w:bCs/>
        </w:rPr>
        <w:t>Of the 351 individual responses in the low-baseline slice, 55.0% crossed at least one rubric integer anchor upward when the specification was added.</w:t>
      </w:r>
      <w:r>
        <w:t xml:space="preserve"> The AI’s answer moved from one category of response to a qualitatively different category.</w:t>
      </w:r>
    </w:p>
    <w:tbl>
      <w:tblPr>
        <w:tblStyle w:val="Table"/>
        <w:tblW w:w="5000" w:type="pct"/>
        <w:tblLayout w:type="fixed"/>
        <w:tblLook w:val="0020" w:firstRow="1" w:lastRow="0" w:firstColumn="0" w:lastColumn="0" w:noHBand="0" w:noVBand="0"/>
      </w:tblPr>
      <w:tblGrid>
        <w:gridCol w:w="2873"/>
        <w:gridCol w:w="3830"/>
        <w:gridCol w:w="2873"/>
      </w:tblGrid>
      <w:tr w:rsidR="006B304D" w14:paraId="4B2277C5"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376" w:type="dxa"/>
          </w:tcPr>
          <w:p w14:paraId="772BDB8C" w14:textId="77777777" w:rsidR="006B304D" w:rsidRDefault="00000000">
            <w:pPr>
              <w:pStyle w:val="Compact"/>
            </w:pPr>
            <w:r>
              <w:t>Transition</w:t>
            </w:r>
          </w:p>
        </w:tc>
        <w:tc>
          <w:tcPr>
            <w:tcW w:w="3168" w:type="dxa"/>
          </w:tcPr>
          <w:p w14:paraId="6892936D" w14:textId="77777777" w:rsidR="006B304D" w:rsidRDefault="00000000">
            <w:pPr>
              <w:pStyle w:val="Compact"/>
              <w:jc w:val="right"/>
            </w:pPr>
            <w:r>
              <w:t>% of responses</w:t>
            </w:r>
          </w:p>
        </w:tc>
        <w:tc>
          <w:tcPr>
            <w:tcW w:w="2376" w:type="dxa"/>
          </w:tcPr>
          <w:p w14:paraId="5A2EA951" w14:textId="77777777" w:rsidR="006B304D" w:rsidRDefault="00000000">
            <w:pPr>
              <w:pStyle w:val="Compact"/>
            </w:pPr>
            <w:r>
              <w:t>What this means in plain terms</w:t>
            </w:r>
          </w:p>
        </w:tc>
      </w:tr>
      <w:tr w:rsidR="006B304D" w14:paraId="05C15732" w14:textId="77777777">
        <w:tc>
          <w:tcPr>
            <w:tcW w:w="2376" w:type="dxa"/>
          </w:tcPr>
          <w:p w14:paraId="04599743" w14:textId="77777777" w:rsidR="006B304D" w:rsidRDefault="00000000">
            <w:pPr>
              <w:pStyle w:val="Compact"/>
            </w:pPr>
            <w:r>
              <w:t>1 → 2</w:t>
            </w:r>
          </w:p>
        </w:tc>
        <w:tc>
          <w:tcPr>
            <w:tcW w:w="3168" w:type="dxa"/>
          </w:tcPr>
          <w:p w14:paraId="7C0C9EE2" w14:textId="77777777" w:rsidR="006B304D" w:rsidRDefault="00000000">
            <w:pPr>
              <w:pStyle w:val="Compact"/>
              <w:jc w:val="right"/>
            </w:pPr>
            <w:r>
              <w:rPr>
                <w:b/>
                <w:bCs/>
              </w:rPr>
              <w:t>33.3%</w:t>
            </w:r>
          </w:p>
        </w:tc>
        <w:tc>
          <w:tcPr>
            <w:tcW w:w="2376" w:type="dxa"/>
          </w:tcPr>
          <w:p w14:paraId="0B383120" w14:textId="77777777" w:rsidR="006B304D" w:rsidRDefault="00000000">
            <w:pPr>
              <w:pStyle w:val="Compact"/>
            </w:pPr>
            <w:r>
              <w:t>Refusal or off-base → generic engagement with the question</w:t>
            </w:r>
          </w:p>
        </w:tc>
      </w:tr>
      <w:tr w:rsidR="006B304D" w14:paraId="6DFE6889" w14:textId="77777777">
        <w:tc>
          <w:tcPr>
            <w:tcW w:w="2376" w:type="dxa"/>
          </w:tcPr>
          <w:p w14:paraId="653ABFFA" w14:textId="77777777" w:rsidR="006B304D" w:rsidRDefault="00000000">
            <w:pPr>
              <w:pStyle w:val="Compact"/>
            </w:pPr>
            <w:r>
              <w:t>1 → 3</w:t>
            </w:r>
          </w:p>
        </w:tc>
        <w:tc>
          <w:tcPr>
            <w:tcW w:w="3168" w:type="dxa"/>
          </w:tcPr>
          <w:p w14:paraId="19E3B71C" w14:textId="77777777" w:rsidR="006B304D" w:rsidRDefault="00000000">
            <w:pPr>
              <w:pStyle w:val="Compact"/>
              <w:jc w:val="right"/>
            </w:pPr>
            <w:r>
              <w:t>12.3%</w:t>
            </w:r>
          </w:p>
        </w:tc>
        <w:tc>
          <w:tcPr>
            <w:tcW w:w="2376" w:type="dxa"/>
          </w:tcPr>
          <w:p w14:paraId="4FF4661E" w14:textId="77777777" w:rsidR="006B304D" w:rsidRDefault="00000000">
            <w:pPr>
              <w:pStyle w:val="Compact"/>
            </w:pPr>
            <w:r>
              <w:t>Refusal → partially-aligned prediction</w:t>
            </w:r>
          </w:p>
        </w:tc>
      </w:tr>
      <w:tr w:rsidR="006B304D" w14:paraId="321D3EA3" w14:textId="77777777">
        <w:tc>
          <w:tcPr>
            <w:tcW w:w="2376" w:type="dxa"/>
          </w:tcPr>
          <w:p w14:paraId="53FD2F3A" w14:textId="77777777" w:rsidR="006B304D" w:rsidRDefault="00000000">
            <w:pPr>
              <w:pStyle w:val="Compact"/>
            </w:pPr>
            <w:r>
              <w:t>1 → 4</w:t>
            </w:r>
          </w:p>
        </w:tc>
        <w:tc>
          <w:tcPr>
            <w:tcW w:w="3168" w:type="dxa"/>
          </w:tcPr>
          <w:p w14:paraId="3309ADCC" w14:textId="77777777" w:rsidR="006B304D" w:rsidRDefault="00000000">
            <w:pPr>
              <w:pStyle w:val="Compact"/>
              <w:jc w:val="right"/>
            </w:pPr>
            <w:r>
              <w:t>4.8%</w:t>
            </w:r>
          </w:p>
        </w:tc>
        <w:tc>
          <w:tcPr>
            <w:tcW w:w="2376" w:type="dxa"/>
          </w:tcPr>
          <w:p w14:paraId="155D29E7" w14:textId="77777777" w:rsidR="006B304D" w:rsidRDefault="00000000">
            <w:pPr>
              <w:pStyle w:val="Compact"/>
            </w:pPr>
            <w:r>
              <w:t>Refusal → substantively-aligned prediction</w:t>
            </w:r>
          </w:p>
        </w:tc>
      </w:tr>
      <w:tr w:rsidR="006B304D" w14:paraId="1B4CE4BF" w14:textId="77777777">
        <w:tc>
          <w:tcPr>
            <w:tcW w:w="2376" w:type="dxa"/>
          </w:tcPr>
          <w:p w14:paraId="26F8C424" w14:textId="77777777" w:rsidR="006B304D" w:rsidRDefault="00000000">
            <w:pPr>
              <w:pStyle w:val="Compact"/>
            </w:pPr>
            <w:r>
              <w:t>1 → 5</w:t>
            </w:r>
          </w:p>
        </w:tc>
        <w:tc>
          <w:tcPr>
            <w:tcW w:w="3168" w:type="dxa"/>
          </w:tcPr>
          <w:p w14:paraId="30895326" w14:textId="77777777" w:rsidR="006B304D" w:rsidRDefault="00000000">
            <w:pPr>
              <w:pStyle w:val="Compact"/>
              <w:jc w:val="right"/>
            </w:pPr>
            <w:r>
              <w:t>0.9%</w:t>
            </w:r>
          </w:p>
        </w:tc>
        <w:tc>
          <w:tcPr>
            <w:tcW w:w="2376" w:type="dxa"/>
          </w:tcPr>
          <w:p w14:paraId="1F47A9E1" w14:textId="77777777" w:rsidR="006B304D" w:rsidRDefault="00000000">
            <w:pPr>
              <w:pStyle w:val="Compact"/>
            </w:pPr>
            <w:r>
              <w:t>Refusal → fully matches the held-out pattern</w:t>
            </w:r>
          </w:p>
        </w:tc>
      </w:tr>
      <w:tr w:rsidR="006B304D" w14:paraId="3459CFA7" w14:textId="77777777">
        <w:tc>
          <w:tcPr>
            <w:tcW w:w="2376" w:type="dxa"/>
          </w:tcPr>
          <w:p w14:paraId="6FF03C37" w14:textId="77777777" w:rsidR="006B304D" w:rsidRDefault="00000000">
            <w:pPr>
              <w:pStyle w:val="Compact"/>
            </w:pPr>
            <w:r>
              <w:t>2 → 3</w:t>
            </w:r>
          </w:p>
        </w:tc>
        <w:tc>
          <w:tcPr>
            <w:tcW w:w="3168" w:type="dxa"/>
          </w:tcPr>
          <w:p w14:paraId="6E42F919" w14:textId="77777777" w:rsidR="006B304D" w:rsidRDefault="00000000">
            <w:pPr>
              <w:pStyle w:val="Compact"/>
              <w:jc w:val="right"/>
            </w:pPr>
            <w:r>
              <w:t>2.0%</w:t>
            </w:r>
          </w:p>
        </w:tc>
        <w:tc>
          <w:tcPr>
            <w:tcW w:w="2376" w:type="dxa"/>
          </w:tcPr>
          <w:p w14:paraId="1A5B1C4F" w14:textId="77777777" w:rsidR="006B304D" w:rsidRDefault="00000000">
            <w:pPr>
              <w:pStyle w:val="Compact"/>
            </w:pPr>
            <w:r>
              <w:t>Generic → subject-specific</w:t>
            </w:r>
          </w:p>
        </w:tc>
      </w:tr>
      <w:tr w:rsidR="006B304D" w14:paraId="579F0DD7" w14:textId="77777777">
        <w:tc>
          <w:tcPr>
            <w:tcW w:w="2376" w:type="dxa"/>
          </w:tcPr>
          <w:p w14:paraId="7480020C" w14:textId="77777777" w:rsidR="006B304D" w:rsidRDefault="00000000">
            <w:pPr>
              <w:pStyle w:val="Compact"/>
            </w:pPr>
            <w:r>
              <w:t>2 → 4</w:t>
            </w:r>
          </w:p>
        </w:tc>
        <w:tc>
          <w:tcPr>
            <w:tcW w:w="3168" w:type="dxa"/>
          </w:tcPr>
          <w:p w14:paraId="6DDB7207" w14:textId="77777777" w:rsidR="006B304D" w:rsidRDefault="00000000">
            <w:pPr>
              <w:pStyle w:val="Compact"/>
              <w:jc w:val="right"/>
            </w:pPr>
            <w:r>
              <w:t>0.3%</w:t>
            </w:r>
          </w:p>
        </w:tc>
        <w:tc>
          <w:tcPr>
            <w:tcW w:w="2376" w:type="dxa"/>
          </w:tcPr>
          <w:p w14:paraId="16B2777F" w14:textId="77777777" w:rsidR="006B304D" w:rsidRDefault="00000000">
            <w:pPr>
              <w:pStyle w:val="Compact"/>
            </w:pPr>
            <w:r>
              <w:t>Generic → substantively-aligned</w:t>
            </w:r>
          </w:p>
        </w:tc>
      </w:tr>
      <w:tr w:rsidR="006B304D" w14:paraId="7F399C42" w14:textId="77777777">
        <w:tc>
          <w:tcPr>
            <w:tcW w:w="2376" w:type="dxa"/>
          </w:tcPr>
          <w:p w14:paraId="0BE2CE9F" w14:textId="77777777" w:rsidR="006B304D" w:rsidRDefault="00000000">
            <w:pPr>
              <w:pStyle w:val="Compact"/>
            </w:pPr>
            <w:r>
              <w:t>3 → 4</w:t>
            </w:r>
          </w:p>
        </w:tc>
        <w:tc>
          <w:tcPr>
            <w:tcW w:w="3168" w:type="dxa"/>
          </w:tcPr>
          <w:p w14:paraId="171D5140" w14:textId="77777777" w:rsidR="006B304D" w:rsidRDefault="00000000">
            <w:pPr>
              <w:pStyle w:val="Compact"/>
              <w:jc w:val="right"/>
            </w:pPr>
            <w:r>
              <w:t>1.4%</w:t>
            </w:r>
          </w:p>
        </w:tc>
        <w:tc>
          <w:tcPr>
            <w:tcW w:w="2376" w:type="dxa"/>
          </w:tcPr>
          <w:p w14:paraId="5AC2D386" w14:textId="77777777" w:rsidR="006B304D" w:rsidRDefault="00000000">
            <w:pPr>
              <w:pStyle w:val="Compact"/>
            </w:pPr>
            <w:r>
              <w:t>Partially → substantively-aligned</w:t>
            </w:r>
          </w:p>
        </w:tc>
      </w:tr>
      <w:tr w:rsidR="006B304D" w14:paraId="692B9A7D" w14:textId="77777777">
        <w:tc>
          <w:tcPr>
            <w:tcW w:w="2376" w:type="dxa"/>
          </w:tcPr>
          <w:p w14:paraId="602C9559" w14:textId="77777777" w:rsidR="006B304D" w:rsidRDefault="00000000">
            <w:pPr>
              <w:pStyle w:val="Compact"/>
            </w:pPr>
            <w:r>
              <w:lastRenderedPageBreak/>
              <w:t>No upward crossing</w:t>
            </w:r>
          </w:p>
        </w:tc>
        <w:tc>
          <w:tcPr>
            <w:tcW w:w="3168" w:type="dxa"/>
          </w:tcPr>
          <w:p w14:paraId="296A5D76" w14:textId="77777777" w:rsidR="006B304D" w:rsidRDefault="00000000">
            <w:pPr>
              <w:pStyle w:val="Compact"/>
              <w:jc w:val="right"/>
            </w:pPr>
            <w:r>
              <w:t>38.2%</w:t>
            </w:r>
          </w:p>
        </w:tc>
        <w:tc>
          <w:tcPr>
            <w:tcW w:w="2376" w:type="dxa"/>
          </w:tcPr>
          <w:p w14:paraId="70904172" w14:textId="77777777" w:rsidR="006B304D" w:rsidRDefault="00000000">
            <w:pPr>
              <w:pStyle w:val="Compact"/>
            </w:pPr>
            <w:r>
              <w:t>Delta stayed inside a single anchor band</w:t>
            </w:r>
          </w:p>
        </w:tc>
      </w:tr>
      <w:tr w:rsidR="006B304D" w14:paraId="319C1F14" w14:textId="77777777">
        <w:tc>
          <w:tcPr>
            <w:tcW w:w="2376" w:type="dxa"/>
          </w:tcPr>
          <w:p w14:paraId="48D292CA" w14:textId="77777777" w:rsidR="006B304D" w:rsidRDefault="00000000">
            <w:pPr>
              <w:pStyle w:val="Compact"/>
            </w:pPr>
            <w:r>
              <w:t>Downward crossing</w:t>
            </w:r>
          </w:p>
        </w:tc>
        <w:tc>
          <w:tcPr>
            <w:tcW w:w="3168" w:type="dxa"/>
          </w:tcPr>
          <w:p w14:paraId="51562001" w14:textId="77777777" w:rsidR="006B304D" w:rsidRDefault="00000000">
            <w:pPr>
              <w:pStyle w:val="Compact"/>
              <w:jc w:val="right"/>
            </w:pPr>
            <w:r>
              <w:t>6.8%</w:t>
            </w:r>
          </w:p>
        </w:tc>
        <w:tc>
          <w:tcPr>
            <w:tcW w:w="2376" w:type="dxa"/>
          </w:tcPr>
          <w:p w14:paraId="7016B149" w14:textId="77777777" w:rsidR="006B304D" w:rsidRDefault="00000000">
            <w:pPr>
              <w:pStyle w:val="Compact"/>
            </w:pPr>
            <w:r>
              <w:t>Specification hurt the response</w:t>
            </w:r>
          </w:p>
        </w:tc>
      </w:tr>
    </w:tbl>
    <w:p w14:paraId="4D6108EC" w14:textId="77777777" w:rsidR="006B304D" w:rsidRDefault="00000000">
      <w:pPr>
        <w:pStyle w:val="BodyText"/>
      </w:pPr>
      <w:r>
        <w:t>One of every three low-baseline responses moves from “cannot engage” to actual engagement. Another one in five makes a larger jump. Only one response in fifteen gets worse.</w:t>
      </w:r>
    </w:p>
    <w:p w14:paraId="1EA02A97" w14:textId="77777777" w:rsidR="006B304D" w:rsidRDefault="00000000">
      <w:r>
        <w:pict w14:anchorId="4C3DE902">
          <v:rect id="_x0000_i1371" style="width:0;height:1.5pt" o:hralign="center" o:hrstd="t" o:hr="t"/>
        </w:pict>
      </w:r>
    </w:p>
    <w:p w14:paraId="018EA911" w14:textId="77777777" w:rsidR="006B304D" w:rsidRDefault="00000000">
      <w:pPr>
        <w:pStyle w:val="FirstParagraph"/>
      </w:pPr>
      <w:r>
        <w:rPr>
          <w:b/>
          <w:bCs/>
        </w:rPr>
        <w:t>Three representative examples below show the different ways the specification can help.</w:t>
      </w:r>
      <w:r>
        <w:t xml:space="preserve"> They are selected to show three distinct mechanisms the 6-provider collective review </w:t>
      </w:r>
      <w:commentRangeStart w:id="415"/>
      <w:r>
        <w:t>(</w:t>
      </w:r>
      <w:r>
        <w:rPr>
          <w:rStyle w:val="VerbatimChar"/>
        </w:rPr>
        <w:t>docs/reviews/s114_example_analysis_20260421_170720.md</w:t>
      </w:r>
      <w:r>
        <w:t xml:space="preserve">) </w:t>
      </w:r>
      <w:commentRangeEnd w:id="415"/>
      <w:r w:rsidR="000E7342">
        <w:rPr>
          <w:rStyle w:val="CommentReference"/>
          <w:sz w:val="22"/>
          <w:szCs w:val="22"/>
        </w:rPr>
        <w:commentReference w:id="415"/>
      </w:r>
      <w:r>
        <w:t>identified across the data. Hedge reduction is common but not the only thing going on. The specification also corrects wrong predictions in the opposite direction, and it enables interpretive inference from character patterns when retrieved facts are insufficient.</w:t>
      </w:r>
    </w:p>
    <w:p w14:paraId="58F8AC38" w14:textId="77777777" w:rsidR="006B304D" w:rsidRDefault="00000000">
      <w:pPr>
        <w:pStyle w:val="Heading3"/>
      </w:pPr>
      <w:bookmarkStart w:id="416" w:name="X1c8260443599e08b10a4497fa90c835c3272b69"/>
      <w:bookmarkStart w:id="417" w:name="_Toc228182809"/>
      <w:commentRangeStart w:id="418"/>
      <w:r>
        <w:t xml:space="preserve">Example A. Baseline to Facts + </w:t>
      </w:r>
      <w:commentRangeEnd w:id="418"/>
      <w:r w:rsidR="000E7342">
        <w:rPr>
          <w:rStyle w:val="CommentReference"/>
          <w:sz w:val="24"/>
          <w:szCs w:val="24"/>
        </w:rPr>
        <w:commentReference w:id="418"/>
      </w:r>
      <w:r>
        <w:t>Spec: identity disambiguation + interpretive inference</w:t>
      </w:r>
      <w:bookmarkEnd w:id="416"/>
      <w:bookmarkEnd w:id="417"/>
    </w:p>
    <w:p w14:paraId="56F3BF47" w14:textId="77777777" w:rsidR="006B304D" w:rsidRDefault="00000000">
      <w:pPr>
        <w:pStyle w:val="BlockText"/>
      </w:pPr>
      <w:r>
        <w:rPr>
          <w:b/>
          <w:bCs/>
        </w:rPr>
        <w:t>Subject:</w:t>
      </w:r>
      <w:r>
        <w:t xml:space="preserve"> Georg Ebers. </w:t>
      </w:r>
      <w:r>
        <w:rPr>
          <w:b/>
          <w:bCs/>
        </w:rPr>
        <w:t>Battery question (Q7):</w:t>
      </w:r>
      <w:r>
        <w:t xml:space="preserve"> </w:t>
      </w:r>
      <w:r>
        <w:rPr>
          <w:i/>
          <w:iCs/>
        </w:rPr>
        <w:t>“How would Ebers characterize the relationship between self-sacrifice and the success of an educational institution?”</w:t>
      </w:r>
    </w:p>
    <w:p w14:paraId="5FFDF16A" w14:textId="77777777" w:rsidR="006B304D" w:rsidRDefault="00000000">
      <w:pPr>
        <w:pStyle w:val="BlockText"/>
      </w:pPr>
      <w:r>
        <w:rPr>
          <w:b/>
          <w:bCs/>
        </w:rPr>
        <w:t>Ground truth (held-out, what Ebers actually wrote):</w:t>
      </w:r>
      <w:r>
        <w:t xml:space="preserve"> </w:t>
      </w:r>
      <w:r>
        <w:rPr>
          <w:i/>
          <w:iCs/>
        </w:rPr>
        <w:t>“A work is established here which must be built by the hand of God! Implicit devotion and self-sacrifice are needed.”</w:t>
      </w:r>
    </w:p>
    <w:p w14:paraId="2C235B8E" w14:textId="77777777" w:rsidR="006B304D" w:rsidRDefault="00000000">
      <w:pPr>
        <w:pStyle w:val="BlockText"/>
      </w:pPr>
      <w:r>
        <w:rPr>
          <w:b/>
          <w:bCs/>
        </w:rPr>
        <w:t>Baseline response (C5, no context, 5-judge mean 1.20):</w:t>
      </w:r>
    </w:p>
    <w:p w14:paraId="637C2D93" w14:textId="77777777" w:rsidR="006B304D" w:rsidRDefault="00000000">
      <w:pPr>
        <w:pStyle w:val="BlockText"/>
      </w:pPr>
      <w:r>
        <w:rPr>
          <w:i/>
          <w:iCs/>
        </w:rPr>
        <w:t>“I don’t have specific information about Ebers’s characterization of this relationship in my training data. To give you an accurate answer, I would need to know: 1. Which Ebers you’re referring to — there are several notable figures with this surname in educational contexts…”</w:t>
      </w:r>
    </w:p>
    <w:p w14:paraId="2DED5C2F" w14:textId="77777777" w:rsidR="006B304D" w:rsidRDefault="00000000">
      <w:pPr>
        <w:pStyle w:val="BlockText"/>
      </w:pPr>
      <w:r>
        <w:rPr>
          <w:b/>
          <w:bCs/>
        </w:rPr>
        <w:t>With specification + facts (C4a, 5-judge mean 3.60):</w:t>
      </w:r>
    </w:p>
    <w:p w14:paraId="05F6539D" w14:textId="77777777" w:rsidR="006B304D" w:rsidRDefault="00000000">
      <w:pPr>
        <w:pStyle w:val="BlockText"/>
      </w:pPr>
      <w:r>
        <w:rPr>
          <w:i/>
          <w:iCs/>
        </w:rPr>
        <w:t>“Based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14:paraId="55F26E06" w14:textId="77777777" w:rsidR="006B304D" w:rsidRDefault="00000000">
      <w:pPr>
        <w:pStyle w:val="BlockText"/>
      </w:pPr>
      <w:r>
        <w:rPr>
          <w:b/>
          <w:bCs/>
        </w:rPr>
        <w:t>What the specification did.</w:t>
      </w:r>
      <w:r>
        <w:t xml:space="preserve"> The baseline failed to identify which Ebers was being asked about and refused to predict. The specification resolved the identity question and enabled a substantive interpretive claim (“constitutive, not instrumental”) that the ground truth passage confirms. The collective review panel identified this as a mix of identity disambiguation and interpretive inference from character.</w:t>
      </w:r>
    </w:p>
    <w:p w14:paraId="5073BAAA" w14:textId="77777777" w:rsidR="006B304D" w:rsidRDefault="00000000">
      <w:pPr>
        <w:pStyle w:val="Heading3"/>
      </w:pPr>
      <w:bookmarkStart w:id="419" w:name="X76b558ce505f9c62627be02573e619845b77b18"/>
      <w:bookmarkStart w:id="420" w:name="_Toc228182810"/>
      <w:commentRangeStart w:id="421"/>
      <w:r>
        <w:t>Example B. Facts to Facts + Spec: directional correction</w:t>
      </w:r>
      <w:bookmarkEnd w:id="419"/>
      <w:bookmarkEnd w:id="420"/>
      <w:commentRangeEnd w:id="421"/>
      <w:r w:rsidR="000E7342">
        <w:rPr>
          <w:rStyle w:val="CommentReference"/>
          <w:sz w:val="24"/>
          <w:szCs w:val="24"/>
        </w:rPr>
        <w:commentReference w:id="421"/>
      </w:r>
    </w:p>
    <w:p w14:paraId="02CCE779" w14:textId="77777777" w:rsidR="006B304D" w:rsidRDefault="00000000">
      <w:pPr>
        <w:pStyle w:val="BlockText"/>
      </w:pPr>
      <w:r>
        <w:rPr>
          <w:b/>
          <w:bCs/>
        </w:rPr>
        <w:t>Subject:</w:t>
      </w:r>
      <w:r>
        <w:t xml:space="preserve"> Bernal Diaz del Castillo. </w:t>
      </w:r>
      <w:r>
        <w:rPr>
          <w:b/>
          <w:bCs/>
        </w:rPr>
        <w:t>Battery question (Q16):</w:t>
      </w:r>
      <w:r>
        <w:t xml:space="preserve"> </w:t>
      </w:r>
      <w:r>
        <w:rPr>
          <w:i/>
          <w:iCs/>
        </w:rPr>
        <w:t>“When the commander is offered physical assistance during a strenuous activity, what behavior would the author expect from him?”</w:t>
      </w:r>
    </w:p>
    <w:p w14:paraId="09D8CD06" w14:textId="77777777" w:rsidR="006B304D" w:rsidRDefault="00000000">
      <w:pPr>
        <w:pStyle w:val="BlockText"/>
      </w:pPr>
      <w:r>
        <w:rPr>
          <w:b/>
          <w:bCs/>
        </w:rPr>
        <w:t>Ground truth:</w:t>
      </w:r>
      <w:r>
        <w:t xml:space="preserve"> </w:t>
      </w:r>
      <w:r>
        <w:rPr>
          <w:i/>
          <w:iCs/>
        </w:rPr>
        <w:t>“There were 114 steps to the summit, and, as they feared that Cortes would experience the same fatigue in mounting as Motecusuma had, they were going to assist him by taking hold of his arms. Cortes, however, refused.”</w:t>
      </w:r>
    </w:p>
    <w:p w14:paraId="5D3E1E45" w14:textId="77777777" w:rsidR="006B304D" w:rsidRDefault="00000000">
      <w:pPr>
        <w:pStyle w:val="BlockText"/>
      </w:pPr>
      <w:r>
        <w:rPr>
          <w:b/>
          <w:bCs/>
        </w:rPr>
        <w:t>With facts alone (C4, 5-judge mean 2.00):</w:t>
      </w:r>
    </w:p>
    <w:p w14:paraId="331C2BA7" w14:textId="77777777" w:rsidR="006B304D" w:rsidRDefault="00000000">
      <w:pPr>
        <w:pStyle w:val="BlockText"/>
      </w:pPr>
      <w:r>
        <w:rPr>
          <w:i/>
          <w:iCs/>
        </w:rPr>
        <w:lastRenderedPageBreak/>
        <w:t>“Based on the facts provided about Bernal Diaz del Castillo and his observations of Cortes, the author would expect the commander to accept and participate in the assistance while maintaining leadership and setting an example.”</w:t>
      </w:r>
    </w:p>
    <w:p w14:paraId="5AC3741E" w14:textId="77777777" w:rsidR="006B304D" w:rsidRDefault="00000000">
      <w:pPr>
        <w:pStyle w:val="BlockText"/>
      </w:pPr>
      <w:r>
        <w:rPr>
          <w:b/>
          <w:bCs/>
        </w:rPr>
        <w:t>With facts + specification (C4a, 5-judge mean 4.80):</w:t>
      </w:r>
    </w:p>
    <w:p w14:paraId="174A838F" w14:textId="77777777" w:rsidR="006B304D" w:rsidRDefault="00000000">
      <w:pPr>
        <w:pStyle w:val="BlockText"/>
      </w:pPr>
      <w:r>
        <w:rPr>
          <w:i/>
          <w:iCs/>
        </w:rPr>
        <w:t>“Based on the behavioral specification, when the commander is offered physical assistance during a strenuous activity, the author would expect Cortes to refuse the assistance and perform the labor himself, particularly if it serves a symbolic or morale-signaling purpose.”</w:t>
      </w:r>
    </w:p>
    <w:p w14:paraId="20A5C491" w14:textId="77777777" w:rsidR="006B304D" w:rsidRDefault="00000000">
      <w:pPr>
        <w:pStyle w:val="BlockText"/>
      </w:pPr>
      <w:r>
        <w:rPr>
          <w:b/>
          <w:bCs/>
        </w:rPr>
        <w:t>What the specification did.</w:t>
      </w:r>
      <w:r>
        <w:t xml:space="preserve"> 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 “good leaders accept help” default.</w:t>
      </w:r>
    </w:p>
    <w:p w14:paraId="1272AA52" w14:textId="77777777" w:rsidR="006B304D" w:rsidRDefault="00000000">
      <w:pPr>
        <w:pStyle w:val="Heading3"/>
      </w:pPr>
      <w:bookmarkStart w:id="422" w:name="X44a3d87f66cd5a723799d242ff41f87fe318a87"/>
      <w:bookmarkStart w:id="423" w:name="_Toc228182811"/>
      <w:commentRangeStart w:id="424"/>
      <w:r>
        <w:t>Example C. Facts to Facts + Spec: abstention becomes near-perfect inference</w:t>
      </w:r>
      <w:bookmarkEnd w:id="422"/>
      <w:bookmarkEnd w:id="423"/>
      <w:commentRangeEnd w:id="424"/>
      <w:r w:rsidR="000E7342">
        <w:rPr>
          <w:rStyle w:val="CommentReference"/>
          <w:sz w:val="24"/>
          <w:szCs w:val="24"/>
        </w:rPr>
        <w:commentReference w:id="424"/>
      </w:r>
    </w:p>
    <w:p w14:paraId="53FCD5BE" w14:textId="77777777" w:rsidR="006B304D" w:rsidRDefault="00000000">
      <w:pPr>
        <w:pStyle w:val="BlockText"/>
      </w:pPr>
      <w:r>
        <w:rPr>
          <w:b/>
          <w:bCs/>
        </w:rPr>
        <w:t>Subject:</w:t>
      </w:r>
      <w:r>
        <w:t xml:space="preserve"> Mary Seacole. </w:t>
      </w:r>
      <w:r>
        <w:rPr>
          <w:b/>
          <w:bCs/>
        </w:rPr>
        <w:t>Battery question (Q2):</w:t>
      </w:r>
      <w:r>
        <w:t xml:space="preserve"> </w:t>
      </w:r>
      <w:r>
        <w:rPr>
          <w:i/>
          <w:iCs/>
        </w:rPr>
        <w:t>“How does Mary Seacole typically respond when a delirious patient mistakes her for a family member?”</w:t>
      </w:r>
    </w:p>
    <w:p w14:paraId="25A0BE94" w14:textId="77777777" w:rsidR="006B304D" w:rsidRDefault="00000000">
      <w:pPr>
        <w:pStyle w:val="BlockText"/>
      </w:pPr>
      <w:r>
        <w:rPr>
          <w:b/>
          <w:bCs/>
        </w:rPr>
        <w:t>Ground truth:</w:t>
      </w:r>
      <w:r>
        <w:t xml:space="preserve"> </w:t>
      </w:r>
      <w:r>
        <w:rPr>
          <w:i/>
          <w:iCs/>
        </w:rPr>
        <w:t>“Poor fellow! I could not undeceive him. I think the fancy happily caused by the touch of a woman’s hand soothed his dying hour.”</w:t>
      </w:r>
    </w:p>
    <w:p w14:paraId="22BC0477" w14:textId="77777777" w:rsidR="006B304D" w:rsidRDefault="00000000">
      <w:pPr>
        <w:pStyle w:val="BlockText"/>
      </w:pPr>
      <w:r>
        <w:rPr>
          <w:b/>
          <w:bCs/>
        </w:rPr>
        <w:t>With facts alone (C4, 5-judge mean 2.80).</w:t>
      </w:r>
      <w:r>
        <w:t xml:space="preserve"> Effectively a non-answer:</w:t>
      </w:r>
    </w:p>
    <w:p w14:paraId="220414C3" w14:textId="77777777" w:rsidR="006B304D" w:rsidRDefault="00000000">
      <w:pPr>
        <w:pStyle w:val="BlockText"/>
      </w:pPr>
      <w:r>
        <w:rPr>
          <w:i/>
          <w:iCs/>
        </w:rPr>
        <w:t xml:space="preserve">“Based on the complete set of facts provided, there is </w:t>
      </w:r>
      <w:r>
        <w:rPr>
          <w:b/>
          <w:bCs/>
          <w:i/>
          <w:iCs/>
        </w:rPr>
        <w:t>no specific information</w:t>
      </w:r>
      <w:r>
        <w:rPr>
          <w:i/>
          <w:iCs/>
        </w:rPr>
        <w:t xml:space="preserve"> about how Mary Seacole typically responds when a delirious patient mistakes her for a family member. While the facts document many aspects of Mary Seacole’s nursing care and compassion… there is no explicit account of her reactions to delirious patients confusing her identity with their relatives. To answer this question accurately, one would need additional source material…”</w:t>
      </w:r>
    </w:p>
    <w:p w14:paraId="119D33EA" w14:textId="77777777" w:rsidR="006B304D" w:rsidRDefault="00000000">
      <w:pPr>
        <w:pStyle w:val="BlockText"/>
      </w:pPr>
      <w:r>
        <w:t>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 “right domain, declines to predict specifics” even when no prediction was actually made. Read the behavior, not the number: this is a refusal.</w:t>
      </w:r>
    </w:p>
    <w:p w14:paraId="56DD5EE4" w14:textId="77777777" w:rsidR="006B304D" w:rsidRDefault="00000000">
      <w:pPr>
        <w:pStyle w:val="BlockText"/>
      </w:pPr>
      <w:commentRangeStart w:id="425"/>
      <w:r>
        <w:rPr>
          <w:b/>
          <w:bCs/>
        </w:rPr>
        <w:t>With facts + specification (C4a, 5-judge mean 5.00).</w:t>
      </w:r>
      <w:r>
        <w:t xml:space="preserve"> </w:t>
      </w:r>
      <w:commentRangeEnd w:id="425"/>
      <w:r w:rsidR="000E7342">
        <w:rPr>
          <w:rStyle w:val="CommentReference"/>
          <w:sz w:val="22"/>
          <w:szCs w:val="22"/>
        </w:rPr>
        <w:commentReference w:id="425"/>
      </w:r>
      <w:r>
        <w:t>Near-perfect inference:</w:t>
      </w:r>
    </w:p>
    <w:p w14:paraId="058E243A" w14:textId="77777777" w:rsidR="006B304D" w:rsidRDefault="00000000">
      <w:pPr>
        <w:pStyle w:val="BlockText"/>
      </w:pPr>
      <w:r>
        <w:rPr>
          <w:i/>
          <w:iCs/>
        </w:rPr>
        <w:t>“Based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14:paraId="39107EEA" w14:textId="77777777" w:rsidR="006B304D" w:rsidRDefault="00000000">
      <w:pPr>
        <w:pStyle w:val="BlockText"/>
      </w:pPr>
      <w:r>
        <w:rPr>
          <w:b/>
          <w:bCs/>
        </w:rPr>
        <w:t>What the specification did.</w:t>
      </w:r>
      <w:r>
        <w:t xml:space="preserve"> The shift is from refusal-to-predict to a specific, accurate behavioral prediction that closely tracks Seacole’s verbatim held-out account </w:t>
      </w:r>
      <w:r>
        <w:rPr>
          <w:rStyle w:val="FootnoteReference"/>
        </w:rPr>
        <w:footnoteReference w:id="9"/>
      </w:r>
      <w:r>
        <w:t>. The specification enabled the model to generalize from Seacole’s established compassionate-caregiving pattern (documented in the facts but not explicitly mapped to this scenario) to the specific untested situation. The collective review panel unanimously identified this as interpretive inference beyond retrieved facts: a mechanism that retrieval alone cannot produce because it requires applying character-level pattern to novel situations.</w:t>
      </w:r>
    </w:p>
    <w:p w14:paraId="48E1B98A" w14:textId="77777777" w:rsidR="006B304D" w:rsidRDefault="00000000">
      <w:pPr>
        <w:pStyle w:val="BlockText"/>
      </w:pPr>
      <w:r>
        <w:rPr>
          <w:b/>
          <w:bCs/>
        </w:rPr>
        <w:lastRenderedPageBreak/>
        <w:t>A note on rubric handling of abstention.</w:t>
      </w:r>
      <w:r>
        <w:t xml:space="preserve"> The judge panel scored this abstention at 2.80, not at 1.00 (the rubric anchor for “refuses or off-base”).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w:t>
      </w:r>
      <w:hyperlink w:anchor="sec-1-3">
        <w:r w:rsidR="006B304D">
          <w:rPr>
            <w:rStyle w:val="Hyperlink"/>
          </w:rPr>
          <w:t>§1.3</w:t>
        </w:r>
      </w:hyperlink>
      <w:r>
        <w:t>’s Keckley Q21 example). The rubric does not cleanly distinguish abstention from wrong prediction, which softens the apparent magnitude of some effects in either direction. A differentiated rubric that scores abstention as its own dimension is flagged as follow-up in §7.</w:t>
      </w:r>
    </w:p>
    <w:p w14:paraId="1697B781" w14:textId="77777777" w:rsidR="006B304D" w:rsidRDefault="00000000">
      <w:r>
        <w:pict w14:anchorId="7E20CBF0">
          <v:rect id="_x0000_i1372" style="width:0;height:1.5pt" o:hralign="center" o:hrstd="t" o:hr="t"/>
        </w:pict>
      </w:r>
    </w:p>
    <w:p w14:paraId="55679792" w14:textId="77777777" w:rsidR="006B304D" w:rsidRDefault="00000000">
      <w:pPr>
        <w:pStyle w:val="FirstParagraph"/>
      </w:pPr>
      <w:commentRangeStart w:id="426"/>
      <w:r>
        <w:rPr>
          <w:b/>
          <w:bCs/>
        </w:rPr>
        <w:t>The improvement is not uniform across subjects. It depends on how much the AI already knows about the person.</w:t>
      </w:r>
      <w:r>
        <w:t xml:space="preserve"> </w:t>
      </w:r>
      <w:commentRangeEnd w:id="426"/>
      <w:r w:rsidR="000E7342">
        <w:rPr>
          <w:rStyle w:val="CommentReference"/>
          <w:sz w:val="22"/>
          <w:szCs w:val="22"/>
        </w:rPr>
        <w:commentReference w:id="426"/>
      </w:r>
      <w:r>
        <w:t>Plain version: the less the model’s pretraining has to work from, the more the specification can add. The more the model already knows, the less room the specification has to help, and on the highest-baseline subjects it can mildly hurt.</w:t>
      </w:r>
    </w:p>
    <w:p w14:paraId="022E8F5D" w14:textId="77777777" w:rsidR="006B304D" w:rsidRDefault="00000000">
      <w:pPr>
        <w:pStyle w:val="BodyText"/>
      </w:pPr>
      <w:r>
        <w:t>Linear regression of the facts-plus-specification effect against baseline:</w:t>
      </w:r>
    </w:p>
    <w:tbl>
      <w:tblPr>
        <w:tblStyle w:val="Table"/>
        <w:tblW w:w="0" w:type="auto"/>
        <w:tblLook w:val="0020" w:firstRow="1" w:lastRow="0" w:firstColumn="0" w:lastColumn="0" w:noHBand="0" w:noVBand="0"/>
      </w:tblPr>
      <w:tblGrid>
        <w:gridCol w:w="3475"/>
        <w:gridCol w:w="4206"/>
      </w:tblGrid>
      <w:tr w:rsidR="006B304D" w14:paraId="3BB1C65C"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4F3E95A9" w14:textId="77777777" w:rsidR="006B304D" w:rsidRDefault="00000000">
            <w:pPr>
              <w:pStyle w:val="Compact"/>
            </w:pPr>
            <w:r>
              <w:t>Statistical test</w:t>
            </w:r>
          </w:p>
        </w:tc>
        <w:tc>
          <w:tcPr>
            <w:tcW w:w="0" w:type="auto"/>
          </w:tcPr>
          <w:p w14:paraId="2F005B0D" w14:textId="77777777" w:rsidR="006B304D" w:rsidRDefault="00000000">
            <w:pPr>
              <w:pStyle w:val="Compact"/>
            </w:pPr>
            <w:r>
              <w:t>Value</w:t>
            </w:r>
          </w:p>
        </w:tc>
      </w:tr>
      <w:tr w:rsidR="006B304D" w14:paraId="06825C09" w14:textId="77777777">
        <w:tc>
          <w:tcPr>
            <w:tcW w:w="0" w:type="auto"/>
          </w:tcPr>
          <w:p w14:paraId="2E137996" w14:textId="77777777" w:rsidR="006B304D" w:rsidRDefault="00000000">
            <w:pPr>
              <w:pStyle w:val="Compact"/>
            </w:pPr>
            <w:r>
              <w:t>Regression slope (Δ_C4a vs. C5)</w:t>
            </w:r>
          </w:p>
        </w:tc>
        <w:tc>
          <w:tcPr>
            <w:tcW w:w="0" w:type="auto"/>
          </w:tcPr>
          <w:p w14:paraId="3C2C31E1" w14:textId="77777777" w:rsidR="006B304D" w:rsidRDefault="00000000">
            <w:pPr>
              <w:pStyle w:val="Compact"/>
            </w:pPr>
            <w:r>
              <w:rPr>
                <w:b/>
                <w:bCs/>
              </w:rPr>
              <w:t>−0.96</w:t>
            </w:r>
            <w:r>
              <w:t xml:space="preserve"> [95% CI −1.24, −0.67]</w:t>
            </w:r>
          </w:p>
        </w:tc>
      </w:tr>
      <w:tr w:rsidR="006B304D" w14:paraId="44760D99" w14:textId="77777777">
        <w:tc>
          <w:tcPr>
            <w:tcW w:w="0" w:type="auto"/>
          </w:tcPr>
          <w:p w14:paraId="521169D5" w14:textId="77777777" w:rsidR="006B304D" w:rsidRDefault="00000000">
            <w:pPr>
              <w:pStyle w:val="Compact"/>
            </w:pPr>
            <w:r>
              <w:t>R²</w:t>
            </w:r>
          </w:p>
        </w:tc>
        <w:tc>
          <w:tcPr>
            <w:tcW w:w="0" w:type="auto"/>
          </w:tcPr>
          <w:p w14:paraId="011602CC" w14:textId="77777777" w:rsidR="006B304D" w:rsidRDefault="00000000">
            <w:pPr>
              <w:pStyle w:val="Compact"/>
            </w:pPr>
            <w:r>
              <w:rPr>
                <w:b/>
                <w:bCs/>
              </w:rPr>
              <w:t>0.82</w:t>
            </w:r>
            <w:r>
              <w:t xml:space="preserve"> (82% of variance explained by baseline)</w:t>
            </w:r>
          </w:p>
        </w:tc>
      </w:tr>
      <w:tr w:rsidR="006B304D" w14:paraId="7740CBBB" w14:textId="77777777">
        <w:tc>
          <w:tcPr>
            <w:tcW w:w="0" w:type="auto"/>
          </w:tcPr>
          <w:p w14:paraId="7FF476FA" w14:textId="77777777" w:rsidR="006B304D" w:rsidRDefault="00000000">
            <w:pPr>
              <w:pStyle w:val="Compact"/>
            </w:pPr>
            <w:r>
              <w:t>Slope p-value</w:t>
            </w:r>
          </w:p>
        </w:tc>
        <w:tc>
          <w:tcPr>
            <w:tcW w:w="0" w:type="auto"/>
          </w:tcPr>
          <w:p w14:paraId="60855CAA" w14:textId="77777777" w:rsidR="006B304D" w:rsidRDefault="00000000">
            <w:pPr>
              <w:pStyle w:val="Compact"/>
            </w:pPr>
            <w:r>
              <w:rPr>
                <w:b/>
                <w:bCs/>
              </w:rPr>
              <w:t>&lt; 0.001</w:t>
            </w:r>
            <w:r>
              <w:t xml:space="preserve"> (p = 0.000009)</w:t>
            </w:r>
          </w:p>
        </w:tc>
      </w:tr>
      <w:tr w:rsidR="006B304D" w14:paraId="6D86426F" w14:textId="77777777">
        <w:tc>
          <w:tcPr>
            <w:tcW w:w="0" w:type="auto"/>
          </w:tcPr>
          <w:p w14:paraId="0BD4CD4E" w14:textId="77777777" w:rsidR="006B304D" w:rsidRDefault="00000000">
            <w:pPr>
              <w:pStyle w:val="Compact"/>
            </w:pPr>
            <w:r>
              <w:t>Correlation r</w:t>
            </w:r>
          </w:p>
        </w:tc>
        <w:tc>
          <w:tcPr>
            <w:tcW w:w="0" w:type="auto"/>
          </w:tcPr>
          <w:p w14:paraId="7DD4F349" w14:textId="77777777" w:rsidR="006B304D" w:rsidRDefault="00000000">
            <w:pPr>
              <w:pStyle w:val="Compact"/>
            </w:pPr>
            <w:r>
              <w:t>−0.90</w:t>
            </w:r>
          </w:p>
        </w:tc>
      </w:tr>
      <w:tr w:rsidR="006B304D" w14:paraId="23005ADD" w14:textId="77777777">
        <w:tc>
          <w:tcPr>
            <w:tcW w:w="0" w:type="auto"/>
          </w:tcPr>
          <w:p w14:paraId="52AF9389" w14:textId="77777777" w:rsidR="006B304D" w:rsidRDefault="00000000">
            <w:pPr>
              <w:pStyle w:val="Compact"/>
            </w:pPr>
            <w:r>
              <w:t>Wilcoxon signed-rank, C5 vs. C2a</w:t>
            </w:r>
          </w:p>
        </w:tc>
        <w:tc>
          <w:tcPr>
            <w:tcW w:w="0" w:type="auto"/>
          </w:tcPr>
          <w:p w14:paraId="34BBC84F" w14:textId="77777777" w:rsidR="006B304D" w:rsidRDefault="00000000">
            <w:pPr>
              <w:pStyle w:val="Compact"/>
            </w:pPr>
            <w:r>
              <w:t>W = 10, p = 0.005</w:t>
            </w:r>
          </w:p>
        </w:tc>
      </w:tr>
      <w:tr w:rsidR="006B304D" w14:paraId="22567C95" w14:textId="77777777">
        <w:tc>
          <w:tcPr>
            <w:tcW w:w="0" w:type="auto"/>
          </w:tcPr>
          <w:p w14:paraId="5FAA93CB" w14:textId="77777777" w:rsidR="006B304D" w:rsidRDefault="00000000">
            <w:pPr>
              <w:pStyle w:val="Compact"/>
            </w:pPr>
            <w:r>
              <w:t>Wilcoxon signed-rank, C5 vs. C4a</w:t>
            </w:r>
          </w:p>
        </w:tc>
        <w:tc>
          <w:tcPr>
            <w:tcW w:w="0" w:type="auto"/>
          </w:tcPr>
          <w:p w14:paraId="2DF4C5D6" w14:textId="77777777" w:rsidR="006B304D" w:rsidRDefault="00000000">
            <w:pPr>
              <w:pStyle w:val="Compact"/>
            </w:pPr>
            <w:r>
              <w:t>W = 11, p = 0.007</w:t>
            </w:r>
          </w:p>
        </w:tc>
      </w:tr>
      <w:tr w:rsidR="006B304D" w14:paraId="3E011296" w14:textId="77777777">
        <w:tc>
          <w:tcPr>
            <w:tcW w:w="0" w:type="auto"/>
          </w:tcPr>
          <w:p w14:paraId="6AF631CC" w14:textId="77777777" w:rsidR="006B304D" w:rsidRDefault="00000000">
            <w:pPr>
              <w:pStyle w:val="Compact"/>
            </w:pPr>
            <w:r>
              <w:t>Subjects with positive Δ_C4a</w:t>
            </w:r>
          </w:p>
        </w:tc>
        <w:tc>
          <w:tcPr>
            <w:tcW w:w="0" w:type="auto"/>
          </w:tcPr>
          <w:p w14:paraId="01E15EDE" w14:textId="77777777" w:rsidR="006B304D" w:rsidRDefault="00000000">
            <w:pPr>
              <w:pStyle w:val="Compact"/>
            </w:pPr>
            <w:r>
              <w:t>12 of 14</w:t>
            </w:r>
          </w:p>
        </w:tc>
      </w:tr>
      <w:tr w:rsidR="006B304D" w14:paraId="47A60B4C" w14:textId="77777777">
        <w:tc>
          <w:tcPr>
            <w:tcW w:w="0" w:type="auto"/>
          </w:tcPr>
          <w:p w14:paraId="4A32D737" w14:textId="77777777" w:rsidR="006B304D" w:rsidRDefault="00000000">
            <w:pPr>
              <w:pStyle w:val="Compact"/>
            </w:pPr>
            <w:r>
              <w:t>Low-baseline subjects (n=9) positive</w:t>
            </w:r>
          </w:p>
        </w:tc>
        <w:tc>
          <w:tcPr>
            <w:tcW w:w="0" w:type="auto"/>
          </w:tcPr>
          <w:p w14:paraId="1B7737D8" w14:textId="77777777" w:rsidR="006B304D" w:rsidRDefault="00000000">
            <w:pPr>
              <w:pStyle w:val="Compact"/>
            </w:pPr>
            <w:r>
              <w:t>9 of 9</w:t>
            </w:r>
          </w:p>
        </w:tc>
      </w:tr>
      <w:tr w:rsidR="006B304D" w14:paraId="316FA7DE" w14:textId="77777777">
        <w:tc>
          <w:tcPr>
            <w:tcW w:w="0" w:type="auto"/>
          </w:tcPr>
          <w:p w14:paraId="480C346E" w14:textId="77777777" w:rsidR="006B304D" w:rsidRDefault="00000000">
            <w:pPr>
              <w:pStyle w:val="Compact"/>
            </w:pPr>
            <w:r>
              <w:t>Low-baseline mean Δ_C4a</w:t>
            </w:r>
          </w:p>
        </w:tc>
        <w:tc>
          <w:tcPr>
            <w:tcW w:w="0" w:type="auto"/>
          </w:tcPr>
          <w:p w14:paraId="1744474A" w14:textId="77777777" w:rsidR="006B304D" w:rsidRDefault="00000000">
            <w:pPr>
              <w:pStyle w:val="Compact"/>
            </w:pPr>
            <w:r>
              <w:t>+0.89</w:t>
            </w:r>
          </w:p>
        </w:tc>
      </w:tr>
    </w:tbl>
    <w:p w14:paraId="2387BC27" w14:textId="77777777" w:rsidR="006B304D" w:rsidRDefault="00000000">
      <w:pPr>
        <w:pStyle w:val="BodyText"/>
      </w:pPr>
      <w:r>
        <w:t xml:space="preserve">Rank agreement across the 5-judge primary panel is high (pairwise Spearman ρ = 0.86 to 0.93, </w:t>
      </w:r>
      <w:hyperlink w:anchor="sec-3-7-4">
        <w:r w:rsidR="006B304D">
          <w:rPr>
            <w:rStyle w:val="Hyperlink"/>
          </w:rPr>
          <w:t>§3.7.4</w:t>
        </w:r>
      </w:hyperlink>
      <w:r>
        <w:t>), so the directional claim rides on broad agreement across three providers rather than on any one judge’s scoring.</w:t>
      </w:r>
    </w:p>
    <w:p w14:paraId="2949E91B" w14:textId="77777777" w:rsidR="006B304D" w:rsidRDefault="00000000">
      <w:pPr>
        <w:pStyle w:val="BodyText"/>
      </w:pPr>
      <w:r>
        <w:rPr>
          <w:b/>
          <w:bCs/>
        </w:rPr>
        <w:t>A note on baseline measurement.</w:t>
      </w:r>
      <w:r>
        <w:t xml:space="preserve"> The measured C5 baseline (mean 1.52 on the low-baseline slice) is slightly inflated by a length-driven rubric effect. A post-hoc validity audit (</w:t>
      </w:r>
      <w:hyperlink w:anchor="sec-3-7-6">
        <w:r w:rsidR="006B304D">
          <w:rPr>
            <w:rStyle w:val="Hyperlink"/>
          </w:rPr>
          <w:t>§3.7.6</w:t>
        </w:r>
      </w:hyperlink>
      <w:r>
        <w:t xml:space="preserve">) found that longer no-context responses (which include more hedging, adjacent-fact recitation, and disambiguation language) score higher on average than short refusals, with length-score correlation r = 0.604 specifically within C5 responses. Spec-containing conditions show no such length correlation. The true no-context prediction accuracy is likely lower than 1.52, which makes the spec-effect gap slightly </w:t>
      </w:r>
      <w:r>
        <w:rPr>
          <w:i/>
          <w:iCs/>
        </w:rPr>
        <w:t>larger</w:t>
      </w:r>
      <w:r>
        <w:t xml:space="preserve"> than the reported +0.89 mean lift. We report the measured number rather than a length-corrected one to keep the pre-locked analysis plan intact, and flag the direction of the bias here so readers can interpret the effect size accordingly.</w:t>
      </w:r>
    </w:p>
    <w:p w14:paraId="1380687C" w14:textId="77777777" w:rsidR="006B304D" w:rsidRDefault="00000000">
      <w:pPr>
        <w:pStyle w:val="Heading3"/>
      </w:pPr>
      <w:bookmarkStart w:id="427" w:name="example-d.-the-gradient-at-the-extremes"/>
      <w:bookmarkStart w:id="428" w:name="_Toc228182812"/>
      <w:r>
        <w:t>Example D. The gradient at the extremes</w:t>
      </w:r>
      <w:bookmarkEnd w:id="427"/>
      <w:bookmarkEnd w:id="428"/>
    </w:p>
    <w:p w14:paraId="40350EF3" w14:textId="77777777" w:rsidR="006B304D" w:rsidRDefault="00000000">
      <w:pPr>
        <w:pStyle w:val="BlockText"/>
      </w:pPr>
      <w:r>
        <w:rPr>
          <w:b/>
          <w:bCs/>
        </w:rPr>
        <w:t>Low-baseline, largest improvement.</w:t>
      </w:r>
      <w:r>
        <w:t xml:space="preserve"> </w:t>
      </w:r>
      <w:r>
        <w:rPr>
          <w:i/>
          <w:iCs/>
        </w:rPr>
        <w:t>Hamerton</w:t>
      </w:r>
      <w:r>
        <w:t xml:space="preserve"> (baseline 1.26, Δ_C4a +1.51). Philip Gilbert Hamerton is a 19th-century British essayist whose </w:t>
      </w:r>
      <w:r>
        <w:rPr>
          <w:i/>
          <w:iCs/>
        </w:rPr>
        <w:t>Autobiography</w:t>
      </w:r>
      <w:r>
        <w:t xml:space="preserve"> sits well outside the LLM pretraining spotlight. Adding the specification moved his prediction score from near-refusal to substantive subject-specific engagement across most of the battery.</w:t>
      </w:r>
    </w:p>
    <w:p w14:paraId="4E8B5911" w14:textId="77777777" w:rsidR="006B304D" w:rsidRDefault="00000000">
      <w:pPr>
        <w:pStyle w:val="BlockText"/>
      </w:pPr>
      <w:r>
        <w:rPr>
          <w:b/>
          <w:bCs/>
        </w:rPr>
        <w:lastRenderedPageBreak/>
        <w:t>High-baseline, mild interference.</w:t>
      </w:r>
      <w:r>
        <w:t xml:space="preserve"> </w:t>
      </w:r>
      <w:r>
        <w:rPr>
          <w:i/>
          <w:iCs/>
        </w:rPr>
        <w:t>Franklin</w:t>
      </w:r>
      <w:r>
        <w:t xml:space="preserve"> (baseline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 </w:t>
      </w:r>
      <w:hyperlink w:anchor="sec-4-1-1">
        <w:r w:rsidR="006B304D">
          <w:rPr>
            <w:rStyle w:val="Hyperlink"/>
          </w:rPr>
          <w:t>§4.1.1</w:t>
        </w:r>
      </w:hyperlink>
      <w:r>
        <w:t>.</w:t>
      </w:r>
    </w:p>
    <w:p w14:paraId="52E4C461" w14:textId="77777777" w:rsidR="006B304D" w:rsidRDefault="00000000">
      <w:pPr>
        <w:pStyle w:val="BlockText"/>
      </w:pPr>
      <w:r>
        <w:rPr>
          <w:b/>
          <w:bCs/>
        </w:rPr>
        <w:t>Low-baseline, smallest improvement.</w:t>
      </w:r>
      <w:r>
        <w:t xml:space="preserve"> </w:t>
      </w:r>
      <w:r>
        <w:rPr>
          <w:i/>
          <w:iCs/>
        </w:rPr>
        <w:t>Babur</w:t>
      </w:r>
      <w:r>
        <w:t xml:space="preserve"> (baseline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p>
    <w:p w14:paraId="2D4EA9F6" w14:textId="77777777" w:rsidR="006B304D" w:rsidRDefault="00000000">
      <w:r>
        <w:pict w14:anchorId="4B3CAAB3">
          <v:rect id="_x0000_i1373" style="width:0;height:1.5pt" o:hralign="center" o:hrstd="t" o:hr="t"/>
        </w:pict>
      </w:r>
    </w:p>
    <w:p w14:paraId="3DDB0B59" w14:textId="77777777" w:rsidR="006B304D" w:rsidRDefault="00000000">
      <w:pPr>
        <w:pStyle w:val="FirstParagraph"/>
      </w:pPr>
      <w:r>
        <w:rPr>
          <w:b/>
          <w:bCs/>
        </w:rPr>
        <w:t>Reading the gradient.</w:t>
      </w:r>
      <w:r>
        <w:t xml:space="preserve"> The x-axis of Figure 4.1 is the no-context baseline score (C5) for each subject on the 1-5 rubric. The y-axis is the per-subject lift the specification produces over that baseline (Δ_C4a, the C4a facts+spec score minus the C5 baseline score). Each point is one of the 14 historical subjects. The 9 low-baseline subjects (C5 ≤ 2.0, the population of relevance from </w:t>
      </w:r>
      <w:hyperlink w:anchor="sec-3-2-1">
        <w:r w:rsidR="006B304D">
          <w:rPr>
            <w:rStyle w:val="Hyperlink"/>
          </w:rPr>
          <w:t>§3.2.1</w:t>
        </w:r>
      </w:hyperlink>
      <w:r>
        <w:t xml:space="preserve">) cluster in the upper-left quadrant, all with positive Δ, ranging from Babur at +0.25 (smallest lift, baseline 1.76) to Hamerton at +1.51 (largest lift, baseline 1.26). Franklin sits in the lower-right at C5 = 3.77, Δ = −0.13, the high-baseline reference point where the model already knows the subject from pretraining and the specification adds nothing. The regression line falls from upper-left to lower-right; its slope of −0.96 is the change-score parameterization (its mechanical interpretation is treated in the </w:t>
      </w:r>
      <w:hyperlink w:anchor="sec-4-1">
        <w:r w:rsidR="006B304D">
          <w:rPr>
            <w:rStyle w:val="Hyperlink"/>
          </w:rPr>
          <w:t>§4.1</w:t>
        </w:r>
      </w:hyperlink>
      <w:r>
        <w:t xml:space="preserve"> coupling-free reframing below). The substantive read: the lower the model’s pretraining baseline on a subject, the larger the lift the specification produces, because the spec produces a roughly constant C4a quality near 2.46 regardless of baseline. Above the regression line and worth naming: Sunity Devee (baseline 1.03, Δ +1.38) and Hamerton (baseline 1.26, Δ +1.51) outperform the linear fit; Babur (baseline 1.76, Δ +0.25) underperforms it as the low-baseline outlier. The takeaway: the specification helps most where the model knows the subject least, and once a subject crosses into the high-baseline band the specification has no representational gap to fill.</w:t>
      </w:r>
    </w:p>
    <w:p w14:paraId="174F2C07" w14:textId="77777777" w:rsidR="006B304D" w:rsidRDefault="00000000">
      <w:r>
        <w:pict w14:anchorId="716D803F">
          <v:rect id="_x0000_i1374" style="width:0;height:1.5pt" o:hralign="center" o:hrstd="t" o:hr="t"/>
        </w:pict>
      </w:r>
    </w:p>
    <w:p w14:paraId="5358C216" w14:textId="77777777" w:rsidR="006B304D" w:rsidRDefault="00000000">
      <w:pPr>
        <w:pStyle w:val="FirstParagraph"/>
      </w:pPr>
      <w:commentRangeStart w:id="429"/>
      <w:r>
        <w:rPr>
          <w:b/>
          <w:bCs/>
        </w:rPr>
        <w:t>Per-subject results.</w:t>
      </w:r>
      <w:commentRangeEnd w:id="429"/>
      <w:r w:rsidR="000E7342">
        <w:rPr>
          <w:rStyle w:val="CommentReference"/>
          <w:sz w:val="22"/>
          <w:szCs w:val="22"/>
        </w:rPr>
        <w:commentReference w:id="429"/>
      </w:r>
    </w:p>
    <w:p w14:paraId="0F1AB304" w14:textId="77777777" w:rsidR="006B304D" w:rsidRDefault="00000000">
      <w:pPr>
        <w:pStyle w:val="BodyText"/>
      </w:pPr>
      <w:r>
        <w:t>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tbl>
      <w:tblPr>
        <w:tblStyle w:val="Table"/>
        <w:tblW w:w="4897" w:type="pct"/>
        <w:tblLayout w:type="fixed"/>
        <w:tblLook w:val="0020" w:firstRow="1" w:lastRow="0" w:firstColumn="0" w:lastColumn="0" w:noHBand="0" w:noVBand="0"/>
        <w:tblPrChange w:id="430" w:author="Aarik Gulaya [2]" w:date="2026-04-27T14:47:00Z" w16du:dateUtc="2026-04-27T21:47:00Z">
          <w:tblPr>
            <w:tblStyle w:val="Table"/>
            <w:tblW w:w="5000" w:type="pct"/>
            <w:tblLayout w:type="fixed"/>
            <w:tblLook w:val="0020" w:firstRow="1" w:lastRow="0" w:firstColumn="0" w:lastColumn="0" w:noHBand="0" w:noVBand="0"/>
          </w:tblPr>
        </w:tblPrChange>
      </w:tblPr>
      <w:tblGrid>
        <w:gridCol w:w="2898"/>
        <w:gridCol w:w="990"/>
        <w:gridCol w:w="720"/>
        <w:gridCol w:w="900"/>
        <w:gridCol w:w="900"/>
        <w:gridCol w:w="1350"/>
        <w:gridCol w:w="1621"/>
        <w:tblGridChange w:id="431">
          <w:tblGrid>
            <w:gridCol w:w="1105"/>
            <w:gridCol w:w="1474"/>
            <w:gridCol w:w="319"/>
            <w:gridCol w:w="990"/>
            <w:gridCol w:w="165"/>
            <w:gridCol w:w="555"/>
            <w:gridCol w:w="900"/>
            <w:gridCol w:w="18"/>
            <w:gridCol w:w="882"/>
            <w:gridCol w:w="591"/>
            <w:gridCol w:w="759"/>
            <w:gridCol w:w="714"/>
            <w:gridCol w:w="907"/>
            <w:gridCol w:w="197"/>
          </w:tblGrid>
        </w:tblGridChange>
      </w:tblGrid>
      <w:tr w:rsidR="006B304D" w14:paraId="20E41DD5" w14:textId="77777777" w:rsidTr="00ED3FB7">
        <w:trPr>
          <w:cnfStyle w:val="100000000000" w:firstRow="1" w:lastRow="0" w:firstColumn="0" w:lastColumn="0" w:oddVBand="0" w:evenVBand="0" w:oddHBand="0" w:evenHBand="0" w:firstRowFirstColumn="0" w:firstRowLastColumn="0" w:lastRowFirstColumn="0" w:lastRowLastColumn="0"/>
          <w:tblHeader/>
          <w:trPrChange w:id="432" w:author="Aarik Gulaya [2]" w:date="2026-04-27T14:47:00Z" w16du:dateUtc="2026-04-27T21:47:00Z">
            <w:trPr>
              <w:tblHeader/>
            </w:trPr>
          </w:trPrChange>
        </w:trPr>
        <w:tc>
          <w:tcPr>
            <w:tcW w:w="2898" w:type="dxa"/>
            <w:tcPrChange w:id="433" w:author="Aarik Gulaya [2]" w:date="2026-04-27T14:47:00Z" w16du:dateUtc="2026-04-27T21:47:00Z">
              <w:tcPr>
                <w:tcW w:w="913" w:type="dxa"/>
              </w:tcPr>
            </w:tcPrChange>
          </w:tcPr>
          <w:p w14:paraId="0E525EF2"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Subject</w:t>
            </w:r>
          </w:p>
        </w:tc>
        <w:tc>
          <w:tcPr>
            <w:tcW w:w="990" w:type="dxa"/>
            <w:tcPrChange w:id="434" w:author="Aarik Gulaya [2]" w:date="2026-04-27T14:47:00Z" w16du:dateUtc="2026-04-27T21:47:00Z">
              <w:tcPr>
                <w:tcW w:w="1218" w:type="dxa"/>
              </w:tcPr>
            </w:tcPrChange>
          </w:tcPr>
          <w:p w14:paraId="09113020" w14:textId="77777777" w:rsidR="006B304D" w:rsidRDefault="00000000">
            <w:pPr>
              <w:pStyle w:val="Compact"/>
              <w:jc w:val="center"/>
              <w:cnfStyle w:val="100000000000" w:firstRow="1" w:lastRow="0" w:firstColumn="0" w:lastColumn="0" w:oddVBand="0" w:evenVBand="0" w:oddHBand="0" w:evenHBand="0" w:firstRowFirstColumn="0" w:firstRowLastColumn="0" w:lastRowFirstColumn="0" w:lastRowLastColumn="0"/>
              <w:pPrChange w:id="435" w:author="Aarik Gulaya [2]" w:date="2026-04-27T14:45:00Z" w16du:dateUtc="2026-04-27T21:45:00Z">
                <w:pPr>
                  <w:pStyle w:val="Compact"/>
                  <w:jc w:val="right"/>
                  <w:cnfStyle w:val="100000000000" w:firstRow="1" w:lastRow="0" w:firstColumn="0" w:lastColumn="0" w:oddVBand="0" w:evenVBand="0" w:oddHBand="0" w:evenHBand="0" w:firstRowFirstColumn="0" w:firstRowLastColumn="0" w:lastRowFirstColumn="0" w:lastRowLastColumn="0"/>
                </w:pPr>
              </w:pPrChange>
            </w:pPr>
            <w:r>
              <w:t>Baseline (C5)</w:t>
            </w:r>
          </w:p>
        </w:tc>
        <w:tc>
          <w:tcPr>
            <w:tcW w:w="720" w:type="dxa"/>
            <w:tcPrChange w:id="436" w:author="Aarik Gulaya [2]" w:date="2026-04-27T14:47:00Z" w16du:dateUtc="2026-04-27T21:47:00Z">
              <w:tcPr>
                <w:tcW w:w="1218" w:type="dxa"/>
                <w:gridSpan w:val="3"/>
              </w:tcPr>
            </w:tcPrChange>
          </w:tcPr>
          <w:p w14:paraId="736FF6AA" w14:textId="77777777" w:rsidR="006B304D" w:rsidRDefault="00000000">
            <w:pPr>
              <w:pStyle w:val="Compact"/>
              <w:jc w:val="center"/>
              <w:cnfStyle w:val="100000000000" w:firstRow="1" w:lastRow="0" w:firstColumn="0" w:lastColumn="0" w:oddVBand="0" w:evenVBand="0" w:oddHBand="0" w:evenHBand="0" w:firstRowFirstColumn="0" w:firstRowLastColumn="0" w:lastRowFirstColumn="0" w:lastRowLastColumn="0"/>
              <w:pPrChange w:id="437" w:author="Aarik Gulaya [2]" w:date="2026-04-27T14:45:00Z" w16du:dateUtc="2026-04-27T21:45:00Z">
                <w:pPr>
                  <w:pStyle w:val="Compact"/>
                  <w:jc w:val="right"/>
                  <w:cnfStyle w:val="100000000000" w:firstRow="1" w:lastRow="0" w:firstColumn="0" w:lastColumn="0" w:oddVBand="0" w:evenVBand="0" w:oddHBand="0" w:evenHBand="0" w:firstRowFirstColumn="0" w:firstRowLastColumn="0" w:lastRowFirstColumn="0" w:lastRowLastColumn="0"/>
                </w:pPr>
              </w:pPrChange>
            </w:pPr>
            <w:r>
              <w:t>Spec only (C2a)</w:t>
            </w:r>
          </w:p>
        </w:tc>
        <w:tc>
          <w:tcPr>
            <w:tcW w:w="900" w:type="dxa"/>
            <w:tcPrChange w:id="438" w:author="Aarik Gulaya [2]" w:date="2026-04-27T14:47:00Z" w16du:dateUtc="2026-04-27T21:47:00Z">
              <w:tcPr>
                <w:tcW w:w="1218" w:type="dxa"/>
                <w:gridSpan w:val="3"/>
              </w:tcPr>
            </w:tcPrChange>
          </w:tcPr>
          <w:p w14:paraId="2956DD0F" w14:textId="77777777" w:rsidR="006B304D" w:rsidRDefault="00000000">
            <w:pPr>
              <w:pStyle w:val="Compact"/>
              <w:jc w:val="center"/>
              <w:cnfStyle w:val="100000000000" w:firstRow="1" w:lastRow="0" w:firstColumn="0" w:lastColumn="0" w:oddVBand="0" w:evenVBand="0" w:oddHBand="0" w:evenHBand="0" w:firstRowFirstColumn="0" w:firstRowLastColumn="0" w:lastRowFirstColumn="0" w:lastRowLastColumn="0"/>
              <w:pPrChange w:id="439" w:author="Aarik Gulaya [2]" w:date="2026-04-27T14:45:00Z" w16du:dateUtc="2026-04-27T21:45:00Z">
                <w:pPr>
                  <w:pStyle w:val="Compact"/>
                  <w:jc w:val="right"/>
                  <w:cnfStyle w:val="100000000000" w:firstRow="1" w:lastRow="0" w:firstColumn="0" w:lastColumn="0" w:oddVBand="0" w:evenVBand="0" w:oddHBand="0" w:evenHBand="0" w:firstRowFirstColumn="0" w:firstRowLastColumn="0" w:lastRowFirstColumn="0" w:lastRowLastColumn="0"/>
                </w:pPr>
              </w:pPrChange>
            </w:pPr>
            <w:r>
              <w:t>Facts + Spec (C4a)</w:t>
            </w:r>
          </w:p>
        </w:tc>
        <w:tc>
          <w:tcPr>
            <w:tcW w:w="900" w:type="dxa"/>
            <w:tcPrChange w:id="440" w:author="Aarik Gulaya [2]" w:date="2026-04-27T14:47:00Z" w16du:dateUtc="2026-04-27T21:47:00Z">
              <w:tcPr>
                <w:tcW w:w="1218" w:type="dxa"/>
                <w:gridSpan w:val="2"/>
              </w:tcPr>
            </w:tcPrChange>
          </w:tcPr>
          <w:p w14:paraId="046B4153"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Δ spec</w:t>
            </w:r>
          </w:p>
        </w:tc>
        <w:tc>
          <w:tcPr>
            <w:tcW w:w="1350" w:type="dxa"/>
            <w:tcPrChange w:id="441" w:author="Aarik Gulaya [2]" w:date="2026-04-27T14:47:00Z" w16du:dateUtc="2026-04-27T21:47:00Z">
              <w:tcPr>
                <w:tcW w:w="1218" w:type="dxa"/>
                <w:gridSpan w:val="2"/>
              </w:tcPr>
            </w:tcPrChange>
          </w:tcPr>
          <w:p w14:paraId="21B5BB76"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Δ facts+spec</w:t>
            </w:r>
          </w:p>
        </w:tc>
        <w:tc>
          <w:tcPr>
            <w:tcW w:w="1621" w:type="dxa"/>
            <w:tcPrChange w:id="442" w:author="Aarik Gulaya [2]" w:date="2026-04-27T14:47:00Z" w16du:dateUtc="2026-04-27T21:47:00Z">
              <w:tcPr>
                <w:tcW w:w="913" w:type="dxa"/>
                <w:gridSpan w:val="2"/>
              </w:tcPr>
            </w:tcPrChange>
          </w:tcPr>
          <w:p w14:paraId="53E55B15" w14:textId="77777777" w:rsidR="006B304D" w:rsidRDefault="00000000">
            <w:pPr>
              <w:pStyle w:val="Compact"/>
              <w:jc w:val="center"/>
              <w:cnfStyle w:val="100000000000" w:firstRow="1" w:lastRow="0" w:firstColumn="0" w:lastColumn="0" w:oddVBand="0" w:evenVBand="0" w:oddHBand="0" w:evenHBand="0" w:firstRowFirstColumn="0" w:firstRowLastColumn="0" w:lastRowFirstColumn="0" w:lastRowLastColumn="0"/>
            </w:pPr>
            <w:r>
              <w:t>Anchor crossed</w:t>
            </w:r>
          </w:p>
        </w:tc>
      </w:tr>
      <w:tr w:rsidR="006B304D" w14:paraId="2269F9D2" w14:textId="77777777" w:rsidTr="00ED3FB7">
        <w:tc>
          <w:tcPr>
            <w:tcW w:w="2898" w:type="dxa"/>
            <w:tcPrChange w:id="443" w:author="Aarik Gulaya [2]" w:date="2026-04-27T14:47:00Z" w16du:dateUtc="2026-04-27T21:47:00Z">
              <w:tcPr>
                <w:tcW w:w="913" w:type="dxa"/>
              </w:tcPr>
            </w:tcPrChange>
          </w:tcPr>
          <w:p w14:paraId="6A5928C0" w14:textId="77777777" w:rsidR="006B304D" w:rsidRDefault="00000000">
            <w:pPr>
              <w:pStyle w:val="Compact"/>
            </w:pPr>
            <w:r>
              <w:rPr>
                <w:b/>
                <w:bCs/>
              </w:rPr>
              <w:t>Low-baseline slice (C5 ≤ 2.0), population of relevance</w:t>
            </w:r>
          </w:p>
        </w:tc>
        <w:tc>
          <w:tcPr>
            <w:tcW w:w="990" w:type="dxa"/>
            <w:tcPrChange w:id="444" w:author="Aarik Gulaya [2]" w:date="2026-04-27T14:47:00Z" w16du:dateUtc="2026-04-27T21:47:00Z">
              <w:tcPr>
                <w:tcW w:w="1218" w:type="dxa"/>
              </w:tcPr>
            </w:tcPrChange>
          </w:tcPr>
          <w:p w14:paraId="797D4CAD" w14:textId="77777777" w:rsidR="006B304D" w:rsidRDefault="006B304D">
            <w:pPr>
              <w:pStyle w:val="Compact"/>
            </w:pPr>
          </w:p>
        </w:tc>
        <w:tc>
          <w:tcPr>
            <w:tcW w:w="720" w:type="dxa"/>
            <w:tcPrChange w:id="445" w:author="Aarik Gulaya [2]" w:date="2026-04-27T14:47:00Z" w16du:dateUtc="2026-04-27T21:47:00Z">
              <w:tcPr>
                <w:tcW w:w="1218" w:type="dxa"/>
                <w:gridSpan w:val="3"/>
              </w:tcPr>
            </w:tcPrChange>
          </w:tcPr>
          <w:p w14:paraId="56F37D83" w14:textId="77777777" w:rsidR="006B304D" w:rsidRDefault="006B304D">
            <w:pPr>
              <w:pStyle w:val="Compact"/>
            </w:pPr>
          </w:p>
        </w:tc>
        <w:tc>
          <w:tcPr>
            <w:tcW w:w="900" w:type="dxa"/>
            <w:tcPrChange w:id="446" w:author="Aarik Gulaya [2]" w:date="2026-04-27T14:47:00Z" w16du:dateUtc="2026-04-27T21:47:00Z">
              <w:tcPr>
                <w:tcW w:w="1218" w:type="dxa"/>
                <w:gridSpan w:val="3"/>
              </w:tcPr>
            </w:tcPrChange>
          </w:tcPr>
          <w:p w14:paraId="5622DD62" w14:textId="77777777" w:rsidR="006B304D" w:rsidRDefault="006B304D">
            <w:pPr>
              <w:pStyle w:val="Compact"/>
            </w:pPr>
          </w:p>
        </w:tc>
        <w:tc>
          <w:tcPr>
            <w:tcW w:w="900" w:type="dxa"/>
            <w:tcPrChange w:id="447" w:author="Aarik Gulaya [2]" w:date="2026-04-27T14:47:00Z" w16du:dateUtc="2026-04-27T21:47:00Z">
              <w:tcPr>
                <w:tcW w:w="1218" w:type="dxa"/>
                <w:gridSpan w:val="2"/>
              </w:tcPr>
            </w:tcPrChange>
          </w:tcPr>
          <w:p w14:paraId="1293EDCB" w14:textId="77777777" w:rsidR="006B304D" w:rsidRDefault="006B304D">
            <w:pPr>
              <w:pStyle w:val="Compact"/>
            </w:pPr>
          </w:p>
        </w:tc>
        <w:tc>
          <w:tcPr>
            <w:tcW w:w="1350" w:type="dxa"/>
            <w:tcPrChange w:id="448" w:author="Aarik Gulaya [2]" w:date="2026-04-27T14:47:00Z" w16du:dateUtc="2026-04-27T21:47:00Z">
              <w:tcPr>
                <w:tcW w:w="1218" w:type="dxa"/>
                <w:gridSpan w:val="2"/>
              </w:tcPr>
            </w:tcPrChange>
          </w:tcPr>
          <w:p w14:paraId="50163B85" w14:textId="77777777" w:rsidR="006B304D" w:rsidRDefault="006B304D">
            <w:pPr>
              <w:pStyle w:val="Compact"/>
            </w:pPr>
          </w:p>
        </w:tc>
        <w:tc>
          <w:tcPr>
            <w:tcW w:w="1621" w:type="dxa"/>
            <w:tcPrChange w:id="449" w:author="Aarik Gulaya [2]" w:date="2026-04-27T14:47:00Z" w16du:dateUtc="2026-04-27T21:47:00Z">
              <w:tcPr>
                <w:tcW w:w="913" w:type="dxa"/>
                <w:gridSpan w:val="2"/>
              </w:tcPr>
            </w:tcPrChange>
          </w:tcPr>
          <w:p w14:paraId="7FF62EAF" w14:textId="77777777" w:rsidR="006B304D" w:rsidRDefault="006B304D">
            <w:pPr>
              <w:pStyle w:val="Compact"/>
            </w:pPr>
          </w:p>
        </w:tc>
      </w:tr>
      <w:tr w:rsidR="006B304D" w14:paraId="75D96E7B" w14:textId="77777777" w:rsidTr="00ED3FB7">
        <w:tc>
          <w:tcPr>
            <w:tcW w:w="2898" w:type="dxa"/>
            <w:tcPrChange w:id="450" w:author="Aarik Gulaya [2]" w:date="2026-04-27T14:47:00Z" w16du:dateUtc="2026-04-27T21:47:00Z">
              <w:tcPr>
                <w:tcW w:w="913" w:type="dxa"/>
              </w:tcPr>
            </w:tcPrChange>
          </w:tcPr>
          <w:p w14:paraId="56A1A5B6" w14:textId="77777777" w:rsidR="006B304D" w:rsidRDefault="00000000">
            <w:pPr>
              <w:pStyle w:val="Compact"/>
            </w:pPr>
            <w:r>
              <w:t>Ebers</w:t>
            </w:r>
          </w:p>
        </w:tc>
        <w:tc>
          <w:tcPr>
            <w:tcW w:w="990" w:type="dxa"/>
            <w:tcPrChange w:id="451" w:author="Aarik Gulaya [2]" w:date="2026-04-27T14:47:00Z" w16du:dateUtc="2026-04-27T21:47:00Z">
              <w:tcPr>
                <w:tcW w:w="1218" w:type="dxa"/>
              </w:tcPr>
            </w:tcPrChange>
          </w:tcPr>
          <w:p w14:paraId="125F0858" w14:textId="77777777" w:rsidR="006B304D" w:rsidRDefault="00000000">
            <w:pPr>
              <w:pStyle w:val="Compact"/>
              <w:jc w:val="center"/>
              <w:pPrChange w:id="452" w:author="Aarik Gulaya [2]" w:date="2026-04-27T14:47:00Z" w16du:dateUtc="2026-04-27T21:47:00Z">
                <w:pPr>
                  <w:pStyle w:val="Compact"/>
                  <w:jc w:val="right"/>
                </w:pPr>
              </w:pPrChange>
            </w:pPr>
            <w:r>
              <w:t>1.02</w:t>
            </w:r>
          </w:p>
        </w:tc>
        <w:tc>
          <w:tcPr>
            <w:tcW w:w="720" w:type="dxa"/>
            <w:tcPrChange w:id="453" w:author="Aarik Gulaya [2]" w:date="2026-04-27T14:47:00Z" w16du:dateUtc="2026-04-27T21:47:00Z">
              <w:tcPr>
                <w:tcW w:w="1218" w:type="dxa"/>
                <w:gridSpan w:val="3"/>
              </w:tcPr>
            </w:tcPrChange>
          </w:tcPr>
          <w:p w14:paraId="62CFC78C" w14:textId="77777777" w:rsidR="006B304D" w:rsidRDefault="00000000">
            <w:pPr>
              <w:pStyle w:val="Compact"/>
              <w:jc w:val="center"/>
              <w:pPrChange w:id="454" w:author="Aarik Gulaya [2]" w:date="2026-04-27T14:47:00Z" w16du:dateUtc="2026-04-27T21:47:00Z">
                <w:pPr>
                  <w:pStyle w:val="Compact"/>
                  <w:jc w:val="right"/>
                </w:pPr>
              </w:pPrChange>
            </w:pPr>
            <w:r>
              <w:t>1.54</w:t>
            </w:r>
          </w:p>
        </w:tc>
        <w:tc>
          <w:tcPr>
            <w:tcW w:w="900" w:type="dxa"/>
            <w:tcPrChange w:id="455" w:author="Aarik Gulaya [2]" w:date="2026-04-27T14:47:00Z" w16du:dateUtc="2026-04-27T21:47:00Z">
              <w:tcPr>
                <w:tcW w:w="1218" w:type="dxa"/>
                <w:gridSpan w:val="3"/>
              </w:tcPr>
            </w:tcPrChange>
          </w:tcPr>
          <w:p w14:paraId="58272CCF" w14:textId="77777777" w:rsidR="006B304D" w:rsidRDefault="00000000">
            <w:pPr>
              <w:pStyle w:val="Compact"/>
              <w:jc w:val="center"/>
              <w:pPrChange w:id="456" w:author="Aarik Gulaya [2]" w:date="2026-04-27T14:47:00Z" w16du:dateUtc="2026-04-27T21:47:00Z">
                <w:pPr>
                  <w:pStyle w:val="Compact"/>
                  <w:jc w:val="right"/>
                </w:pPr>
              </w:pPrChange>
            </w:pPr>
            <w:r>
              <w:t>2.07</w:t>
            </w:r>
          </w:p>
        </w:tc>
        <w:tc>
          <w:tcPr>
            <w:tcW w:w="900" w:type="dxa"/>
            <w:tcPrChange w:id="457" w:author="Aarik Gulaya [2]" w:date="2026-04-27T14:47:00Z" w16du:dateUtc="2026-04-27T21:47:00Z">
              <w:tcPr>
                <w:tcW w:w="1218" w:type="dxa"/>
                <w:gridSpan w:val="2"/>
              </w:tcPr>
            </w:tcPrChange>
          </w:tcPr>
          <w:p w14:paraId="71EEF110" w14:textId="77777777" w:rsidR="006B304D" w:rsidRDefault="00000000">
            <w:pPr>
              <w:pStyle w:val="Compact"/>
              <w:jc w:val="center"/>
              <w:pPrChange w:id="458" w:author="Aarik Gulaya [2]" w:date="2026-04-27T14:47:00Z" w16du:dateUtc="2026-04-27T21:47:00Z">
                <w:pPr>
                  <w:pStyle w:val="Compact"/>
                  <w:jc w:val="right"/>
                </w:pPr>
              </w:pPrChange>
            </w:pPr>
            <w:r>
              <w:t>+0.52</w:t>
            </w:r>
          </w:p>
        </w:tc>
        <w:tc>
          <w:tcPr>
            <w:tcW w:w="1350" w:type="dxa"/>
            <w:tcPrChange w:id="459" w:author="Aarik Gulaya [2]" w:date="2026-04-27T14:47:00Z" w16du:dateUtc="2026-04-27T21:47:00Z">
              <w:tcPr>
                <w:tcW w:w="1218" w:type="dxa"/>
                <w:gridSpan w:val="2"/>
              </w:tcPr>
            </w:tcPrChange>
          </w:tcPr>
          <w:p w14:paraId="76A2FA48" w14:textId="77777777" w:rsidR="006B304D" w:rsidRDefault="00000000">
            <w:pPr>
              <w:pStyle w:val="Compact"/>
              <w:jc w:val="center"/>
              <w:pPrChange w:id="460" w:author="Aarik Gulaya [2]" w:date="2026-04-27T14:47:00Z" w16du:dateUtc="2026-04-27T21:47:00Z">
                <w:pPr>
                  <w:pStyle w:val="Compact"/>
                  <w:jc w:val="right"/>
                </w:pPr>
              </w:pPrChange>
            </w:pPr>
            <w:r>
              <w:t>+1.05</w:t>
            </w:r>
          </w:p>
        </w:tc>
        <w:tc>
          <w:tcPr>
            <w:tcW w:w="1621" w:type="dxa"/>
            <w:tcPrChange w:id="461" w:author="Aarik Gulaya [2]" w:date="2026-04-27T14:47:00Z" w16du:dateUtc="2026-04-27T21:47:00Z">
              <w:tcPr>
                <w:tcW w:w="913" w:type="dxa"/>
                <w:gridSpan w:val="2"/>
              </w:tcPr>
            </w:tcPrChange>
          </w:tcPr>
          <w:p w14:paraId="65688594" w14:textId="77777777" w:rsidR="006B304D" w:rsidRDefault="00000000">
            <w:pPr>
              <w:pStyle w:val="Compact"/>
              <w:jc w:val="center"/>
            </w:pPr>
            <w:r>
              <w:t>✓</w:t>
            </w:r>
          </w:p>
        </w:tc>
      </w:tr>
      <w:tr w:rsidR="006B304D" w14:paraId="44CD3362" w14:textId="77777777" w:rsidTr="00ED3FB7">
        <w:tc>
          <w:tcPr>
            <w:tcW w:w="2898" w:type="dxa"/>
            <w:tcPrChange w:id="462" w:author="Aarik Gulaya [2]" w:date="2026-04-27T14:47:00Z" w16du:dateUtc="2026-04-27T21:47:00Z">
              <w:tcPr>
                <w:tcW w:w="913" w:type="dxa"/>
              </w:tcPr>
            </w:tcPrChange>
          </w:tcPr>
          <w:p w14:paraId="31705E38" w14:textId="77777777" w:rsidR="006B304D" w:rsidRDefault="00000000">
            <w:pPr>
              <w:pStyle w:val="Compact"/>
            </w:pPr>
            <w:r>
              <w:t>Sunity Devee</w:t>
            </w:r>
          </w:p>
        </w:tc>
        <w:tc>
          <w:tcPr>
            <w:tcW w:w="990" w:type="dxa"/>
            <w:tcPrChange w:id="463" w:author="Aarik Gulaya [2]" w:date="2026-04-27T14:47:00Z" w16du:dateUtc="2026-04-27T21:47:00Z">
              <w:tcPr>
                <w:tcW w:w="1218" w:type="dxa"/>
              </w:tcPr>
            </w:tcPrChange>
          </w:tcPr>
          <w:p w14:paraId="3EDB55CC" w14:textId="77777777" w:rsidR="006B304D" w:rsidRDefault="00000000">
            <w:pPr>
              <w:pStyle w:val="Compact"/>
              <w:jc w:val="center"/>
              <w:pPrChange w:id="464" w:author="Aarik Gulaya [2]" w:date="2026-04-27T14:47:00Z" w16du:dateUtc="2026-04-27T21:47:00Z">
                <w:pPr>
                  <w:pStyle w:val="Compact"/>
                  <w:jc w:val="right"/>
                </w:pPr>
              </w:pPrChange>
            </w:pPr>
            <w:r>
              <w:t>1.03</w:t>
            </w:r>
          </w:p>
        </w:tc>
        <w:tc>
          <w:tcPr>
            <w:tcW w:w="720" w:type="dxa"/>
            <w:tcPrChange w:id="465" w:author="Aarik Gulaya [2]" w:date="2026-04-27T14:47:00Z" w16du:dateUtc="2026-04-27T21:47:00Z">
              <w:tcPr>
                <w:tcW w:w="1218" w:type="dxa"/>
                <w:gridSpan w:val="3"/>
              </w:tcPr>
            </w:tcPrChange>
          </w:tcPr>
          <w:p w14:paraId="7F774993" w14:textId="77777777" w:rsidR="006B304D" w:rsidRDefault="00000000">
            <w:pPr>
              <w:pStyle w:val="Compact"/>
              <w:jc w:val="center"/>
              <w:pPrChange w:id="466" w:author="Aarik Gulaya [2]" w:date="2026-04-27T14:47:00Z" w16du:dateUtc="2026-04-27T21:47:00Z">
                <w:pPr>
                  <w:pStyle w:val="Compact"/>
                  <w:jc w:val="right"/>
                </w:pPr>
              </w:pPrChange>
            </w:pPr>
            <w:r>
              <w:t>2.27</w:t>
            </w:r>
          </w:p>
        </w:tc>
        <w:tc>
          <w:tcPr>
            <w:tcW w:w="900" w:type="dxa"/>
            <w:tcPrChange w:id="467" w:author="Aarik Gulaya [2]" w:date="2026-04-27T14:47:00Z" w16du:dateUtc="2026-04-27T21:47:00Z">
              <w:tcPr>
                <w:tcW w:w="1218" w:type="dxa"/>
                <w:gridSpan w:val="3"/>
              </w:tcPr>
            </w:tcPrChange>
          </w:tcPr>
          <w:p w14:paraId="1E4E7DC5" w14:textId="77777777" w:rsidR="006B304D" w:rsidRDefault="00000000">
            <w:pPr>
              <w:pStyle w:val="Compact"/>
              <w:jc w:val="center"/>
              <w:pPrChange w:id="468" w:author="Aarik Gulaya [2]" w:date="2026-04-27T14:47:00Z" w16du:dateUtc="2026-04-27T21:47:00Z">
                <w:pPr>
                  <w:pStyle w:val="Compact"/>
                  <w:jc w:val="right"/>
                </w:pPr>
              </w:pPrChange>
            </w:pPr>
            <w:r>
              <w:t>2.41</w:t>
            </w:r>
          </w:p>
        </w:tc>
        <w:tc>
          <w:tcPr>
            <w:tcW w:w="900" w:type="dxa"/>
            <w:tcPrChange w:id="469" w:author="Aarik Gulaya [2]" w:date="2026-04-27T14:47:00Z" w16du:dateUtc="2026-04-27T21:47:00Z">
              <w:tcPr>
                <w:tcW w:w="1218" w:type="dxa"/>
                <w:gridSpan w:val="2"/>
              </w:tcPr>
            </w:tcPrChange>
          </w:tcPr>
          <w:p w14:paraId="443BC1A9" w14:textId="77777777" w:rsidR="006B304D" w:rsidRDefault="00000000">
            <w:pPr>
              <w:pStyle w:val="Compact"/>
              <w:jc w:val="center"/>
              <w:pPrChange w:id="470" w:author="Aarik Gulaya [2]" w:date="2026-04-27T14:47:00Z" w16du:dateUtc="2026-04-27T21:47:00Z">
                <w:pPr>
                  <w:pStyle w:val="Compact"/>
                  <w:jc w:val="right"/>
                </w:pPr>
              </w:pPrChange>
            </w:pPr>
            <w:r>
              <w:t>+1.24</w:t>
            </w:r>
          </w:p>
        </w:tc>
        <w:tc>
          <w:tcPr>
            <w:tcW w:w="1350" w:type="dxa"/>
            <w:tcPrChange w:id="471" w:author="Aarik Gulaya [2]" w:date="2026-04-27T14:47:00Z" w16du:dateUtc="2026-04-27T21:47:00Z">
              <w:tcPr>
                <w:tcW w:w="1218" w:type="dxa"/>
                <w:gridSpan w:val="2"/>
              </w:tcPr>
            </w:tcPrChange>
          </w:tcPr>
          <w:p w14:paraId="43815B18" w14:textId="77777777" w:rsidR="006B304D" w:rsidRDefault="00000000">
            <w:pPr>
              <w:pStyle w:val="Compact"/>
              <w:jc w:val="center"/>
              <w:pPrChange w:id="472" w:author="Aarik Gulaya [2]" w:date="2026-04-27T14:47:00Z" w16du:dateUtc="2026-04-27T21:47:00Z">
                <w:pPr>
                  <w:pStyle w:val="Compact"/>
                  <w:jc w:val="right"/>
                </w:pPr>
              </w:pPrChange>
            </w:pPr>
            <w:r>
              <w:t>+1.38</w:t>
            </w:r>
          </w:p>
        </w:tc>
        <w:tc>
          <w:tcPr>
            <w:tcW w:w="1621" w:type="dxa"/>
            <w:tcPrChange w:id="473" w:author="Aarik Gulaya [2]" w:date="2026-04-27T14:47:00Z" w16du:dateUtc="2026-04-27T21:47:00Z">
              <w:tcPr>
                <w:tcW w:w="913" w:type="dxa"/>
                <w:gridSpan w:val="2"/>
              </w:tcPr>
            </w:tcPrChange>
          </w:tcPr>
          <w:p w14:paraId="5490745F" w14:textId="77777777" w:rsidR="006B304D" w:rsidRDefault="00000000">
            <w:pPr>
              <w:pStyle w:val="Compact"/>
              <w:jc w:val="center"/>
            </w:pPr>
            <w:r>
              <w:t>✓</w:t>
            </w:r>
          </w:p>
        </w:tc>
      </w:tr>
      <w:tr w:rsidR="006B304D" w14:paraId="31E2EBE7" w14:textId="77777777" w:rsidTr="00ED3FB7">
        <w:tc>
          <w:tcPr>
            <w:tcW w:w="2898" w:type="dxa"/>
            <w:tcPrChange w:id="474" w:author="Aarik Gulaya [2]" w:date="2026-04-27T14:47:00Z" w16du:dateUtc="2026-04-27T21:47:00Z">
              <w:tcPr>
                <w:tcW w:w="913" w:type="dxa"/>
              </w:tcPr>
            </w:tcPrChange>
          </w:tcPr>
          <w:p w14:paraId="0F390C66" w14:textId="77777777" w:rsidR="006B304D" w:rsidRDefault="00000000">
            <w:pPr>
              <w:pStyle w:val="Compact"/>
            </w:pPr>
            <w:r>
              <w:t>Hamerton</w:t>
            </w:r>
          </w:p>
        </w:tc>
        <w:tc>
          <w:tcPr>
            <w:tcW w:w="990" w:type="dxa"/>
            <w:tcPrChange w:id="475" w:author="Aarik Gulaya [2]" w:date="2026-04-27T14:47:00Z" w16du:dateUtc="2026-04-27T21:47:00Z">
              <w:tcPr>
                <w:tcW w:w="1218" w:type="dxa"/>
              </w:tcPr>
            </w:tcPrChange>
          </w:tcPr>
          <w:p w14:paraId="1A9D57B5" w14:textId="77777777" w:rsidR="006B304D" w:rsidRDefault="00000000">
            <w:pPr>
              <w:pStyle w:val="Compact"/>
              <w:jc w:val="center"/>
              <w:pPrChange w:id="476" w:author="Aarik Gulaya [2]" w:date="2026-04-27T14:47:00Z" w16du:dateUtc="2026-04-27T21:47:00Z">
                <w:pPr>
                  <w:pStyle w:val="Compact"/>
                  <w:jc w:val="right"/>
                </w:pPr>
              </w:pPrChange>
            </w:pPr>
            <w:r>
              <w:t>1.26</w:t>
            </w:r>
          </w:p>
        </w:tc>
        <w:tc>
          <w:tcPr>
            <w:tcW w:w="720" w:type="dxa"/>
            <w:tcPrChange w:id="477" w:author="Aarik Gulaya [2]" w:date="2026-04-27T14:47:00Z" w16du:dateUtc="2026-04-27T21:47:00Z">
              <w:tcPr>
                <w:tcW w:w="1218" w:type="dxa"/>
                <w:gridSpan w:val="3"/>
              </w:tcPr>
            </w:tcPrChange>
          </w:tcPr>
          <w:p w14:paraId="213A8C81" w14:textId="77777777" w:rsidR="006B304D" w:rsidRDefault="00000000">
            <w:pPr>
              <w:pStyle w:val="Compact"/>
              <w:jc w:val="center"/>
              <w:pPrChange w:id="478" w:author="Aarik Gulaya [2]" w:date="2026-04-27T14:47:00Z" w16du:dateUtc="2026-04-27T21:47:00Z">
                <w:pPr>
                  <w:pStyle w:val="Compact"/>
                  <w:jc w:val="right"/>
                </w:pPr>
              </w:pPrChange>
            </w:pPr>
            <w:r>
              <w:t>2.63</w:t>
            </w:r>
          </w:p>
        </w:tc>
        <w:tc>
          <w:tcPr>
            <w:tcW w:w="900" w:type="dxa"/>
            <w:tcPrChange w:id="479" w:author="Aarik Gulaya [2]" w:date="2026-04-27T14:47:00Z" w16du:dateUtc="2026-04-27T21:47:00Z">
              <w:tcPr>
                <w:tcW w:w="1218" w:type="dxa"/>
                <w:gridSpan w:val="3"/>
              </w:tcPr>
            </w:tcPrChange>
          </w:tcPr>
          <w:p w14:paraId="5E2CEADB" w14:textId="77777777" w:rsidR="006B304D" w:rsidRDefault="00000000">
            <w:pPr>
              <w:pStyle w:val="Compact"/>
              <w:jc w:val="center"/>
              <w:pPrChange w:id="480" w:author="Aarik Gulaya [2]" w:date="2026-04-27T14:47:00Z" w16du:dateUtc="2026-04-27T21:47:00Z">
                <w:pPr>
                  <w:pStyle w:val="Compact"/>
                  <w:jc w:val="right"/>
                </w:pPr>
              </w:pPrChange>
            </w:pPr>
            <w:r>
              <w:t>2.77</w:t>
            </w:r>
          </w:p>
        </w:tc>
        <w:tc>
          <w:tcPr>
            <w:tcW w:w="900" w:type="dxa"/>
            <w:tcPrChange w:id="481" w:author="Aarik Gulaya [2]" w:date="2026-04-27T14:47:00Z" w16du:dateUtc="2026-04-27T21:47:00Z">
              <w:tcPr>
                <w:tcW w:w="1218" w:type="dxa"/>
                <w:gridSpan w:val="2"/>
              </w:tcPr>
            </w:tcPrChange>
          </w:tcPr>
          <w:p w14:paraId="7C3AC406" w14:textId="77777777" w:rsidR="006B304D" w:rsidRDefault="00000000">
            <w:pPr>
              <w:pStyle w:val="Compact"/>
              <w:jc w:val="center"/>
              <w:pPrChange w:id="482" w:author="Aarik Gulaya [2]" w:date="2026-04-27T14:47:00Z" w16du:dateUtc="2026-04-27T21:47:00Z">
                <w:pPr>
                  <w:pStyle w:val="Compact"/>
                  <w:jc w:val="right"/>
                </w:pPr>
              </w:pPrChange>
            </w:pPr>
            <w:r>
              <w:t>+1.37</w:t>
            </w:r>
          </w:p>
        </w:tc>
        <w:tc>
          <w:tcPr>
            <w:tcW w:w="1350" w:type="dxa"/>
            <w:tcPrChange w:id="483" w:author="Aarik Gulaya [2]" w:date="2026-04-27T14:47:00Z" w16du:dateUtc="2026-04-27T21:47:00Z">
              <w:tcPr>
                <w:tcW w:w="1218" w:type="dxa"/>
                <w:gridSpan w:val="2"/>
              </w:tcPr>
            </w:tcPrChange>
          </w:tcPr>
          <w:p w14:paraId="757F0CAB" w14:textId="77777777" w:rsidR="006B304D" w:rsidRDefault="00000000">
            <w:pPr>
              <w:pStyle w:val="Compact"/>
              <w:jc w:val="center"/>
              <w:pPrChange w:id="484" w:author="Aarik Gulaya [2]" w:date="2026-04-27T14:47:00Z" w16du:dateUtc="2026-04-27T21:47:00Z">
                <w:pPr>
                  <w:pStyle w:val="Compact"/>
                  <w:jc w:val="right"/>
                </w:pPr>
              </w:pPrChange>
            </w:pPr>
            <w:r>
              <w:t>+1.51</w:t>
            </w:r>
          </w:p>
        </w:tc>
        <w:tc>
          <w:tcPr>
            <w:tcW w:w="1621" w:type="dxa"/>
            <w:tcPrChange w:id="485" w:author="Aarik Gulaya [2]" w:date="2026-04-27T14:47:00Z" w16du:dateUtc="2026-04-27T21:47:00Z">
              <w:tcPr>
                <w:tcW w:w="913" w:type="dxa"/>
                <w:gridSpan w:val="2"/>
              </w:tcPr>
            </w:tcPrChange>
          </w:tcPr>
          <w:p w14:paraId="2615EAF1" w14:textId="77777777" w:rsidR="006B304D" w:rsidRDefault="00000000">
            <w:pPr>
              <w:pStyle w:val="Compact"/>
              <w:jc w:val="center"/>
            </w:pPr>
            <w:r>
              <w:t>✓</w:t>
            </w:r>
          </w:p>
        </w:tc>
      </w:tr>
      <w:tr w:rsidR="006B304D" w14:paraId="7EA868B4" w14:textId="77777777" w:rsidTr="00ED3FB7">
        <w:tc>
          <w:tcPr>
            <w:tcW w:w="2898" w:type="dxa"/>
            <w:tcPrChange w:id="486" w:author="Aarik Gulaya [2]" w:date="2026-04-27T14:47:00Z" w16du:dateUtc="2026-04-27T21:47:00Z">
              <w:tcPr>
                <w:tcW w:w="913" w:type="dxa"/>
              </w:tcPr>
            </w:tcPrChange>
          </w:tcPr>
          <w:p w14:paraId="6980DA47" w14:textId="77777777" w:rsidR="006B304D" w:rsidRDefault="00000000">
            <w:pPr>
              <w:pStyle w:val="Compact"/>
            </w:pPr>
            <w:r>
              <w:t>Fukuzawa</w:t>
            </w:r>
          </w:p>
        </w:tc>
        <w:tc>
          <w:tcPr>
            <w:tcW w:w="990" w:type="dxa"/>
            <w:tcPrChange w:id="487" w:author="Aarik Gulaya [2]" w:date="2026-04-27T14:47:00Z" w16du:dateUtc="2026-04-27T21:47:00Z">
              <w:tcPr>
                <w:tcW w:w="1218" w:type="dxa"/>
              </w:tcPr>
            </w:tcPrChange>
          </w:tcPr>
          <w:p w14:paraId="0F42BC13" w14:textId="77777777" w:rsidR="006B304D" w:rsidRDefault="00000000">
            <w:pPr>
              <w:pStyle w:val="Compact"/>
              <w:jc w:val="center"/>
              <w:pPrChange w:id="488" w:author="Aarik Gulaya [2]" w:date="2026-04-27T14:47:00Z" w16du:dateUtc="2026-04-27T21:47:00Z">
                <w:pPr>
                  <w:pStyle w:val="Compact"/>
                  <w:jc w:val="right"/>
                </w:pPr>
              </w:pPrChange>
            </w:pPr>
            <w:r>
              <w:t>1.67</w:t>
            </w:r>
          </w:p>
        </w:tc>
        <w:tc>
          <w:tcPr>
            <w:tcW w:w="720" w:type="dxa"/>
            <w:tcPrChange w:id="489" w:author="Aarik Gulaya [2]" w:date="2026-04-27T14:47:00Z" w16du:dateUtc="2026-04-27T21:47:00Z">
              <w:tcPr>
                <w:tcW w:w="1218" w:type="dxa"/>
                <w:gridSpan w:val="3"/>
              </w:tcPr>
            </w:tcPrChange>
          </w:tcPr>
          <w:p w14:paraId="0E35D60F" w14:textId="77777777" w:rsidR="006B304D" w:rsidRDefault="00000000">
            <w:pPr>
              <w:pStyle w:val="Compact"/>
              <w:jc w:val="center"/>
              <w:pPrChange w:id="490" w:author="Aarik Gulaya [2]" w:date="2026-04-27T14:47:00Z" w16du:dateUtc="2026-04-27T21:47:00Z">
                <w:pPr>
                  <w:pStyle w:val="Compact"/>
                  <w:jc w:val="right"/>
                </w:pPr>
              </w:pPrChange>
            </w:pPr>
            <w:r>
              <w:t>2.35</w:t>
            </w:r>
          </w:p>
        </w:tc>
        <w:tc>
          <w:tcPr>
            <w:tcW w:w="900" w:type="dxa"/>
            <w:tcPrChange w:id="491" w:author="Aarik Gulaya [2]" w:date="2026-04-27T14:47:00Z" w16du:dateUtc="2026-04-27T21:47:00Z">
              <w:tcPr>
                <w:tcW w:w="1218" w:type="dxa"/>
                <w:gridSpan w:val="3"/>
              </w:tcPr>
            </w:tcPrChange>
          </w:tcPr>
          <w:p w14:paraId="4261B6EB" w14:textId="77777777" w:rsidR="006B304D" w:rsidRDefault="00000000">
            <w:pPr>
              <w:pStyle w:val="Compact"/>
              <w:jc w:val="center"/>
              <w:pPrChange w:id="492" w:author="Aarik Gulaya [2]" w:date="2026-04-27T14:47:00Z" w16du:dateUtc="2026-04-27T21:47:00Z">
                <w:pPr>
                  <w:pStyle w:val="Compact"/>
                  <w:jc w:val="right"/>
                </w:pPr>
              </w:pPrChange>
            </w:pPr>
            <w:r>
              <w:t>2.78</w:t>
            </w:r>
          </w:p>
        </w:tc>
        <w:tc>
          <w:tcPr>
            <w:tcW w:w="900" w:type="dxa"/>
            <w:tcPrChange w:id="493" w:author="Aarik Gulaya [2]" w:date="2026-04-27T14:47:00Z" w16du:dateUtc="2026-04-27T21:47:00Z">
              <w:tcPr>
                <w:tcW w:w="1218" w:type="dxa"/>
                <w:gridSpan w:val="2"/>
              </w:tcPr>
            </w:tcPrChange>
          </w:tcPr>
          <w:p w14:paraId="39B33B6D" w14:textId="77777777" w:rsidR="006B304D" w:rsidRDefault="00000000">
            <w:pPr>
              <w:pStyle w:val="Compact"/>
              <w:jc w:val="center"/>
              <w:pPrChange w:id="494" w:author="Aarik Gulaya [2]" w:date="2026-04-27T14:47:00Z" w16du:dateUtc="2026-04-27T21:47:00Z">
                <w:pPr>
                  <w:pStyle w:val="Compact"/>
                  <w:jc w:val="right"/>
                </w:pPr>
              </w:pPrChange>
            </w:pPr>
            <w:r>
              <w:t>+0.68</w:t>
            </w:r>
          </w:p>
        </w:tc>
        <w:tc>
          <w:tcPr>
            <w:tcW w:w="1350" w:type="dxa"/>
            <w:tcPrChange w:id="495" w:author="Aarik Gulaya [2]" w:date="2026-04-27T14:47:00Z" w16du:dateUtc="2026-04-27T21:47:00Z">
              <w:tcPr>
                <w:tcW w:w="1218" w:type="dxa"/>
                <w:gridSpan w:val="2"/>
              </w:tcPr>
            </w:tcPrChange>
          </w:tcPr>
          <w:p w14:paraId="2BFB8736" w14:textId="77777777" w:rsidR="006B304D" w:rsidRDefault="00000000">
            <w:pPr>
              <w:pStyle w:val="Compact"/>
              <w:jc w:val="center"/>
              <w:pPrChange w:id="496" w:author="Aarik Gulaya [2]" w:date="2026-04-27T14:47:00Z" w16du:dateUtc="2026-04-27T21:47:00Z">
                <w:pPr>
                  <w:pStyle w:val="Compact"/>
                  <w:jc w:val="right"/>
                </w:pPr>
              </w:pPrChange>
            </w:pPr>
            <w:r>
              <w:t>+1.11</w:t>
            </w:r>
          </w:p>
        </w:tc>
        <w:tc>
          <w:tcPr>
            <w:tcW w:w="1621" w:type="dxa"/>
            <w:tcPrChange w:id="497" w:author="Aarik Gulaya [2]" w:date="2026-04-27T14:47:00Z" w16du:dateUtc="2026-04-27T21:47:00Z">
              <w:tcPr>
                <w:tcW w:w="913" w:type="dxa"/>
                <w:gridSpan w:val="2"/>
              </w:tcPr>
            </w:tcPrChange>
          </w:tcPr>
          <w:p w14:paraId="6B7EE873" w14:textId="77777777" w:rsidR="006B304D" w:rsidRDefault="00000000">
            <w:pPr>
              <w:pStyle w:val="Compact"/>
              <w:jc w:val="center"/>
            </w:pPr>
            <w:r>
              <w:t>✓</w:t>
            </w:r>
          </w:p>
        </w:tc>
      </w:tr>
      <w:tr w:rsidR="006B304D" w14:paraId="2EB23BF3" w14:textId="77777777" w:rsidTr="00ED3FB7">
        <w:tc>
          <w:tcPr>
            <w:tcW w:w="2898" w:type="dxa"/>
            <w:tcPrChange w:id="498" w:author="Aarik Gulaya [2]" w:date="2026-04-27T14:47:00Z" w16du:dateUtc="2026-04-27T21:47:00Z">
              <w:tcPr>
                <w:tcW w:w="913" w:type="dxa"/>
              </w:tcPr>
            </w:tcPrChange>
          </w:tcPr>
          <w:p w14:paraId="1DC5B502" w14:textId="77777777" w:rsidR="006B304D" w:rsidRDefault="00000000">
            <w:pPr>
              <w:pStyle w:val="Compact"/>
            </w:pPr>
            <w:r>
              <w:t>Bernal Diaz</w:t>
            </w:r>
          </w:p>
        </w:tc>
        <w:tc>
          <w:tcPr>
            <w:tcW w:w="990" w:type="dxa"/>
            <w:tcPrChange w:id="499" w:author="Aarik Gulaya [2]" w:date="2026-04-27T14:47:00Z" w16du:dateUtc="2026-04-27T21:47:00Z">
              <w:tcPr>
                <w:tcW w:w="1218" w:type="dxa"/>
              </w:tcPr>
            </w:tcPrChange>
          </w:tcPr>
          <w:p w14:paraId="44BDCBB1" w14:textId="77777777" w:rsidR="006B304D" w:rsidRDefault="00000000">
            <w:pPr>
              <w:pStyle w:val="Compact"/>
              <w:jc w:val="center"/>
              <w:pPrChange w:id="500" w:author="Aarik Gulaya [2]" w:date="2026-04-27T14:47:00Z" w16du:dateUtc="2026-04-27T21:47:00Z">
                <w:pPr>
                  <w:pStyle w:val="Compact"/>
                  <w:jc w:val="right"/>
                </w:pPr>
              </w:pPrChange>
            </w:pPr>
            <w:r>
              <w:t>1.70</w:t>
            </w:r>
          </w:p>
        </w:tc>
        <w:tc>
          <w:tcPr>
            <w:tcW w:w="720" w:type="dxa"/>
            <w:tcPrChange w:id="501" w:author="Aarik Gulaya [2]" w:date="2026-04-27T14:47:00Z" w16du:dateUtc="2026-04-27T21:47:00Z">
              <w:tcPr>
                <w:tcW w:w="1218" w:type="dxa"/>
                <w:gridSpan w:val="3"/>
              </w:tcPr>
            </w:tcPrChange>
          </w:tcPr>
          <w:p w14:paraId="403C2775" w14:textId="77777777" w:rsidR="006B304D" w:rsidRDefault="00000000">
            <w:pPr>
              <w:pStyle w:val="Compact"/>
              <w:jc w:val="center"/>
              <w:pPrChange w:id="502" w:author="Aarik Gulaya [2]" w:date="2026-04-27T14:47:00Z" w16du:dateUtc="2026-04-27T21:47:00Z">
                <w:pPr>
                  <w:pStyle w:val="Compact"/>
                  <w:jc w:val="right"/>
                </w:pPr>
              </w:pPrChange>
            </w:pPr>
            <w:r>
              <w:t>2.27</w:t>
            </w:r>
          </w:p>
        </w:tc>
        <w:tc>
          <w:tcPr>
            <w:tcW w:w="900" w:type="dxa"/>
            <w:tcPrChange w:id="503" w:author="Aarik Gulaya [2]" w:date="2026-04-27T14:47:00Z" w16du:dateUtc="2026-04-27T21:47:00Z">
              <w:tcPr>
                <w:tcW w:w="1218" w:type="dxa"/>
                <w:gridSpan w:val="3"/>
              </w:tcPr>
            </w:tcPrChange>
          </w:tcPr>
          <w:p w14:paraId="5EC28B65" w14:textId="77777777" w:rsidR="006B304D" w:rsidRDefault="00000000">
            <w:pPr>
              <w:pStyle w:val="Compact"/>
              <w:jc w:val="center"/>
              <w:pPrChange w:id="504" w:author="Aarik Gulaya [2]" w:date="2026-04-27T14:47:00Z" w16du:dateUtc="2026-04-27T21:47:00Z">
                <w:pPr>
                  <w:pStyle w:val="Compact"/>
                  <w:jc w:val="right"/>
                </w:pPr>
              </w:pPrChange>
            </w:pPr>
            <w:r>
              <w:t>2.48</w:t>
            </w:r>
          </w:p>
        </w:tc>
        <w:tc>
          <w:tcPr>
            <w:tcW w:w="900" w:type="dxa"/>
            <w:tcPrChange w:id="505" w:author="Aarik Gulaya [2]" w:date="2026-04-27T14:47:00Z" w16du:dateUtc="2026-04-27T21:47:00Z">
              <w:tcPr>
                <w:tcW w:w="1218" w:type="dxa"/>
                <w:gridSpan w:val="2"/>
              </w:tcPr>
            </w:tcPrChange>
          </w:tcPr>
          <w:p w14:paraId="686A7E00" w14:textId="77777777" w:rsidR="006B304D" w:rsidRDefault="00000000">
            <w:pPr>
              <w:pStyle w:val="Compact"/>
              <w:jc w:val="center"/>
              <w:pPrChange w:id="506" w:author="Aarik Gulaya [2]" w:date="2026-04-27T14:47:00Z" w16du:dateUtc="2026-04-27T21:47:00Z">
                <w:pPr>
                  <w:pStyle w:val="Compact"/>
                  <w:jc w:val="right"/>
                </w:pPr>
              </w:pPrChange>
            </w:pPr>
            <w:r>
              <w:t>+0.57</w:t>
            </w:r>
          </w:p>
        </w:tc>
        <w:tc>
          <w:tcPr>
            <w:tcW w:w="1350" w:type="dxa"/>
            <w:tcPrChange w:id="507" w:author="Aarik Gulaya [2]" w:date="2026-04-27T14:47:00Z" w16du:dateUtc="2026-04-27T21:47:00Z">
              <w:tcPr>
                <w:tcW w:w="1218" w:type="dxa"/>
                <w:gridSpan w:val="2"/>
              </w:tcPr>
            </w:tcPrChange>
          </w:tcPr>
          <w:p w14:paraId="5870BDCF" w14:textId="77777777" w:rsidR="006B304D" w:rsidRDefault="00000000">
            <w:pPr>
              <w:pStyle w:val="Compact"/>
              <w:jc w:val="center"/>
              <w:pPrChange w:id="508" w:author="Aarik Gulaya [2]" w:date="2026-04-27T14:47:00Z" w16du:dateUtc="2026-04-27T21:47:00Z">
                <w:pPr>
                  <w:pStyle w:val="Compact"/>
                  <w:jc w:val="right"/>
                </w:pPr>
              </w:pPrChange>
            </w:pPr>
            <w:r>
              <w:t>+0.78</w:t>
            </w:r>
          </w:p>
        </w:tc>
        <w:tc>
          <w:tcPr>
            <w:tcW w:w="1621" w:type="dxa"/>
            <w:tcPrChange w:id="509" w:author="Aarik Gulaya [2]" w:date="2026-04-27T14:47:00Z" w16du:dateUtc="2026-04-27T21:47:00Z">
              <w:tcPr>
                <w:tcW w:w="913" w:type="dxa"/>
                <w:gridSpan w:val="2"/>
              </w:tcPr>
            </w:tcPrChange>
          </w:tcPr>
          <w:p w14:paraId="782E990B" w14:textId="77777777" w:rsidR="006B304D" w:rsidRDefault="00000000">
            <w:pPr>
              <w:pStyle w:val="Compact"/>
              <w:jc w:val="center"/>
            </w:pPr>
            <w:r>
              <w:t>partial</w:t>
            </w:r>
          </w:p>
        </w:tc>
      </w:tr>
      <w:tr w:rsidR="006B304D" w14:paraId="31F2CAB7" w14:textId="77777777" w:rsidTr="00ED3FB7">
        <w:tc>
          <w:tcPr>
            <w:tcW w:w="2898" w:type="dxa"/>
            <w:tcPrChange w:id="510" w:author="Aarik Gulaya [2]" w:date="2026-04-27T14:47:00Z" w16du:dateUtc="2026-04-27T21:47:00Z">
              <w:tcPr>
                <w:tcW w:w="913" w:type="dxa"/>
              </w:tcPr>
            </w:tcPrChange>
          </w:tcPr>
          <w:p w14:paraId="06B2A3FC" w14:textId="77777777" w:rsidR="006B304D" w:rsidRDefault="00000000">
            <w:pPr>
              <w:pStyle w:val="Compact"/>
            </w:pPr>
            <w:r>
              <w:t>Babur</w:t>
            </w:r>
          </w:p>
        </w:tc>
        <w:tc>
          <w:tcPr>
            <w:tcW w:w="990" w:type="dxa"/>
            <w:tcPrChange w:id="511" w:author="Aarik Gulaya [2]" w:date="2026-04-27T14:47:00Z" w16du:dateUtc="2026-04-27T21:47:00Z">
              <w:tcPr>
                <w:tcW w:w="1218" w:type="dxa"/>
              </w:tcPr>
            </w:tcPrChange>
          </w:tcPr>
          <w:p w14:paraId="0E49B1B3" w14:textId="77777777" w:rsidR="006B304D" w:rsidRDefault="00000000">
            <w:pPr>
              <w:pStyle w:val="Compact"/>
              <w:jc w:val="center"/>
              <w:pPrChange w:id="512" w:author="Aarik Gulaya [2]" w:date="2026-04-27T14:47:00Z" w16du:dateUtc="2026-04-27T21:47:00Z">
                <w:pPr>
                  <w:pStyle w:val="Compact"/>
                  <w:jc w:val="right"/>
                </w:pPr>
              </w:pPrChange>
            </w:pPr>
            <w:r>
              <w:t>1.76</w:t>
            </w:r>
          </w:p>
        </w:tc>
        <w:tc>
          <w:tcPr>
            <w:tcW w:w="720" w:type="dxa"/>
            <w:tcPrChange w:id="513" w:author="Aarik Gulaya [2]" w:date="2026-04-27T14:47:00Z" w16du:dateUtc="2026-04-27T21:47:00Z">
              <w:tcPr>
                <w:tcW w:w="1218" w:type="dxa"/>
                <w:gridSpan w:val="3"/>
              </w:tcPr>
            </w:tcPrChange>
          </w:tcPr>
          <w:p w14:paraId="3C32C784" w14:textId="77777777" w:rsidR="006B304D" w:rsidRDefault="00000000">
            <w:pPr>
              <w:pStyle w:val="Compact"/>
              <w:jc w:val="center"/>
              <w:pPrChange w:id="514" w:author="Aarik Gulaya [2]" w:date="2026-04-27T14:47:00Z" w16du:dateUtc="2026-04-27T21:47:00Z">
                <w:pPr>
                  <w:pStyle w:val="Compact"/>
                  <w:jc w:val="right"/>
                </w:pPr>
              </w:pPrChange>
            </w:pPr>
            <w:r>
              <w:t>1.91</w:t>
            </w:r>
          </w:p>
        </w:tc>
        <w:tc>
          <w:tcPr>
            <w:tcW w:w="900" w:type="dxa"/>
            <w:tcPrChange w:id="515" w:author="Aarik Gulaya [2]" w:date="2026-04-27T14:47:00Z" w16du:dateUtc="2026-04-27T21:47:00Z">
              <w:tcPr>
                <w:tcW w:w="1218" w:type="dxa"/>
                <w:gridSpan w:val="3"/>
              </w:tcPr>
            </w:tcPrChange>
          </w:tcPr>
          <w:p w14:paraId="031CE23B" w14:textId="77777777" w:rsidR="006B304D" w:rsidRDefault="00000000">
            <w:pPr>
              <w:pStyle w:val="Compact"/>
              <w:jc w:val="center"/>
              <w:pPrChange w:id="516" w:author="Aarik Gulaya [2]" w:date="2026-04-27T14:47:00Z" w16du:dateUtc="2026-04-27T21:47:00Z">
                <w:pPr>
                  <w:pStyle w:val="Compact"/>
                  <w:jc w:val="right"/>
                </w:pPr>
              </w:pPrChange>
            </w:pPr>
            <w:r>
              <w:t>2.01</w:t>
            </w:r>
          </w:p>
        </w:tc>
        <w:tc>
          <w:tcPr>
            <w:tcW w:w="900" w:type="dxa"/>
            <w:tcPrChange w:id="517" w:author="Aarik Gulaya [2]" w:date="2026-04-27T14:47:00Z" w16du:dateUtc="2026-04-27T21:47:00Z">
              <w:tcPr>
                <w:tcW w:w="1218" w:type="dxa"/>
                <w:gridSpan w:val="2"/>
              </w:tcPr>
            </w:tcPrChange>
          </w:tcPr>
          <w:p w14:paraId="061FABA8" w14:textId="77777777" w:rsidR="006B304D" w:rsidRDefault="00000000">
            <w:pPr>
              <w:pStyle w:val="Compact"/>
              <w:jc w:val="center"/>
              <w:pPrChange w:id="518" w:author="Aarik Gulaya [2]" w:date="2026-04-27T14:47:00Z" w16du:dateUtc="2026-04-27T21:47:00Z">
                <w:pPr>
                  <w:pStyle w:val="Compact"/>
                  <w:jc w:val="right"/>
                </w:pPr>
              </w:pPrChange>
            </w:pPr>
            <w:r>
              <w:t>+0.15</w:t>
            </w:r>
          </w:p>
        </w:tc>
        <w:tc>
          <w:tcPr>
            <w:tcW w:w="1350" w:type="dxa"/>
            <w:tcPrChange w:id="519" w:author="Aarik Gulaya [2]" w:date="2026-04-27T14:47:00Z" w16du:dateUtc="2026-04-27T21:47:00Z">
              <w:tcPr>
                <w:tcW w:w="1218" w:type="dxa"/>
                <w:gridSpan w:val="2"/>
              </w:tcPr>
            </w:tcPrChange>
          </w:tcPr>
          <w:p w14:paraId="080904AF" w14:textId="77777777" w:rsidR="006B304D" w:rsidRDefault="00000000">
            <w:pPr>
              <w:pStyle w:val="Compact"/>
              <w:jc w:val="center"/>
              <w:pPrChange w:id="520" w:author="Aarik Gulaya [2]" w:date="2026-04-27T14:47:00Z" w16du:dateUtc="2026-04-27T21:47:00Z">
                <w:pPr>
                  <w:pStyle w:val="Compact"/>
                  <w:jc w:val="right"/>
                </w:pPr>
              </w:pPrChange>
            </w:pPr>
            <w:r>
              <w:t>+0.25</w:t>
            </w:r>
          </w:p>
        </w:tc>
        <w:tc>
          <w:tcPr>
            <w:tcW w:w="1621" w:type="dxa"/>
            <w:tcPrChange w:id="521" w:author="Aarik Gulaya [2]" w:date="2026-04-27T14:47:00Z" w16du:dateUtc="2026-04-27T21:47:00Z">
              <w:tcPr>
                <w:tcW w:w="913" w:type="dxa"/>
                <w:gridSpan w:val="2"/>
              </w:tcPr>
            </w:tcPrChange>
          </w:tcPr>
          <w:p w14:paraId="5D055DF8" w14:textId="77777777" w:rsidR="006B304D" w:rsidRDefault="00000000">
            <w:pPr>
              <w:pStyle w:val="Compact"/>
              <w:jc w:val="center"/>
            </w:pPr>
            <w:r>
              <w:t>-</w:t>
            </w:r>
          </w:p>
        </w:tc>
      </w:tr>
      <w:tr w:rsidR="006B304D" w14:paraId="6C602C96" w14:textId="77777777" w:rsidTr="00ED3FB7">
        <w:tc>
          <w:tcPr>
            <w:tcW w:w="2898" w:type="dxa"/>
            <w:tcPrChange w:id="522" w:author="Aarik Gulaya [2]" w:date="2026-04-27T14:47:00Z" w16du:dateUtc="2026-04-27T21:47:00Z">
              <w:tcPr>
                <w:tcW w:w="913" w:type="dxa"/>
              </w:tcPr>
            </w:tcPrChange>
          </w:tcPr>
          <w:p w14:paraId="4A579656" w14:textId="77777777" w:rsidR="006B304D" w:rsidRDefault="00000000">
            <w:pPr>
              <w:pStyle w:val="Compact"/>
            </w:pPr>
            <w:r>
              <w:lastRenderedPageBreak/>
              <w:t>Seacole</w:t>
            </w:r>
          </w:p>
        </w:tc>
        <w:tc>
          <w:tcPr>
            <w:tcW w:w="990" w:type="dxa"/>
            <w:tcPrChange w:id="523" w:author="Aarik Gulaya [2]" w:date="2026-04-27T14:47:00Z" w16du:dateUtc="2026-04-27T21:47:00Z">
              <w:tcPr>
                <w:tcW w:w="1218" w:type="dxa"/>
              </w:tcPr>
            </w:tcPrChange>
          </w:tcPr>
          <w:p w14:paraId="1D2F4280" w14:textId="77777777" w:rsidR="006B304D" w:rsidRDefault="00000000">
            <w:pPr>
              <w:pStyle w:val="Compact"/>
              <w:jc w:val="center"/>
              <w:pPrChange w:id="524" w:author="Aarik Gulaya [2]" w:date="2026-04-27T14:47:00Z" w16du:dateUtc="2026-04-27T21:47:00Z">
                <w:pPr>
                  <w:pStyle w:val="Compact"/>
                  <w:jc w:val="right"/>
                </w:pPr>
              </w:pPrChange>
            </w:pPr>
            <w:r>
              <w:t>1.77</w:t>
            </w:r>
          </w:p>
        </w:tc>
        <w:tc>
          <w:tcPr>
            <w:tcW w:w="720" w:type="dxa"/>
            <w:tcPrChange w:id="525" w:author="Aarik Gulaya [2]" w:date="2026-04-27T14:47:00Z" w16du:dateUtc="2026-04-27T21:47:00Z">
              <w:tcPr>
                <w:tcW w:w="1218" w:type="dxa"/>
                <w:gridSpan w:val="3"/>
              </w:tcPr>
            </w:tcPrChange>
          </w:tcPr>
          <w:p w14:paraId="3916F980" w14:textId="77777777" w:rsidR="006B304D" w:rsidRDefault="00000000">
            <w:pPr>
              <w:pStyle w:val="Compact"/>
              <w:jc w:val="center"/>
              <w:pPrChange w:id="526" w:author="Aarik Gulaya [2]" w:date="2026-04-27T14:47:00Z" w16du:dateUtc="2026-04-27T21:47:00Z">
                <w:pPr>
                  <w:pStyle w:val="Compact"/>
                  <w:jc w:val="right"/>
                </w:pPr>
              </w:pPrChange>
            </w:pPr>
            <w:r>
              <w:t>2.48</w:t>
            </w:r>
          </w:p>
        </w:tc>
        <w:tc>
          <w:tcPr>
            <w:tcW w:w="900" w:type="dxa"/>
            <w:tcPrChange w:id="527" w:author="Aarik Gulaya [2]" w:date="2026-04-27T14:47:00Z" w16du:dateUtc="2026-04-27T21:47:00Z">
              <w:tcPr>
                <w:tcW w:w="1218" w:type="dxa"/>
                <w:gridSpan w:val="3"/>
              </w:tcPr>
            </w:tcPrChange>
          </w:tcPr>
          <w:p w14:paraId="416E648A" w14:textId="77777777" w:rsidR="006B304D" w:rsidRDefault="00000000">
            <w:pPr>
              <w:pStyle w:val="Compact"/>
              <w:jc w:val="center"/>
              <w:pPrChange w:id="528" w:author="Aarik Gulaya [2]" w:date="2026-04-27T14:47:00Z" w16du:dateUtc="2026-04-27T21:47:00Z">
                <w:pPr>
                  <w:pStyle w:val="Compact"/>
                  <w:jc w:val="right"/>
                </w:pPr>
              </w:pPrChange>
            </w:pPr>
            <w:r>
              <w:t>2.59</w:t>
            </w:r>
          </w:p>
        </w:tc>
        <w:tc>
          <w:tcPr>
            <w:tcW w:w="900" w:type="dxa"/>
            <w:tcPrChange w:id="529" w:author="Aarik Gulaya [2]" w:date="2026-04-27T14:47:00Z" w16du:dateUtc="2026-04-27T21:47:00Z">
              <w:tcPr>
                <w:tcW w:w="1218" w:type="dxa"/>
                <w:gridSpan w:val="2"/>
              </w:tcPr>
            </w:tcPrChange>
          </w:tcPr>
          <w:p w14:paraId="4313CF16" w14:textId="77777777" w:rsidR="006B304D" w:rsidRDefault="00000000">
            <w:pPr>
              <w:pStyle w:val="Compact"/>
              <w:jc w:val="center"/>
              <w:pPrChange w:id="530" w:author="Aarik Gulaya [2]" w:date="2026-04-27T14:47:00Z" w16du:dateUtc="2026-04-27T21:47:00Z">
                <w:pPr>
                  <w:pStyle w:val="Compact"/>
                  <w:jc w:val="right"/>
                </w:pPr>
              </w:pPrChange>
            </w:pPr>
            <w:r>
              <w:t>+0.71</w:t>
            </w:r>
          </w:p>
        </w:tc>
        <w:tc>
          <w:tcPr>
            <w:tcW w:w="1350" w:type="dxa"/>
            <w:tcPrChange w:id="531" w:author="Aarik Gulaya [2]" w:date="2026-04-27T14:47:00Z" w16du:dateUtc="2026-04-27T21:47:00Z">
              <w:tcPr>
                <w:tcW w:w="1218" w:type="dxa"/>
                <w:gridSpan w:val="2"/>
              </w:tcPr>
            </w:tcPrChange>
          </w:tcPr>
          <w:p w14:paraId="69FC475F" w14:textId="77777777" w:rsidR="006B304D" w:rsidRDefault="00000000">
            <w:pPr>
              <w:pStyle w:val="Compact"/>
              <w:jc w:val="center"/>
              <w:pPrChange w:id="532" w:author="Aarik Gulaya [2]" w:date="2026-04-27T14:47:00Z" w16du:dateUtc="2026-04-27T21:47:00Z">
                <w:pPr>
                  <w:pStyle w:val="Compact"/>
                  <w:jc w:val="right"/>
                </w:pPr>
              </w:pPrChange>
            </w:pPr>
            <w:r>
              <w:t>+0.82</w:t>
            </w:r>
          </w:p>
        </w:tc>
        <w:tc>
          <w:tcPr>
            <w:tcW w:w="1621" w:type="dxa"/>
            <w:tcPrChange w:id="533" w:author="Aarik Gulaya [2]" w:date="2026-04-27T14:47:00Z" w16du:dateUtc="2026-04-27T21:47:00Z">
              <w:tcPr>
                <w:tcW w:w="913" w:type="dxa"/>
                <w:gridSpan w:val="2"/>
              </w:tcPr>
            </w:tcPrChange>
          </w:tcPr>
          <w:p w14:paraId="0E4AF330" w14:textId="77777777" w:rsidR="006B304D" w:rsidRDefault="00000000">
            <w:pPr>
              <w:pStyle w:val="Compact"/>
              <w:jc w:val="center"/>
            </w:pPr>
            <w:r>
              <w:t>✓</w:t>
            </w:r>
          </w:p>
        </w:tc>
      </w:tr>
      <w:tr w:rsidR="006B304D" w14:paraId="2C46A6ED" w14:textId="77777777" w:rsidTr="00ED3FB7">
        <w:tc>
          <w:tcPr>
            <w:tcW w:w="2898" w:type="dxa"/>
            <w:tcPrChange w:id="534" w:author="Aarik Gulaya [2]" w:date="2026-04-27T14:47:00Z" w16du:dateUtc="2026-04-27T21:47:00Z">
              <w:tcPr>
                <w:tcW w:w="913" w:type="dxa"/>
              </w:tcPr>
            </w:tcPrChange>
          </w:tcPr>
          <w:p w14:paraId="409B6084" w14:textId="77777777" w:rsidR="006B304D" w:rsidRDefault="00000000">
            <w:pPr>
              <w:pStyle w:val="Compact"/>
            </w:pPr>
            <w:r>
              <w:t>Keckley</w:t>
            </w:r>
          </w:p>
        </w:tc>
        <w:tc>
          <w:tcPr>
            <w:tcW w:w="990" w:type="dxa"/>
            <w:tcPrChange w:id="535" w:author="Aarik Gulaya [2]" w:date="2026-04-27T14:47:00Z" w16du:dateUtc="2026-04-27T21:47:00Z">
              <w:tcPr>
                <w:tcW w:w="1218" w:type="dxa"/>
              </w:tcPr>
            </w:tcPrChange>
          </w:tcPr>
          <w:p w14:paraId="23D282B1" w14:textId="77777777" w:rsidR="006B304D" w:rsidRDefault="00000000">
            <w:pPr>
              <w:pStyle w:val="Compact"/>
              <w:jc w:val="center"/>
              <w:pPrChange w:id="536" w:author="Aarik Gulaya [2]" w:date="2026-04-27T14:47:00Z" w16du:dateUtc="2026-04-27T21:47:00Z">
                <w:pPr>
                  <w:pStyle w:val="Compact"/>
                  <w:jc w:val="right"/>
                </w:pPr>
              </w:pPrChange>
            </w:pPr>
            <w:r>
              <w:t>1.84</w:t>
            </w:r>
          </w:p>
        </w:tc>
        <w:tc>
          <w:tcPr>
            <w:tcW w:w="720" w:type="dxa"/>
            <w:tcPrChange w:id="537" w:author="Aarik Gulaya [2]" w:date="2026-04-27T14:47:00Z" w16du:dateUtc="2026-04-27T21:47:00Z">
              <w:tcPr>
                <w:tcW w:w="1218" w:type="dxa"/>
                <w:gridSpan w:val="3"/>
              </w:tcPr>
            </w:tcPrChange>
          </w:tcPr>
          <w:p w14:paraId="5DEC98DD" w14:textId="77777777" w:rsidR="006B304D" w:rsidRDefault="00000000">
            <w:pPr>
              <w:pStyle w:val="Compact"/>
              <w:jc w:val="center"/>
              <w:pPrChange w:id="538" w:author="Aarik Gulaya [2]" w:date="2026-04-27T14:47:00Z" w16du:dateUtc="2026-04-27T21:47:00Z">
                <w:pPr>
                  <w:pStyle w:val="Compact"/>
                  <w:jc w:val="right"/>
                </w:pPr>
              </w:pPrChange>
            </w:pPr>
            <w:r>
              <w:t>2.43</w:t>
            </w:r>
          </w:p>
        </w:tc>
        <w:tc>
          <w:tcPr>
            <w:tcW w:w="900" w:type="dxa"/>
            <w:tcPrChange w:id="539" w:author="Aarik Gulaya [2]" w:date="2026-04-27T14:47:00Z" w16du:dateUtc="2026-04-27T21:47:00Z">
              <w:tcPr>
                <w:tcW w:w="1218" w:type="dxa"/>
                <w:gridSpan w:val="3"/>
              </w:tcPr>
            </w:tcPrChange>
          </w:tcPr>
          <w:p w14:paraId="58B14AF3" w14:textId="77777777" w:rsidR="006B304D" w:rsidRDefault="00000000">
            <w:pPr>
              <w:pStyle w:val="Compact"/>
              <w:jc w:val="center"/>
              <w:pPrChange w:id="540" w:author="Aarik Gulaya [2]" w:date="2026-04-27T14:47:00Z" w16du:dateUtc="2026-04-27T21:47:00Z">
                <w:pPr>
                  <w:pStyle w:val="Compact"/>
                  <w:jc w:val="right"/>
                </w:pPr>
              </w:pPrChange>
            </w:pPr>
            <w:r>
              <w:t>2.44</w:t>
            </w:r>
          </w:p>
        </w:tc>
        <w:tc>
          <w:tcPr>
            <w:tcW w:w="900" w:type="dxa"/>
            <w:tcPrChange w:id="541" w:author="Aarik Gulaya [2]" w:date="2026-04-27T14:47:00Z" w16du:dateUtc="2026-04-27T21:47:00Z">
              <w:tcPr>
                <w:tcW w:w="1218" w:type="dxa"/>
                <w:gridSpan w:val="2"/>
              </w:tcPr>
            </w:tcPrChange>
          </w:tcPr>
          <w:p w14:paraId="24951F00" w14:textId="77777777" w:rsidR="006B304D" w:rsidRDefault="00000000">
            <w:pPr>
              <w:pStyle w:val="Compact"/>
              <w:jc w:val="center"/>
              <w:pPrChange w:id="542" w:author="Aarik Gulaya [2]" w:date="2026-04-27T14:47:00Z" w16du:dateUtc="2026-04-27T21:47:00Z">
                <w:pPr>
                  <w:pStyle w:val="Compact"/>
                  <w:jc w:val="right"/>
                </w:pPr>
              </w:pPrChange>
            </w:pPr>
            <w:r>
              <w:t>+0.58</w:t>
            </w:r>
          </w:p>
        </w:tc>
        <w:tc>
          <w:tcPr>
            <w:tcW w:w="1350" w:type="dxa"/>
            <w:tcPrChange w:id="543" w:author="Aarik Gulaya [2]" w:date="2026-04-27T14:47:00Z" w16du:dateUtc="2026-04-27T21:47:00Z">
              <w:tcPr>
                <w:tcW w:w="1218" w:type="dxa"/>
                <w:gridSpan w:val="2"/>
              </w:tcPr>
            </w:tcPrChange>
          </w:tcPr>
          <w:p w14:paraId="07D30ADC" w14:textId="77777777" w:rsidR="006B304D" w:rsidRDefault="00000000">
            <w:pPr>
              <w:pStyle w:val="Compact"/>
              <w:jc w:val="center"/>
              <w:pPrChange w:id="544" w:author="Aarik Gulaya [2]" w:date="2026-04-27T14:47:00Z" w16du:dateUtc="2026-04-27T21:47:00Z">
                <w:pPr>
                  <w:pStyle w:val="Compact"/>
                  <w:jc w:val="right"/>
                </w:pPr>
              </w:pPrChange>
            </w:pPr>
            <w:r>
              <w:t>+0.59</w:t>
            </w:r>
          </w:p>
        </w:tc>
        <w:tc>
          <w:tcPr>
            <w:tcW w:w="1621" w:type="dxa"/>
            <w:tcPrChange w:id="545" w:author="Aarik Gulaya [2]" w:date="2026-04-27T14:47:00Z" w16du:dateUtc="2026-04-27T21:47:00Z">
              <w:tcPr>
                <w:tcW w:w="913" w:type="dxa"/>
                <w:gridSpan w:val="2"/>
              </w:tcPr>
            </w:tcPrChange>
          </w:tcPr>
          <w:p w14:paraId="465454D1" w14:textId="77777777" w:rsidR="006B304D" w:rsidRDefault="00000000">
            <w:pPr>
              <w:pStyle w:val="Compact"/>
              <w:jc w:val="center"/>
            </w:pPr>
            <w:r>
              <w:t>-</w:t>
            </w:r>
          </w:p>
        </w:tc>
      </w:tr>
      <w:tr w:rsidR="006B304D" w14:paraId="17ACC17D" w14:textId="77777777" w:rsidTr="00ED3FB7">
        <w:tc>
          <w:tcPr>
            <w:tcW w:w="2898" w:type="dxa"/>
            <w:tcPrChange w:id="546" w:author="Aarik Gulaya [2]" w:date="2026-04-27T14:47:00Z" w16du:dateUtc="2026-04-27T21:47:00Z">
              <w:tcPr>
                <w:tcW w:w="913" w:type="dxa"/>
              </w:tcPr>
            </w:tcPrChange>
          </w:tcPr>
          <w:p w14:paraId="2D7E9323" w14:textId="77777777" w:rsidR="006B304D" w:rsidRDefault="00000000">
            <w:pPr>
              <w:pStyle w:val="Compact"/>
            </w:pPr>
            <w:r>
              <w:t>Yung Wing</w:t>
            </w:r>
          </w:p>
        </w:tc>
        <w:tc>
          <w:tcPr>
            <w:tcW w:w="990" w:type="dxa"/>
            <w:tcPrChange w:id="547" w:author="Aarik Gulaya [2]" w:date="2026-04-27T14:47:00Z" w16du:dateUtc="2026-04-27T21:47:00Z">
              <w:tcPr>
                <w:tcW w:w="1218" w:type="dxa"/>
              </w:tcPr>
            </w:tcPrChange>
          </w:tcPr>
          <w:p w14:paraId="6BDF72AA" w14:textId="77777777" w:rsidR="006B304D" w:rsidRDefault="00000000">
            <w:pPr>
              <w:pStyle w:val="Compact"/>
              <w:jc w:val="center"/>
              <w:pPrChange w:id="548" w:author="Aarik Gulaya [2]" w:date="2026-04-27T14:47:00Z" w16du:dateUtc="2026-04-27T21:47:00Z">
                <w:pPr>
                  <w:pStyle w:val="Compact"/>
                  <w:jc w:val="right"/>
                </w:pPr>
              </w:pPrChange>
            </w:pPr>
            <w:r>
              <w:t>1.88</w:t>
            </w:r>
          </w:p>
        </w:tc>
        <w:tc>
          <w:tcPr>
            <w:tcW w:w="720" w:type="dxa"/>
            <w:tcPrChange w:id="549" w:author="Aarik Gulaya [2]" w:date="2026-04-27T14:47:00Z" w16du:dateUtc="2026-04-27T21:47:00Z">
              <w:tcPr>
                <w:tcW w:w="1218" w:type="dxa"/>
                <w:gridSpan w:val="3"/>
              </w:tcPr>
            </w:tcPrChange>
          </w:tcPr>
          <w:p w14:paraId="763ED280" w14:textId="77777777" w:rsidR="006B304D" w:rsidRDefault="00000000">
            <w:pPr>
              <w:pStyle w:val="Compact"/>
              <w:jc w:val="center"/>
              <w:pPrChange w:id="550" w:author="Aarik Gulaya [2]" w:date="2026-04-27T14:47:00Z" w16du:dateUtc="2026-04-27T21:47:00Z">
                <w:pPr>
                  <w:pStyle w:val="Compact"/>
                  <w:jc w:val="right"/>
                </w:pPr>
              </w:pPrChange>
            </w:pPr>
            <w:r>
              <w:t>2.22</w:t>
            </w:r>
          </w:p>
        </w:tc>
        <w:tc>
          <w:tcPr>
            <w:tcW w:w="900" w:type="dxa"/>
            <w:tcPrChange w:id="551" w:author="Aarik Gulaya [2]" w:date="2026-04-27T14:47:00Z" w16du:dateUtc="2026-04-27T21:47:00Z">
              <w:tcPr>
                <w:tcW w:w="1218" w:type="dxa"/>
                <w:gridSpan w:val="3"/>
              </w:tcPr>
            </w:tcPrChange>
          </w:tcPr>
          <w:p w14:paraId="631E6452" w14:textId="77777777" w:rsidR="006B304D" w:rsidRDefault="00000000">
            <w:pPr>
              <w:pStyle w:val="Compact"/>
              <w:jc w:val="center"/>
              <w:pPrChange w:id="552" w:author="Aarik Gulaya [2]" w:date="2026-04-27T14:47:00Z" w16du:dateUtc="2026-04-27T21:47:00Z">
                <w:pPr>
                  <w:pStyle w:val="Compact"/>
                  <w:jc w:val="right"/>
                </w:pPr>
              </w:pPrChange>
            </w:pPr>
            <w:r>
              <w:t>2.40</w:t>
            </w:r>
          </w:p>
        </w:tc>
        <w:tc>
          <w:tcPr>
            <w:tcW w:w="900" w:type="dxa"/>
            <w:tcPrChange w:id="553" w:author="Aarik Gulaya [2]" w:date="2026-04-27T14:47:00Z" w16du:dateUtc="2026-04-27T21:47:00Z">
              <w:tcPr>
                <w:tcW w:w="1218" w:type="dxa"/>
                <w:gridSpan w:val="2"/>
              </w:tcPr>
            </w:tcPrChange>
          </w:tcPr>
          <w:p w14:paraId="1FFB8651" w14:textId="77777777" w:rsidR="006B304D" w:rsidRDefault="00000000">
            <w:pPr>
              <w:pStyle w:val="Compact"/>
              <w:jc w:val="center"/>
              <w:pPrChange w:id="554" w:author="Aarik Gulaya [2]" w:date="2026-04-27T14:47:00Z" w16du:dateUtc="2026-04-27T21:47:00Z">
                <w:pPr>
                  <w:pStyle w:val="Compact"/>
                  <w:jc w:val="right"/>
                </w:pPr>
              </w:pPrChange>
            </w:pPr>
            <w:r>
              <w:t>+0.34</w:t>
            </w:r>
          </w:p>
        </w:tc>
        <w:tc>
          <w:tcPr>
            <w:tcW w:w="1350" w:type="dxa"/>
            <w:tcPrChange w:id="555" w:author="Aarik Gulaya [2]" w:date="2026-04-27T14:47:00Z" w16du:dateUtc="2026-04-27T21:47:00Z">
              <w:tcPr>
                <w:tcW w:w="1218" w:type="dxa"/>
                <w:gridSpan w:val="2"/>
              </w:tcPr>
            </w:tcPrChange>
          </w:tcPr>
          <w:p w14:paraId="0F5C93D1" w14:textId="77777777" w:rsidR="006B304D" w:rsidRDefault="00000000">
            <w:pPr>
              <w:pStyle w:val="Compact"/>
              <w:jc w:val="center"/>
              <w:pPrChange w:id="556" w:author="Aarik Gulaya [2]" w:date="2026-04-27T14:47:00Z" w16du:dateUtc="2026-04-27T21:47:00Z">
                <w:pPr>
                  <w:pStyle w:val="Compact"/>
                  <w:jc w:val="right"/>
                </w:pPr>
              </w:pPrChange>
            </w:pPr>
            <w:r>
              <w:t>+0.52</w:t>
            </w:r>
          </w:p>
        </w:tc>
        <w:tc>
          <w:tcPr>
            <w:tcW w:w="1621" w:type="dxa"/>
            <w:tcPrChange w:id="557" w:author="Aarik Gulaya [2]" w:date="2026-04-27T14:47:00Z" w16du:dateUtc="2026-04-27T21:47:00Z">
              <w:tcPr>
                <w:tcW w:w="913" w:type="dxa"/>
                <w:gridSpan w:val="2"/>
              </w:tcPr>
            </w:tcPrChange>
          </w:tcPr>
          <w:p w14:paraId="6D9F69DA" w14:textId="77777777" w:rsidR="006B304D" w:rsidRDefault="00000000">
            <w:pPr>
              <w:pStyle w:val="Compact"/>
              <w:jc w:val="center"/>
            </w:pPr>
            <w:r>
              <w:t>-</w:t>
            </w:r>
          </w:p>
        </w:tc>
      </w:tr>
      <w:tr w:rsidR="006B304D" w14:paraId="7ED5028B" w14:textId="77777777" w:rsidTr="00ED3FB7">
        <w:tc>
          <w:tcPr>
            <w:tcW w:w="2898" w:type="dxa"/>
            <w:tcPrChange w:id="558" w:author="Aarik Gulaya [2]" w:date="2026-04-27T14:47:00Z" w16du:dateUtc="2026-04-27T21:47:00Z">
              <w:tcPr>
                <w:tcW w:w="913" w:type="dxa"/>
              </w:tcPr>
            </w:tcPrChange>
          </w:tcPr>
          <w:p w14:paraId="5987A476" w14:textId="77777777" w:rsidR="006B304D" w:rsidRDefault="00000000">
            <w:pPr>
              <w:pStyle w:val="Compact"/>
            </w:pPr>
            <w:r>
              <w:rPr>
                <w:b/>
                <w:bCs/>
              </w:rPr>
              <w:t>Mid-baseline slice (2.0 &lt; C5 &lt; 3.0)</w:t>
            </w:r>
          </w:p>
        </w:tc>
        <w:tc>
          <w:tcPr>
            <w:tcW w:w="990" w:type="dxa"/>
            <w:tcPrChange w:id="559" w:author="Aarik Gulaya [2]" w:date="2026-04-27T14:47:00Z" w16du:dateUtc="2026-04-27T21:47:00Z">
              <w:tcPr>
                <w:tcW w:w="1218" w:type="dxa"/>
              </w:tcPr>
            </w:tcPrChange>
          </w:tcPr>
          <w:p w14:paraId="43BD2AB8" w14:textId="77777777" w:rsidR="006B304D" w:rsidRDefault="006B304D">
            <w:pPr>
              <w:pStyle w:val="Compact"/>
              <w:jc w:val="center"/>
              <w:pPrChange w:id="560" w:author="Aarik Gulaya [2]" w:date="2026-04-27T14:47:00Z" w16du:dateUtc="2026-04-27T21:47:00Z">
                <w:pPr>
                  <w:pStyle w:val="Compact"/>
                </w:pPr>
              </w:pPrChange>
            </w:pPr>
          </w:p>
        </w:tc>
        <w:tc>
          <w:tcPr>
            <w:tcW w:w="720" w:type="dxa"/>
            <w:tcPrChange w:id="561" w:author="Aarik Gulaya [2]" w:date="2026-04-27T14:47:00Z" w16du:dateUtc="2026-04-27T21:47:00Z">
              <w:tcPr>
                <w:tcW w:w="1218" w:type="dxa"/>
                <w:gridSpan w:val="3"/>
              </w:tcPr>
            </w:tcPrChange>
          </w:tcPr>
          <w:p w14:paraId="4B1CA53E" w14:textId="77777777" w:rsidR="006B304D" w:rsidRDefault="006B304D">
            <w:pPr>
              <w:pStyle w:val="Compact"/>
              <w:jc w:val="center"/>
              <w:pPrChange w:id="562" w:author="Aarik Gulaya [2]" w:date="2026-04-27T14:47:00Z" w16du:dateUtc="2026-04-27T21:47:00Z">
                <w:pPr>
                  <w:pStyle w:val="Compact"/>
                </w:pPr>
              </w:pPrChange>
            </w:pPr>
          </w:p>
        </w:tc>
        <w:tc>
          <w:tcPr>
            <w:tcW w:w="900" w:type="dxa"/>
            <w:tcPrChange w:id="563" w:author="Aarik Gulaya [2]" w:date="2026-04-27T14:47:00Z" w16du:dateUtc="2026-04-27T21:47:00Z">
              <w:tcPr>
                <w:tcW w:w="1218" w:type="dxa"/>
                <w:gridSpan w:val="3"/>
              </w:tcPr>
            </w:tcPrChange>
          </w:tcPr>
          <w:p w14:paraId="24FC118B" w14:textId="77777777" w:rsidR="006B304D" w:rsidRDefault="006B304D">
            <w:pPr>
              <w:pStyle w:val="Compact"/>
              <w:jc w:val="center"/>
              <w:pPrChange w:id="564" w:author="Aarik Gulaya [2]" w:date="2026-04-27T14:47:00Z" w16du:dateUtc="2026-04-27T21:47:00Z">
                <w:pPr>
                  <w:pStyle w:val="Compact"/>
                </w:pPr>
              </w:pPrChange>
            </w:pPr>
          </w:p>
        </w:tc>
        <w:tc>
          <w:tcPr>
            <w:tcW w:w="900" w:type="dxa"/>
            <w:tcPrChange w:id="565" w:author="Aarik Gulaya [2]" w:date="2026-04-27T14:47:00Z" w16du:dateUtc="2026-04-27T21:47:00Z">
              <w:tcPr>
                <w:tcW w:w="1218" w:type="dxa"/>
                <w:gridSpan w:val="2"/>
              </w:tcPr>
            </w:tcPrChange>
          </w:tcPr>
          <w:p w14:paraId="7539C90D" w14:textId="77777777" w:rsidR="006B304D" w:rsidRDefault="006B304D">
            <w:pPr>
              <w:pStyle w:val="Compact"/>
              <w:jc w:val="center"/>
              <w:pPrChange w:id="566" w:author="Aarik Gulaya [2]" w:date="2026-04-27T14:47:00Z" w16du:dateUtc="2026-04-27T21:47:00Z">
                <w:pPr>
                  <w:pStyle w:val="Compact"/>
                </w:pPr>
              </w:pPrChange>
            </w:pPr>
          </w:p>
        </w:tc>
        <w:tc>
          <w:tcPr>
            <w:tcW w:w="1350" w:type="dxa"/>
            <w:tcPrChange w:id="567" w:author="Aarik Gulaya [2]" w:date="2026-04-27T14:47:00Z" w16du:dateUtc="2026-04-27T21:47:00Z">
              <w:tcPr>
                <w:tcW w:w="1218" w:type="dxa"/>
                <w:gridSpan w:val="2"/>
              </w:tcPr>
            </w:tcPrChange>
          </w:tcPr>
          <w:p w14:paraId="44E2E378" w14:textId="77777777" w:rsidR="006B304D" w:rsidRDefault="006B304D">
            <w:pPr>
              <w:pStyle w:val="Compact"/>
              <w:jc w:val="center"/>
              <w:pPrChange w:id="568" w:author="Aarik Gulaya [2]" w:date="2026-04-27T14:47:00Z" w16du:dateUtc="2026-04-27T21:47:00Z">
                <w:pPr>
                  <w:pStyle w:val="Compact"/>
                </w:pPr>
              </w:pPrChange>
            </w:pPr>
          </w:p>
        </w:tc>
        <w:tc>
          <w:tcPr>
            <w:tcW w:w="1621" w:type="dxa"/>
            <w:tcPrChange w:id="569" w:author="Aarik Gulaya [2]" w:date="2026-04-27T14:47:00Z" w16du:dateUtc="2026-04-27T21:47:00Z">
              <w:tcPr>
                <w:tcW w:w="913" w:type="dxa"/>
                <w:gridSpan w:val="2"/>
              </w:tcPr>
            </w:tcPrChange>
          </w:tcPr>
          <w:p w14:paraId="4F3D543A" w14:textId="77777777" w:rsidR="006B304D" w:rsidRDefault="006B304D">
            <w:pPr>
              <w:pStyle w:val="Compact"/>
            </w:pPr>
          </w:p>
        </w:tc>
      </w:tr>
      <w:tr w:rsidR="006B304D" w14:paraId="23D36079" w14:textId="77777777" w:rsidTr="00ED3FB7">
        <w:tc>
          <w:tcPr>
            <w:tcW w:w="2898" w:type="dxa"/>
            <w:tcPrChange w:id="570" w:author="Aarik Gulaya [2]" w:date="2026-04-27T14:47:00Z" w16du:dateUtc="2026-04-27T21:47:00Z">
              <w:tcPr>
                <w:tcW w:w="913" w:type="dxa"/>
              </w:tcPr>
            </w:tcPrChange>
          </w:tcPr>
          <w:p w14:paraId="4CCF87A8" w14:textId="77777777" w:rsidR="006B304D" w:rsidRDefault="00000000">
            <w:pPr>
              <w:pStyle w:val="Compact"/>
            </w:pPr>
            <w:r>
              <w:t>Zitkala-Sa</w:t>
            </w:r>
          </w:p>
        </w:tc>
        <w:tc>
          <w:tcPr>
            <w:tcW w:w="990" w:type="dxa"/>
            <w:tcPrChange w:id="571" w:author="Aarik Gulaya [2]" w:date="2026-04-27T14:47:00Z" w16du:dateUtc="2026-04-27T21:47:00Z">
              <w:tcPr>
                <w:tcW w:w="1218" w:type="dxa"/>
              </w:tcPr>
            </w:tcPrChange>
          </w:tcPr>
          <w:p w14:paraId="509406EE" w14:textId="77777777" w:rsidR="006B304D" w:rsidRDefault="00000000">
            <w:pPr>
              <w:pStyle w:val="Compact"/>
              <w:jc w:val="center"/>
              <w:pPrChange w:id="572" w:author="Aarik Gulaya [2]" w:date="2026-04-27T14:47:00Z" w16du:dateUtc="2026-04-27T21:47:00Z">
                <w:pPr>
                  <w:pStyle w:val="Compact"/>
                  <w:jc w:val="right"/>
                </w:pPr>
              </w:pPrChange>
            </w:pPr>
            <w:r>
              <w:t>2.34</w:t>
            </w:r>
          </w:p>
        </w:tc>
        <w:tc>
          <w:tcPr>
            <w:tcW w:w="720" w:type="dxa"/>
            <w:tcPrChange w:id="573" w:author="Aarik Gulaya [2]" w:date="2026-04-27T14:47:00Z" w16du:dateUtc="2026-04-27T21:47:00Z">
              <w:tcPr>
                <w:tcW w:w="1218" w:type="dxa"/>
                <w:gridSpan w:val="3"/>
              </w:tcPr>
            </w:tcPrChange>
          </w:tcPr>
          <w:p w14:paraId="59DABC90" w14:textId="77777777" w:rsidR="006B304D" w:rsidRDefault="00000000">
            <w:pPr>
              <w:pStyle w:val="Compact"/>
              <w:jc w:val="center"/>
              <w:pPrChange w:id="574" w:author="Aarik Gulaya [2]" w:date="2026-04-27T14:47:00Z" w16du:dateUtc="2026-04-27T21:47:00Z">
                <w:pPr>
                  <w:pStyle w:val="Compact"/>
                  <w:jc w:val="right"/>
                </w:pPr>
              </w:pPrChange>
            </w:pPr>
            <w:r>
              <w:t>2.03</w:t>
            </w:r>
          </w:p>
        </w:tc>
        <w:tc>
          <w:tcPr>
            <w:tcW w:w="900" w:type="dxa"/>
            <w:tcPrChange w:id="575" w:author="Aarik Gulaya [2]" w:date="2026-04-27T14:47:00Z" w16du:dateUtc="2026-04-27T21:47:00Z">
              <w:tcPr>
                <w:tcW w:w="1218" w:type="dxa"/>
                <w:gridSpan w:val="3"/>
              </w:tcPr>
            </w:tcPrChange>
          </w:tcPr>
          <w:p w14:paraId="3780D3ED" w14:textId="77777777" w:rsidR="006B304D" w:rsidRDefault="00000000">
            <w:pPr>
              <w:pStyle w:val="Compact"/>
              <w:jc w:val="center"/>
              <w:pPrChange w:id="576" w:author="Aarik Gulaya [2]" w:date="2026-04-27T14:47:00Z" w16du:dateUtc="2026-04-27T21:47:00Z">
                <w:pPr>
                  <w:pStyle w:val="Compact"/>
                  <w:jc w:val="right"/>
                </w:pPr>
              </w:pPrChange>
            </w:pPr>
            <w:r>
              <w:t>2.02</w:t>
            </w:r>
          </w:p>
        </w:tc>
        <w:tc>
          <w:tcPr>
            <w:tcW w:w="900" w:type="dxa"/>
            <w:tcPrChange w:id="577" w:author="Aarik Gulaya [2]" w:date="2026-04-27T14:47:00Z" w16du:dateUtc="2026-04-27T21:47:00Z">
              <w:tcPr>
                <w:tcW w:w="1218" w:type="dxa"/>
                <w:gridSpan w:val="2"/>
              </w:tcPr>
            </w:tcPrChange>
          </w:tcPr>
          <w:p w14:paraId="644F0F5A" w14:textId="77777777" w:rsidR="006B304D" w:rsidRDefault="00000000">
            <w:pPr>
              <w:pStyle w:val="Compact"/>
              <w:jc w:val="center"/>
              <w:pPrChange w:id="578" w:author="Aarik Gulaya [2]" w:date="2026-04-27T14:47:00Z" w16du:dateUtc="2026-04-27T21:47:00Z">
                <w:pPr>
                  <w:pStyle w:val="Compact"/>
                  <w:jc w:val="right"/>
                </w:pPr>
              </w:pPrChange>
            </w:pPr>
            <w:r>
              <w:t>−0.31</w:t>
            </w:r>
          </w:p>
        </w:tc>
        <w:tc>
          <w:tcPr>
            <w:tcW w:w="1350" w:type="dxa"/>
            <w:tcPrChange w:id="579" w:author="Aarik Gulaya [2]" w:date="2026-04-27T14:47:00Z" w16du:dateUtc="2026-04-27T21:47:00Z">
              <w:tcPr>
                <w:tcW w:w="1218" w:type="dxa"/>
                <w:gridSpan w:val="2"/>
              </w:tcPr>
            </w:tcPrChange>
          </w:tcPr>
          <w:p w14:paraId="480CCAE2" w14:textId="77777777" w:rsidR="006B304D" w:rsidRDefault="00000000">
            <w:pPr>
              <w:pStyle w:val="Compact"/>
              <w:jc w:val="center"/>
              <w:pPrChange w:id="580" w:author="Aarik Gulaya [2]" w:date="2026-04-27T14:47:00Z" w16du:dateUtc="2026-04-27T21:47:00Z">
                <w:pPr>
                  <w:pStyle w:val="Compact"/>
                  <w:jc w:val="right"/>
                </w:pPr>
              </w:pPrChange>
            </w:pPr>
            <w:r>
              <w:t>−0.32</w:t>
            </w:r>
          </w:p>
        </w:tc>
        <w:tc>
          <w:tcPr>
            <w:tcW w:w="1621" w:type="dxa"/>
            <w:tcPrChange w:id="581" w:author="Aarik Gulaya [2]" w:date="2026-04-27T14:47:00Z" w16du:dateUtc="2026-04-27T21:47:00Z">
              <w:tcPr>
                <w:tcW w:w="913" w:type="dxa"/>
                <w:gridSpan w:val="2"/>
              </w:tcPr>
            </w:tcPrChange>
          </w:tcPr>
          <w:p w14:paraId="2DD01C1D" w14:textId="77777777" w:rsidR="006B304D" w:rsidRDefault="00000000">
            <w:pPr>
              <w:pStyle w:val="Compact"/>
              <w:jc w:val="center"/>
            </w:pPr>
            <w:r>
              <w:t>-</w:t>
            </w:r>
          </w:p>
        </w:tc>
      </w:tr>
      <w:tr w:rsidR="006B304D" w14:paraId="2F89840C" w14:textId="77777777" w:rsidTr="00ED3FB7">
        <w:tc>
          <w:tcPr>
            <w:tcW w:w="2898" w:type="dxa"/>
            <w:tcPrChange w:id="582" w:author="Aarik Gulaya [2]" w:date="2026-04-27T14:47:00Z" w16du:dateUtc="2026-04-27T21:47:00Z">
              <w:tcPr>
                <w:tcW w:w="913" w:type="dxa"/>
              </w:tcPr>
            </w:tcPrChange>
          </w:tcPr>
          <w:p w14:paraId="7F28D6EC" w14:textId="77777777" w:rsidR="006B304D" w:rsidRDefault="00000000">
            <w:pPr>
              <w:pStyle w:val="Compact"/>
            </w:pPr>
            <w:r>
              <w:t>Cellini</w:t>
            </w:r>
          </w:p>
        </w:tc>
        <w:tc>
          <w:tcPr>
            <w:tcW w:w="990" w:type="dxa"/>
            <w:tcPrChange w:id="583" w:author="Aarik Gulaya [2]" w:date="2026-04-27T14:47:00Z" w16du:dateUtc="2026-04-27T21:47:00Z">
              <w:tcPr>
                <w:tcW w:w="1218" w:type="dxa"/>
              </w:tcPr>
            </w:tcPrChange>
          </w:tcPr>
          <w:p w14:paraId="5CCA1B30" w14:textId="77777777" w:rsidR="006B304D" w:rsidRDefault="00000000">
            <w:pPr>
              <w:pStyle w:val="Compact"/>
              <w:jc w:val="center"/>
              <w:pPrChange w:id="584" w:author="Aarik Gulaya [2]" w:date="2026-04-27T14:47:00Z" w16du:dateUtc="2026-04-27T21:47:00Z">
                <w:pPr>
                  <w:pStyle w:val="Compact"/>
                  <w:jc w:val="right"/>
                </w:pPr>
              </w:pPrChange>
            </w:pPr>
            <w:r>
              <w:t>2.38</w:t>
            </w:r>
          </w:p>
        </w:tc>
        <w:tc>
          <w:tcPr>
            <w:tcW w:w="720" w:type="dxa"/>
            <w:tcPrChange w:id="585" w:author="Aarik Gulaya [2]" w:date="2026-04-27T14:47:00Z" w16du:dateUtc="2026-04-27T21:47:00Z">
              <w:tcPr>
                <w:tcW w:w="1218" w:type="dxa"/>
                <w:gridSpan w:val="3"/>
              </w:tcPr>
            </w:tcPrChange>
          </w:tcPr>
          <w:p w14:paraId="5081D93A" w14:textId="77777777" w:rsidR="006B304D" w:rsidRDefault="00000000">
            <w:pPr>
              <w:pStyle w:val="Compact"/>
              <w:jc w:val="center"/>
              <w:pPrChange w:id="586" w:author="Aarik Gulaya [2]" w:date="2026-04-27T14:47:00Z" w16du:dateUtc="2026-04-27T21:47:00Z">
                <w:pPr>
                  <w:pStyle w:val="Compact"/>
                  <w:jc w:val="right"/>
                </w:pPr>
              </w:pPrChange>
            </w:pPr>
            <w:r>
              <w:t>2.54</w:t>
            </w:r>
          </w:p>
        </w:tc>
        <w:tc>
          <w:tcPr>
            <w:tcW w:w="900" w:type="dxa"/>
            <w:tcPrChange w:id="587" w:author="Aarik Gulaya [2]" w:date="2026-04-27T14:47:00Z" w16du:dateUtc="2026-04-27T21:47:00Z">
              <w:tcPr>
                <w:tcW w:w="1218" w:type="dxa"/>
                <w:gridSpan w:val="3"/>
              </w:tcPr>
            </w:tcPrChange>
          </w:tcPr>
          <w:p w14:paraId="20776947" w14:textId="77777777" w:rsidR="006B304D" w:rsidRDefault="00000000">
            <w:pPr>
              <w:pStyle w:val="Compact"/>
              <w:jc w:val="center"/>
              <w:pPrChange w:id="588" w:author="Aarik Gulaya [2]" w:date="2026-04-27T14:47:00Z" w16du:dateUtc="2026-04-27T21:47:00Z">
                <w:pPr>
                  <w:pStyle w:val="Compact"/>
                  <w:jc w:val="right"/>
                </w:pPr>
              </w:pPrChange>
            </w:pPr>
            <w:r>
              <w:t>2.53</w:t>
            </w:r>
          </w:p>
        </w:tc>
        <w:tc>
          <w:tcPr>
            <w:tcW w:w="900" w:type="dxa"/>
            <w:tcPrChange w:id="589" w:author="Aarik Gulaya [2]" w:date="2026-04-27T14:47:00Z" w16du:dateUtc="2026-04-27T21:47:00Z">
              <w:tcPr>
                <w:tcW w:w="1218" w:type="dxa"/>
                <w:gridSpan w:val="2"/>
              </w:tcPr>
            </w:tcPrChange>
          </w:tcPr>
          <w:p w14:paraId="200E8F27" w14:textId="77777777" w:rsidR="006B304D" w:rsidRDefault="00000000">
            <w:pPr>
              <w:pStyle w:val="Compact"/>
              <w:jc w:val="center"/>
              <w:pPrChange w:id="590" w:author="Aarik Gulaya [2]" w:date="2026-04-27T14:47:00Z" w16du:dateUtc="2026-04-27T21:47:00Z">
                <w:pPr>
                  <w:pStyle w:val="Compact"/>
                  <w:jc w:val="right"/>
                </w:pPr>
              </w:pPrChange>
            </w:pPr>
            <w:r>
              <w:t>+0.16</w:t>
            </w:r>
          </w:p>
        </w:tc>
        <w:tc>
          <w:tcPr>
            <w:tcW w:w="1350" w:type="dxa"/>
            <w:tcPrChange w:id="591" w:author="Aarik Gulaya [2]" w:date="2026-04-27T14:47:00Z" w16du:dateUtc="2026-04-27T21:47:00Z">
              <w:tcPr>
                <w:tcW w:w="1218" w:type="dxa"/>
                <w:gridSpan w:val="2"/>
              </w:tcPr>
            </w:tcPrChange>
          </w:tcPr>
          <w:p w14:paraId="69969425" w14:textId="77777777" w:rsidR="006B304D" w:rsidRDefault="00000000">
            <w:pPr>
              <w:pStyle w:val="Compact"/>
              <w:jc w:val="center"/>
              <w:pPrChange w:id="592" w:author="Aarik Gulaya [2]" w:date="2026-04-27T14:47:00Z" w16du:dateUtc="2026-04-27T21:47:00Z">
                <w:pPr>
                  <w:pStyle w:val="Compact"/>
                  <w:jc w:val="right"/>
                </w:pPr>
              </w:pPrChange>
            </w:pPr>
            <w:r>
              <w:t>+0.15</w:t>
            </w:r>
          </w:p>
        </w:tc>
        <w:tc>
          <w:tcPr>
            <w:tcW w:w="1621" w:type="dxa"/>
            <w:tcPrChange w:id="593" w:author="Aarik Gulaya [2]" w:date="2026-04-27T14:47:00Z" w16du:dateUtc="2026-04-27T21:47:00Z">
              <w:tcPr>
                <w:tcW w:w="913" w:type="dxa"/>
                <w:gridSpan w:val="2"/>
              </w:tcPr>
            </w:tcPrChange>
          </w:tcPr>
          <w:p w14:paraId="50BE4C7F" w14:textId="77777777" w:rsidR="006B304D" w:rsidRDefault="00000000">
            <w:pPr>
              <w:pStyle w:val="Compact"/>
              <w:jc w:val="center"/>
            </w:pPr>
            <w:r>
              <w:t>-</w:t>
            </w:r>
          </w:p>
        </w:tc>
      </w:tr>
      <w:tr w:rsidR="006B304D" w14:paraId="23BD7BA5" w14:textId="77777777" w:rsidTr="00ED3FB7">
        <w:tc>
          <w:tcPr>
            <w:tcW w:w="2898" w:type="dxa"/>
            <w:tcPrChange w:id="594" w:author="Aarik Gulaya [2]" w:date="2026-04-27T14:47:00Z" w16du:dateUtc="2026-04-27T21:47:00Z">
              <w:tcPr>
                <w:tcW w:w="913" w:type="dxa"/>
              </w:tcPr>
            </w:tcPrChange>
          </w:tcPr>
          <w:p w14:paraId="499B8704" w14:textId="77777777" w:rsidR="006B304D" w:rsidRDefault="00000000">
            <w:pPr>
              <w:pStyle w:val="Compact"/>
            </w:pPr>
            <w:r>
              <w:t>Rousseau</w:t>
            </w:r>
          </w:p>
        </w:tc>
        <w:tc>
          <w:tcPr>
            <w:tcW w:w="990" w:type="dxa"/>
            <w:tcPrChange w:id="595" w:author="Aarik Gulaya [2]" w:date="2026-04-27T14:47:00Z" w16du:dateUtc="2026-04-27T21:47:00Z">
              <w:tcPr>
                <w:tcW w:w="1218" w:type="dxa"/>
              </w:tcPr>
            </w:tcPrChange>
          </w:tcPr>
          <w:p w14:paraId="6E97894E" w14:textId="77777777" w:rsidR="006B304D" w:rsidRDefault="00000000">
            <w:pPr>
              <w:pStyle w:val="Compact"/>
              <w:jc w:val="center"/>
              <w:pPrChange w:id="596" w:author="Aarik Gulaya [2]" w:date="2026-04-27T14:47:00Z" w16du:dateUtc="2026-04-27T21:47:00Z">
                <w:pPr>
                  <w:pStyle w:val="Compact"/>
                  <w:jc w:val="right"/>
                </w:pPr>
              </w:pPrChange>
            </w:pPr>
            <w:r>
              <w:t>2.44</w:t>
            </w:r>
          </w:p>
        </w:tc>
        <w:tc>
          <w:tcPr>
            <w:tcW w:w="720" w:type="dxa"/>
            <w:tcPrChange w:id="597" w:author="Aarik Gulaya [2]" w:date="2026-04-27T14:47:00Z" w16du:dateUtc="2026-04-27T21:47:00Z">
              <w:tcPr>
                <w:tcW w:w="1218" w:type="dxa"/>
                <w:gridSpan w:val="3"/>
              </w:tcPr>
            </w:tcPrChange>
          </w:tcPr>
          <w:p w14:paraId="467B61E8" w14:textId="77777777" w:rsidR="006B304D" w:rsidRDefault="00000000">
            <w:pPr>
              <w:pStyle w:val="Compact"/>
              <w:jc w:val="center"/>
              <w:pPrChange w:id="598" w:author="Aarik Gulaya [2]" w:date="2026-04-27T14:47:00Z" w16du:dateUtc="2026-04-27T21:47:00Z">
                <w:pPr>
                  <w:pStyle w:val="Compact"/>
                  <w:jc w:val="right"/>
                </w:pPr>
              </w:pPrChange>
            </w:pPr>
            <w:r>
              <w:t>2.81</w:t>
            </w:r>
          </w:p>
        </w:tc>
        <w:tc>
          <w:tcPr>
            <w:tcW w:w="900" w:type="dxa"/>
            <w:tcPrChange w:id="599" w:author="Aarik Gulaya [2]" w:date="2026-04-27T14:47:00Z" w16du:dateUtc="2026-04-27T21:47:00Z">
              <w:tcPr>
                <w:tcW w:w="1218" w:type="dxa"/>
                <w:gridSpan w:val="3"/>
              </w:tcPr>
            </w:tcPrChange>
          </w:tcPr>
          <w:p w14:paraId="0667E2C4" w14:textId="77777777" w:rsidR="006B304D" w:rsidRDefault="00000000">
            <w:pPr>
              <w:pStyle w:val="Compact"/>
              <w:jc w:val="center"/>
              <w:pPrChange w:id="600" w:author="Aarik Gulaya [2]" w:date="2026-04-27T14:47:00Z" w16du:dateUtc="2026-04-27T21:47:00Z">
                <w:pPr>
                  <w:pStyle w:val="Compact"/>
                  <w:jc w:val="right"/>
                </w:pPr>
              </w:pPrChange>
            </w:pPr>
            <w:r>
              <w:t>2.53</w:t>
            </w:r>
          </w:p>
        </w:tc>
        <w:tc>
          <w:tcPr>
            <w:tcW w:w="900" w:type="dxa"/>
            <w:tcPrChange w:id="601" w:author="Aarik Gulaya [2]" w:date="2026-04-27T14:47:00Z" w16du:dateUtc="2026-04-27T21:47:00Z">
              <w:tcPr>
                <w:tcW w:w="1218" w:type="dxa"/>
                <w:gridSpan w:val="2"/>
              </w:tcPr>
            </w:tcPrChange>
          </w:tcPr>
          <w:p w14:paraId="5A7338BE" w14:textId="77777777" w:rsidR="006B304D" w:rsidRDefault="00000000">
            <w:pPr>
              <w:pStyle w:val="Compact"/>
              <w:jc w:val="center"/>
              <w:pPrChange w:id="602" w:author="Aarik Gulaya [2]" w:date="2026-04-27T14:47:00Z" w16du:dateUtc="2026-04-27T21:47:00Z">
                <w:pPr>
                  <w:pStyle w:val="Compact"/>
                  <w:jc w:val="right"/>
                </w:pPr>
              </w:pPrChange>
            </w:pPr>
            <w:r>
              <w:t>+0.37</w:t>
            </w:r>
          </w:p>
        </w:tc>
        <w:tc>
          <w:tcPr>
            <w:tcW w:w="1350" w:type="dxa"/>
            <w:tcPrChange w:id="603" w:author="Aarik Gulaya [2]" w:date="2026-04-27T14:47:00Z" w16du:dateUtc="2026-04-27T21:47:00Z">
              <w:tcPr>
                <w:tcW w:w="1218" w:type="dxa"/>
                <w:gridSpan w:val="2"/>
              </w:tcPr>
            </w:tcPrChange>
          </w:tcPr>
          <w:p w14:paraId="1154AC11" w14:textId="77777777" w:rsidR="006B304D" w:rsidRDefault="00000000">
            <w:pPr>
              <w:pStyle w:val="Compact"/>
              <w:jc w:val="center"/>
              <w:pPrChange w:id="604" w:author="Aarik Gulaya [2]" w:date="2026-04-27T14:47:00Z" w16du:dateUtc="2026-04-27T21:47:00Z">
                <w:pPr>
                  <w:pStyle w:val="Compact"/>
                  <w:jc w:val="right"/>
                </w:pPr>
              </w:pPrChange>
            </w:pPr>
            <w:r>
              <w:t>+0.10</w:t>
            </w:r>
          </w:p>
        </w:tc>
        <w:tc>
          <w:tcPr>
            <w:tcW w:w="1621" w:type="dxa"/>
            <w:tcPrChange w:id="605" w:author="Aarik Gulaya [2]" w:date="2026-04-27T14:47:00Z" w16du:dateUtc="2026-04-27T21:47:00Z">
              <w:tcPr>
                <w:tcW w:w="913" w:type="dxa"/>
                <w:gridSpan w:val="2"/>
              </w:tcPr>
            </w:tcPrChange>
          </w:tcPr>
          <w:p w14:paraId="7859AFE2" w14:textId="77777777" w:rsidR="006B304D" w:rsidRDefault="00000000">
            <w:pPr>
              <w:pStyle w:val="Compact"/>
              <w:jc w:val="center"/>
            </w:pPr>
            <w:r>
              <w:t>-</w:t>
            </w:r>
          </w:p>
        </w:tc>
      </w:tr>
      <w:tr w:rsidR="006B304D" w14:paraId="030A6382" w14:textId="77777777" w:rsidTr="00ED3FB7">
        <w:tc>
          <w:tcPr>
            <w:tcW w:w="2898" w:type="dxa"/>
            <w:tcPrChange w:id="606" w:author="Aarik Gulaya [2]" w:date="2026-04-27T14:47:00Z" w16du:dateUtc="2026-04-27T21:47:00Z">
              <w:tcPr>
                <w:tcW w:w="913" w:type="dxa"/>
              </w:tcPr>
            </w:tcPrChange>
          </w:tcPr>
          <w:p w14:paraId="373D3D3D" w14:textId="77777777" w:rsidR="006B304D" w:rsidRDefault="00000000">
            <w:pPr>
              <w:pStyle w:val="Compact"/>
            </w:pPr>
            <w:r>
              <w:t>Augustine</w:t>
            </w:r>
          </w:p>
        </w:tc>
        <w:tc>
          <w:tcPr>
            <w:tcW w:w="990" w:type="dxa"/>
            <w:tcPrChange w:id="607" w:author="Aarik Gulaya [2]" w:date="2026-04-27T14:47:00Z" w16du:dateUtc="2026-04-27T21:47:00Z">
              <w:tcPr>
                <w:tcW w:w="1218" w:type="dxa"/>
              </w:tcPr>
            </w:tcPrChange>
          </w:tcPr>
          <w:p w14:paraId="43630DE6" w14:textId="77777777" w:rsidR="006B304D" w:rsidRDefault="00000000">
            <w:pPr>
              <w:pStyle w:val="Compact"/>
              <w:jc w:val="center"/>
              <w:pPrChange w:id="608" w:author="Aarik Gulaya [2]" w:date="2026-04-27T14:47:00Z" w16du:dateUtc="2026-04-27T21:47:00Z">
                <w:pPr>
                  <w:pStyle w:val="Compact"/>
                  <w:jc w:val="right"/>
                </w:pPr>
              </w:pPrChange>
            </w:pPr>
            <w:r>
              <w:t>2.58</w:t>
            </w:r>
          </w:p>
        </w:tc>
        <w:tc>
          <w:tcPr>
            <w:tcW w:w="720" w:type="dxa"/>
            <w:tcPrChange w:id="609" w:author="Aarik Gulaya [2]" w:date="2026-04-27T14:47:00Z" w16du:dateUtc="2026-04-27T21:47:00Z">
              <w:tcPr>
                <w:tcW w:w="1218" w:type="dxa"/>
                <w:gridSpan w:val="3"/>
              </w:tcPr>
            </w:tcPrChange>
          </w:tcPr>
          <w:p w14:paraId="4A1907FF" w14:textId="77777777" w:rsidR="006B304D" w:rsidRDefault="00000000">
            <w:pPr>
              <w:pStyle w:val="Compact"/>
              <w:jc w:val="center"/>
              <w:pPrChange w:id="610" w:author="Aarik Gulaya [2]" w:date="2026-04-27T14:47:00Z" w16du:dateUtc="2026-04-27T21:47:00Z">
                <w:pPr>
                  <w:pStyle w:val="Compact"/>
                  <w:jc w:val="right"/>
                </w:pPr>
              </w:pPrChange>
            </w:pPr>
            <w:r>
              <w:t>2.48</w:t>
            </w:r>
          </w:p>
        </w:tc>
        <w:tc>
          <w:tcPr>
            <w:tcW w:w="900" w:type="dxa"/>
            <w:tcPrChange w:id="611" w:author="Aarik Gulaya [2]" w:date="2026-04-27T14:47:00Z" w16du:dateUtc="2026-04-27T21:47:00Z">
              <w:tcPr>
                <w:tcW w:w="1218" w:type="dxa"/>
                <w:gridSpan w:val="3"/>
              </w:tcPr>
            </w:tcPrChange>
          </w:tcPr>
          <w:p w14:paraId="3D549A81" w14:textId="77777777" w:rsidR="006B304D" w:rsidRDefault="00000000">
            <w:pPr>
              <w:pStyle w:val="Compact"/>
              <w:jc w:val="center"/>
              <w:pPrChange w:id="612" w:author="Aarik Gulaya [2]" w:date="2026-04-27T14:47:00Z" w16du:dateUtc="2026-04-27T21:47:00Z">
                <w:pPr>
                  <w:pStyle w:val="Compact"/>
                  <w:jc w:val="right"/>
                </w:pPr>
              </w:pPrChange>
            </w:pPr>
            <w:r>
              <w:t>2.70</w:t>
            </w:r>
          </w:p>
        </w:tc>
        <w:tc>
          <w:tcPr>
            <w:tcW w:w="900" w:type="dxa"/>
            <w:tcPrChange w:id="613" w:author="Aarik Gulaya [2]" w:date="2026-04-27T14:47:00Z" w16du:dateUtc="2026-04-27T21:47:00Z">
              <w:tcPr>
                <w:tcW w:w="1218" w:type="dxa"/>
                <w:gridSpan w:val="2"/>
              </w:tcPr>
            </w:tcPrChange>
          </w:tcPr>
          <w:p w14:paraId="71B80AAC" w14:textId="77777777" w:rsidR="006B304D" w:rsidRDefault="00000000">
            <w:pPr>
              <w:pStyle w:val="Compact"/>
              <w:jc w:val="center"/>
              <w:pPrChange w:id="614" w:author="Aarik Gulaya [2]" w:date="2026-04-27T14:47:00Z" w16du:dateUtc="2026-04-27T21:47:00Z">
                <w:pPr>
                  <w:pStyle w:val="Compact"/>
                  <w:jc w:val="right"/>
                </w:pPr>
              </w:pPrChange>
            </w:pPr>
            <w:r>
              <w:t>−0.11</w:t>
            </w:r>
          </w:p>
        </w:tc>
        <w:tc>
          <w:tcPr>
            <w:tcW w:w="1350" w:type="dxa"/>
            <w:tcPrChange w:id="615" w:author="Aarik Gulaya [2]" w:date="2026-04-27T14:47:00Z" w16du:dateUtc="2026-04-27T21:47:00Z">
              <w:tcPr>
                <w:tcW w:w="1218" w:type="dxa"/>
                <w:gridSpan w:val="2"/>
              </w:tcPr>
            </w:tcPrChange>
          </w:tcPr>
          <w:p w14:paraId="3C7E5116" w14:textId="77777777" w:rsidR="006B304D" w:rsidRDefault="00000000">
            <w:pPr>
              <w:pStyle w:val="Compact"/>
              <w:jc w:val="center"/>
              <w:pPrChange w:id="616" w:author="Aarik Gulaya [2]" w:date="2026-04-27T14:47:00Z" w16du:dateUtc="2026-04-27T21:47:00Z">
                <w:pPr>
                  <w:pStyle w:val="Compact"/>
                  <w:jc w:val="right"/>
                </w:pPr>
              </w:pPrChange>
            </w:pPr>
            <w:r>
              <w:t>+0.11</w:t>
            </w:r>
          </w:p>
        </w:tc>
        <w:tc>
          <w:tcPr>
            <w:tcW w:w="1621" w:type="dxa"/>
            <w:tcPrChange w:id="617" w:author="Aarik Gulaya [2]" w:date="2026-04-27T14:47:00Z" w16du:dateUtc="2026-04-27T21:47:00Z">
              <w:tcPr>
                <w:tcW w:w="913" w:type="dxa"/>
                <w:gridSpan w:val="2"/>
              </w:tcPr>
            </w:tcPrChange>
          </w:tcPr>
          <w:p w14:paraId="54F98259" w14:textId="77777777" w:rsidR="006B304D" w:rsidRDefault="00000000">
            <w:pPr>
              <w:pStyle w:val="Compact"/>
              <w:jc w:val="center"/>
            </w:pPr>
            <w:r>
              <w:t>-</w:t>
            </w:r>
          </w:p>
        </w:tc>
      </w:tr>
      <w:tr w:rsidR="006B304D" w14:paraId="2A61BC76" w14:textId="77777777" w:rsidTr="00ED3FB7">
        <w:tc>
          <w:tcPr>
            <w:tcW w:w="2898" w:type="dxa"/>
            <w:tcPrChange w:id="618" w:author="Aarik Gulaya [2]" w:date="2026-04-27T14:47:00Z" w16du:dateUtc="2026-04-27T21:47:00Z">
              <w:tcPr>
                <w:tcW w:w="913" w:type="dxa"/>
              </w:tcPr>
            </w:tcPrChange>
          </w:tcPr>
          <w:p w14:paraId="4098172B" w14:textId="77777777" w:rsidR="006B304D" w:rsidRDefault="00000000">
            <w:pPr>
              <w:pStyle w:val="Compact"/>
            </w:pPr>
            <w:r>
              <w:t>Equiano</w:t>
            </w:r>
          </w:p>
        </w:tc>
        <w:tc>
          <w:tcPr>
            <w:tcW w:w="990" w:type="dxa"/>
            <w:tcPrChange w:id="619" w:author="Aarik Gulaya [2]" w:date="2026-04-27T14:47:00Z" w16du:dateUtc="2026-04-27T21:47:00Z">
              <w:tcPr>
                <w:tcW w:w="1218" w:type="dxa"/>
              </w:tcPr>
            </w:tcPrChange>
          </w:tcPr>
          <w:p w14:paraId="25BD9528" w14:textId="77777777" w:rsidR="006B304D" w:rsidRDefault="00000000">
            <w:pPr>
              <w:pStyle w:val="Compact"/>
              <w:jc w:val="center"/>
              <w:pPrChange w:id="620" w:author="Aarik Gulaya [2]" w:date="2026-04-27T14:47:00Z" w16du:dateUtc="2026-04-27T21:47:00Z">
                <w:pPr>
                  <w:pStyle w:val="Compact"/>
                  <w:jc w:val="right"/>
                </w:pPr>
              </w:pPrChange>
            </w:pPr>
            <w:r>
              <w:t>2.77</w:t>
            </w:r>
          </w:p>
        </w:tc>
        <w:tc>
          <w:tcPr>
            <w:tcW w:w="720" w:type="dxa"/>
            <w:tcPrChange w:id="621" w:author="Aarik Gulaya [2]" w:date="2026-04-27T14:47:00Z" w16du:dateUtc="2026-04-27T21:47:00Z">
              <w:tcPr>
                <w:tcW w:w="1218" w:type="dxa"/>
                <w:gridSpan w:val="3"/>
              </w:tcPr>
            </w:tcPrChange>
          </w:tcPr>
          <w:p w14:paraId="750FE36A" w14:textId="77777777" w:rsidR="006B304D" w:rsidRDefault="00000000">
            <w:pPr>
              <w:pStyle w:val="Compact"/>
              <w:jc w:val="center"/>
              <w:pPrChange w:id="622" w:author="Aarik Gulaya [2]" w:date="2026-04-27T14:47:00Z" w16du:dateUtc="2026-04-27T21:47:00Z">
                <w:pPr>
                  <w:pStyle w:val="Compact"/>
                  <w:jc w:val="right"/>
                </w:pPr>
              </w:pPrChange>
            </w:pPr>
            <w:r>
              <w:t>2.46</w:t>
            </w:r>
          </w:p>
        </w:tc>
        <w:tc>
          <w:tcPr>
            <w:tcW w:w="900" w:type="dxa"/>
            <w:tcPrChange w:id="623" w:author="Aarik Gulaya [2]" w:date="2026-04-27T14:47:00Z" w16du:dateUtc="2026-04-27T21:47:00Z">
              <w:tcPr>
                <w:tcW w:w="1218" w:type="dxa"/>
                <w:gridSpan w:val="3"/>
              </w:tcPr>
            </w:tcPrChange>
          </w:tcPr>
          <w:p w14:paraId="7D944913" w14:textId="77777777" w:rsidR="006B304D" w:rsidRDefault="00000000">
            <w:pPr>
              <w:pStyle w:val="Compact"/>
              <w:jc w:val="center"/>
              <w:pPrChange w:id="624" w:author="Aarik Gulaya [2]" w:date="2026-04-27T14:47:00Z" w16du:dateUtc="2026-04-27T21:47:00Z">
                <w:pPr>
                  <w:pStyle w:val="Compact"/>
                  <w:jc w:val="right"/>
                </w:pPr>
              </w:pPrChange>
            </w:pPr>
            <w:r>
              <w:t>2.42</w:t>
            </w:r>
          </w:p>
        </w:tc>
        <w:tc>
          <w:tcPr>
            <w:tcW w:w="900" w:type="dxa"/>
            <w:tcPrChange w:id="625" w:author="Aarik Gulaya [2]" w:date="2026-04-27T14:47:00Z" w16du:dateUtc="2026-04-27T21:47:00Z">
              <w:tcPr>
                <w:tcW w:w="1218" w:type="dxa"/>
                <w:gridSpan w:val="2"/>
              </w:tcPr>
            </w:tcPrChange>
          </w:tcPr>
          <w:p w14:paraId="3CC44993" w14:textId="77777777" w:rsidR="006B304D" w:rsidRDefault="00000000">
            <w:pPr>
              <w:pStyle w:val="Compact"/>
              <w:jc w:val="center"/>
              <w:pPrChange w:id="626" w:author="Aarik Gulaya [2]" w:date="2026-04-27T14:47:00Z" w16du:dateUtc="2026-04-27T21:47:00Z">
                <w:pPr>
                  <w:pStyle w:val="Compact"/>
                  <w:jc w:val="right"/>
                </w:pPr>
              </w:pPrChange>
            </w:pPr>
            <w:r>
              <w:t>−0.31</w:t>
            </w:r>
          </w:p>
        </w:tc>
        <w:tc>
          <w:tcPr>
            <w:tcW w:w="1350" w:type="dxa"/>
            <w:tcPrChange w:id="627" w:author="Aarik Gulaya [2]" w:date="2026-04-27T14:47:00Z" w16du:dateUtc="2026-04-27T21:47:00Z">
              <w:tcPr>
                <w:tcW w:w="1218" w:type="dxa"/>
                <w:gridSpan w:val="2"/>
              </w:tcPr>
            </w:tcPrChange>
          </w:tcPr>
          <w:p w14:paraId="514766FD" w14:textId="77777777" w:rsidR="006B304D" w:rsidRDefault="00000000">
            <w:pPr>
              <w:pStyle w:val="Compact"/>
              <w:jc w:val="center"/>
              <w:pPrChange w:id="628" w:author="Aarik Gulaya [2]" w:date="2026-04-27T14:47:00Z" w16du:dateUtc="2026-04-27T21:47:00Z">
                <w:pPr>
                  <w:pStyle w:val="Compact"/>
                  <w:jc w:val="right"/>
                </w:pPr>
              </w:pPrChange>
            </w:pPr>
            <w:r>
              <w:t>−0.35</w:t>
            </w:r>
          </w:p>
        </w:tc>
        <w:tc>
          <w:tcPr>
            <w:tcW w:w="1621" w:type="dxa"/>
            <w:tcPrChange w:id="629" w:author="Aarik Gulaya [2]" w:date="2026-04-27T14:47:00Z" w16du:dateUtc="2026-04-27T21:47:00Z">
              <w:tcPr>
                <w:tcW w:w="913" w:type="dxa"/>
                <w:gridSpan w:val="2"/>
              </w:tcPr>
            </w:tcPrChange>
          </w:tcPr>
          <w:p w14:paraId="3B46E8E7" w14:textId="77777777" w:rsidR="006B304D" w:rsidRDefault="00000000">
            <w:pPr>
              <w:pStyle w:val="Compact"/>
              <w:jc w:val="center"/>
            </w:pPr>
            <w:r>
              <w:t>-</w:t>
            </w:r>
          </w:p>
        </w:tc>
      </w:tr>
      <w:tr w:rsidR="006B304D" w14:paraId="68F33E7F" w14:textId="77777777" w:rsidTr="00ED3FB7">
        <w:tc>
          <w:tcPr>
            <w:tcW w:w="2898" w:type="dxa"/>
            <w:tcPrChange w:id="630" w:author="Aarik Gulaya [2]" w:date="2026-04-27T14:47:00Z" w16du:dateUtc="2026-04-27T21:47:00Z">
              <w:tcPr>
                <w:tcW w:w="913" w:type="dxa"/>
              </w:tcPr>
            </w:tcPrChange>
          </w:tcPr>
          <w:p w14:paraId="0287CCD8" w14:textId="77777777" w:rsidR="006B304D" w:rsidRDefault="00000000">
            <w:pPr>
              <w:pStyle w:val="Compact"/>
            </w:pPr>
            <w:r>
              <w:rPr>
                <w:b/>
                <w:bCs/>
              </w:rPr>
              <w:t>High-baseline reference (not part of the main gradient)</w:t>
            </w:r>
          </w:p>
        </w:tc>
        <w:tc>
          <w:tcPr>
            <w:tcW w:w="990" w:type="dxa"/>
            <w:tcPrChange w:id="631" w:author="Aarik Gulaya [2]" w:date="2026-04-27T14:47:00Z" w16du:dateUtc="2026-04-27T21:47:00Z">
              <w:tcPr>
                <w:tcW w:w="1218" w:type="dxa"/>
              </w:tcPr>
            </w:tcPrChange>
          </w:tcPr>
          <w:p w14:paraId="2ECA2302" w14:textId="77777777" w:rsidR="006B304D" w:rsidRDefault="006B304D">
            <w:pPr>
              <w:pStyle w:val="Compact"/>
              <w:jc w:val="center"/>
              <w:pPrChange w:id="632" w:author="Aarik Gulaya [2]" w:date="2026-04-27T14:47:00Z" w16du:dateUtc="2026-04-27T21:47:00Z">
                <w:pPr>
                  <w:pStyle w:val="Compact"/>
                </w:pPr>
              </w:pPrChange>
            </w:pPr>
          </w:p>
        </w:tc>
        <w:tc>
          <w:tcPr>
            <w:tcW w:w="720" w:type="dxa"/>
            <w:tcPrChange w:id="633" w:author="Aarik Gulaya [2]" w:date="2026-04-27T14:47:00Z" w16du:dateUtc="2026-04-27T21:47:00Z">
              <w:tcPr>
                <w:tcW w:w="1218" w:type="dxa"/>
                <w:gridSpan w:val="3"/>
              </w:tcPr>
            </w:tcPrChange>
          </w:tcPr>
          <w:p w14:paraId="1BADC179" w14:textId="77777777" w:rsidR="006B304D" w:rsidRDefault="006B304D">
            <w:pPr>
              <w:pStyle w:val="Compact"/>
              <w:jc w:val="center"/>
              <w:pPrChange w:id="634" w:author="Aarik Gulaya [2]" w:date="2026-04-27T14:47:00Z" w16du:dateUtc="2026-04-27T21:47:00Z">
                <w:pPr>
                  <w:pStyle w:val="Compact"/>
                </w:pPr>
              </w:pPrChange>
            </w:pPr>
          </w:p>
        </w:tc>
        <w:tc>
          <w:tcPr>
            <w:tcW w:w="900" w:type="dxa"/>
            <w:tcPrChange w:id="635" w:author="Aarik Gulaya [2]" w:date="2026-04-27T14:47:00Z" w16du:dateUtc="2026-04-27T21:47:00Z">
              <w:tcPr>
                <w:tcW w:w="1218" w:type="dxa"/>
                <w:gridSpan w:val="3"/>
              </w:tcPr>
            </w:tcPrChange>
          </w:tcPr>
          <w:p w14:paraId="73E3FCD8" w14:textId="77777777" w:rsidR="006B304D" w:rsidRDefault="006B304D">
            <w:pPr>
              <w:pStyle w:val="Compact"/>
              <w:jc w:val="center"/>
              <w:pPrChange w:id="636" w:author="Aarik Gulaya [2]" w:date="2026-04-27T14:47:00Z" w16du:dateUtc="2026-04-27T21:47:00Z">
                <w:pPr>
                  <w:pStyle w:val="Compact"/>
                </w:pPr>
              </w:pPrChange>
            </w:pPr>
          </w:p>
        </w:tc>
        <w:tc>
          <w:tcPr>
            <w:tcW w:w="900" w:type="dxa"/>
            <w:tcPrChange w:id="637" w:author="Aarik Gulaya [2]" w:date="2026-04-27T14:47:00Z" w16du:dateUtc="2026-04-27T21:47:00Z">
              <w:tcPr>
                <w:tcW w:w="1218" w:type="dxa"/>
                <w:gridSpan w:val="2"/>
              </w:tcPr>
            </w:tcPrChange>
          </w:tcPr>
          <w:p w14:paraId="0C67EC06" w14:textId="77777777" w:rsidR="006B304D" w:rsidRDefault="006B304D">
            <w:pPr>
              <w:pStyle w:val="Compact"/>
              <w:jc w:val="center"/>
              <w:pPrChange w:id="638" w:author="Aarik Gulaya [2]" w:date="2026-04-27T14:47:00Z" w16du:dateUtc="2026-04-27T21:47:00Z">
                <w:pPr>
                  <w:pStyle w:val="Compact"/>
                </w:pPr>
              </w:pPrChange>
            </w:pPr>
          </w:p>
        </w:tc>
        <w:tc>
          <w:tcPr>
            <w:tcW w:w="1350" w:type="dxa"/>
            <w:tcPrChange w:id="639" w:author="Aarik Gulaya [2]" w:date="2026-04-27T14:47:00Z" w16du:dateUtc="2026-04-27T21:47:00Z">
              <w:tcPr>
                <w:tcW w:w="1218" w:type="dxa"/>
                <w:gridSpan w:val="2"/>
              </w:tcPr>
            </w:tcPrChange>
          </w:tcPr>
          <w:p w14:paraId="09D657E8" w14:textId="77777777" w:rsidR="006B304D" w:rsidRDefault="006B304D">
            <w:pPr>
              <w:pStyle w:val="Compact"/>
              <w:jc w:val="center"/>
              <w:pPrChange w:id="640" w:author="Aarik Gulaya [2]" w:date="2026-04-27T14:47:00Z" w16du:dateUtc="2026-04-27T21:47:00Z">
                <w:pPr>
                  <w:pStyle w:val="Compact"/>
                </w:pPr>
              </w:pPrChange>
            </w:pPr>
          </w:p>
        </w:tc>
        <w:tc>
          <w:tcPr>
            <w:tcW w:w="1621" w:type="dxa"/>
            <w:tcPrChange w:id="641" w:author="Aarik Gulaya [2]" w:date="2026-04-27T14:47:00Z" w16du:dateUtc="2026-04-27T21:47:00Z">
              <w:tcPr>
                <w:tcW w:w="913" w:type="dxa"/>
                <w:gridSpan w:val="2"/>
              </w:tcPr>
            </w:tcPrChange>
          </w:tcPr>
          <w:p w14:paraId="7EF71BD2" w14:textId="77777777" w:rsidR="006B304D" w:rsidRDefault="006B304D">
            <w:pPr>
              <w:pStyle w:val="Compact"/>
            </w:pPr>
          </w:p>
        </w:tc>
      </w:tr>
      <w:tr w:rsidR="006B304D" w14:paraId="364FD738" w14:textId="77777777" w:rsidTr="00ED3FB7">
        <w:tc>
          <w:tcPr>
            <w:tcW w:w="2898" w:type="dxa"/>
            <w:tcPrChange w:id="642" w:author="Aarik Gulaya [2]" w:date="2026-04-27T14:47:00Z" w16du:dateUtc="2026-04-27T21:47:00Z">
              <w:tcPr>
                <w:tcW w:w="913" w:type="dxa"/>
              </w:tcPr>
            </w:tcPrChange>
          </w:tcPr>
          <w:p w14:paraId="56B18E0A" w14:textId="77777777" w:rsidR="006B304D" w:rsidRDefault="00000000">
            <w:pPr>
              <w:pStyle w:val="Compact"/>
            </w:pPr>
            <w:r>
              <w:t>Franklin (known-figure control)</w:t>
            </w:r>
          </w:p>
        </w:tc>
        <w:tc>
          <w:tcPr>
            <w:tcW w:w="990" w:type="dxa"/>
            <w:tcPrChange w:id="643" w:author="Aarik Gulaya [2]" w:date="2026-04-27T14:47:00Z" w16du:dateUtc="2026-04-27T21:47:00Z">
              <w:tcPr>
                <w:tcW w:w="1218" w:type="dxa"/>
              </w:tcPr>
            </w:tcPrChange>
          </w:tcPr>
          <w:p w14:paraId="74A2F1CB" w14:textId="77777777" w:rsidR="006B304D" w:rsidRDefault="00000000">
            <w:pPr>
              <w:pStyle w:val="Compact"/>
              <w:jc w:val="center"/>
              <w:pPrChange w:id="644" w:author="Aarik Gulaya [2]" w:date="2026-04-27T14:47:00Z" w16du:dateUtc="2026-04-27T21:47:00Z">
                <w:pPr>
                  <w:pStyle w:val="Compact"/>
                  <w:jc w:val="right"/>
                </w:pPr>
              </w:pPrChange>
            </w:pPr>
            <w:r>
              <w:t>3.77</w:t>
            </w:r>
          </w:p>
        </w:tc>
        <w:tc>
          <w:tcPr>
            <w:tcW w:w="720" w:type="dxa"/>
            <w:tcPrChange w:id="645" w:author="Aarik Gulaya [2]" w:date="2026-04-27T14:47:00Z" w16du:dateUtc="2026-04-27T21:47:00Z">
              <w:tcPr>
                <w:tcW w:w="1218" w:type="dxa"/>
                <w:gridSpan w:val="3"/>
              </w:tcPr>
            </w:tcPrChange>
          </w:tcPr>
          <w:p w14:paraId="2A22E29F" w14:textId="77777777" w:rsidR="006B304D" w:rsidRDefault="00000000">
            <w:pPr>
              <w:pStyle w:val="Compact"/>
              <w:jc w:val="center"/>
              <w:pPrChange w:id="646" w:author="Aarik Gulaya [2]" w:date="2026-04-27T14:47:00Z" w16du:dateUtc="2026-04-27T21:47:00Z">
                <w:pPr>
                  <w:pStyle w:val="Compact"/>
                  <w:jc w:val="right"/>
                </w:pPr>
              </w:pPrChange>
            </w:pPr>
            <w:r>
              <w:t>3.37</w:t>
            </w:r>
          </w:p>
        </w:tc>
        <w:tc>
          <w:tcPr>
            <w:tcW w:w="900" w:type="dxa"/>
            <w:tcPrChange w:id="647" w:author="Aarik Gulaya [2]" w:date="2026-04-27T14:47:00Z" w16du:dateUtc="2026-04-27T21:47:00Z">
              <w:tcPr>
                <w:tcW w:w="1218" w:type="dxa"/>
                <w:gridSpan w:val="3"/>
              </w:tcPr>
            </w:tcPrChange>
          </w:tcPr>
          <w:p w14:paraId="175CBA91" w14:textId="77777777" w:rsidR="006B304D" w:rsidRDefault="00000000">
            <w:pPr>
              <w:pStyle w:val="Compact"/>
              <w:jc w:val="center"/>
              <w:pPrChange w:id="648" w:author="Aarik Gulaya [2]" w:date="2026-04-27T14:47:00Z" w16du:dateUtc="2026-04-27T21:47:00Z">
                <w:pPr>
                  <w:pStyle w:val="Compact"/>
                  <w:jc w:val="right"/>
                </w:pPr>
              </w:pPrChange>
            </w:pPr>
            <w:r>
              <w:t>3.65</w:t>
            </w:r>
          </w:p>
        </w:tc>
        <w:tc>
          <w:tcPr>
            <w:tcW w:w="900" w:type="dxa"/>
            <w:tcPrChange w:id="649" w:author="Aarik Gulaya [2]" w:date="2026-04-27T14:47:00Z" w16du:dateUtc="2026-04-27T21:47:00Z">
              <w:tcPr>
                <w:tcW w:w="1218" w:type="dxa"/>
                <w:gridSpan w:val="2"/>
              </w:tcPr>
            </w:tcPrChange>
          </w:tcPr>
          <w:p w14:paraId="5B6E071E" w14:textId="77777777" w:rsidR="006B304D" w:rsidRDefault="00000000">
            <w:pPr>
              <w:pStyle w:val="Compact"/>
              <w:jc w:val="center"/>
              <w:pPrChange w:id="650" w:author="Aarik Gulaya [2]" w:date="2026-04-27T14:47:00Z" w16du:dateUtc="2026-04-27T21:47:00Z">
                <w:pPr>
                  <w:pStyle w:val="Compact"/>
                  <w:jc w:val="right"/>
                </w:pPr>
              </w:pPrChange>
            </w:pPr>
            <w:r>
              <w:t>−0.40</w:t>
            </w:r>
          </w:p>
        </w:tc>
        <w:tc>
          <w:tcPr>
            <w:tcW w:w="1350" w:type="dxa"/>
            <w:tcPrChange w:id="651" w:author="Aarik Gulaya [2]" w:date="2026-04-27T14:47:00Z" w16du:dateUtc="2026-04-27T21:47:00Z">
              <w:tcPr>
                <w:tcW w:w="1218" w:type="dxa"/>
                <w:gridSpan w:val="2"/>
              </w:tcPr>
            </w:tcPrChange>
          </w:tcPr>
          <w:p w14:paraId="2713FDD0" w14:textId="77777777" w:rsidR="006B304D" w:rsidRDefault="00000000">
            <w:pPr>
              <w:pStyle w:val="Compact"/>
              <w:jc w:val="center"/>
              <w:pPrChange w:id="652" w:author="Aarik Gulaya [2]" w:date="2026-04-27T14:47:00Z" w16du:dateUtc="2026-04-27T21:47:00Z">
                <w:pPr>
                  <w:pStyle w:val="Compact"/>
                  <w:jc w:val="right"/>
                </w:pPr>
              </w:pPrChange>
            </w:pPr>
            <w:r>
              <w:t>−0.13</w:t>
            </w:r>
          </w:p>
        </w:tc>
        <w:tc>
          <w:tcPr>
            <w:tcW w:w="1621" w:type="dxa"/>
            <w:tcPrChange w:id="653" w:author="Aarik Gulaya [2]" w:date="2026-04-27T14:47:00Z" w16du:dateUtc="2026-04-27T21:47:00Z">
              <w:tcPr>
                <w:tcW w:w="913" w:type="dxa"/>
                <w:gridSpan w:val="2"/>
              </w:tcPr>
            </w:tcPrChange>
          </w:tcPr>
          <w:p w14:paraId="44FCEE54" w14:textId="77777777" w:rsidR="006B304D" w:rsidRDefault="00000000">
            <w:pPr>
              <w:pStyle w:val="Compact"/>
              <w:jc w:val="center"/>
            </w:pPr>
            <w:r>
              <w:t>-</w:t>
            </w:r>
          </w:p>
        </w:tc>
      </w:tr>
    </w:tbl>
    <w:p w14:paraId="30005CDB" w14:textId="77777777" w:rsidR="006B304D" w:rsidRDefault="00000000">
      <w:pPr>
        <w:pStyle w:val="BodyText"/>
      </w:pPr>
      <w:r>
        <w:rPr>
          <w:b/>
          <w:bCs/>
        </w:rPr>
        <w:t>What each band is telling us.</w:t>
      </w:r>
    </w:p>
    <w:p w14:paraId="18F70B69" w14:textId="77777777" w:rsidR="006B304D" w:rsidRDefault="00000000">
      <w:pPr>
        <w:pStyle w:val="Compact"/>
        <w:numPr>
          <w:ilvl w:val="0"/>
          <w:numId w:val="14"/>
        </w:numPr>
      </w:pPr>
      <w:r>
        <w:rPr>
          <w:b/>
          <w:bCs/>
        </w:rPr>
        <w:t>Low-baseline (n = 9):</w:t>
      </w:r>
      <w:r>
        <w:t xml:space="preserve"> every subject improves. The slice is uniform. This is the population of relevance for real AI deployment.</w:t>
      </w:r>
    </w:p>
    <w:p w14:paraId="587D8A6B" w14:textId="77777777" w:rsidR="006B304D" w:rsidRDefault="00000000">
      <w:pPr>
        <w:pStyle w:val="Compact"/>
        <w:numPr>
          <w:ilvl w:val="0"/>
          <w:numId w:val="14"/>
        </w:numPr>
      </w:pPr>
      <w:r>
        <w:rPr>
          <w:b/>
          <w:bCs/>
        </w:rPr>
        <w:t>Mid-baseline (n = 5):</w:t>
      </w:r>
      <w:r>
        <w:t xml:space="preserve"> 3 subjects improve, 2 decline. The model has enough pretraining footprint on these subjects that the specification competes with the model’s own working model. The specification sometimes wins and sometimes loses.</w:t>
      </w:r>
    </w:p>
    <w:p w14:paraId="63340B74" w14:textId="77777777" w:rsidR="006B304D" w:rsidRDefault="00000000">
      <w:pPr>
        <w:pStyle w:val="Compact"/>
        <w:numPr>
          <w:ilvl w:val="0"/>
          <w:numId w:val="14"/>
        </w:numPr>
      </w:pPr>
      <w:r>
        <w:rPr>
          <w:b/>
          <w:bCs/>
        </w:rPr>
        <w:t>Franklin (high-baseline reference):</w:t>
      </w:r>
      <w:r>
        <w:t xml:space="preserve"> both spec-containing conditions score below baseline. The specification cannot add what the model already has.</w:t>
      </w:r>
    </w:p>
    <w:p w14:paraId="5EA84026" w14:textId="77777777" w:rsidR="006B304D" w:rsidRDefault="00000000">
      <w:pPr>
        <w:pStyle w:val="FirstParagraph"/>
      </w:pPr>
      <w:r>
        <w:t>Per-subject anchor-crossing distributions (ranging from 25.6% on Babur to 74.4% on Sunity Devee) and per-subject per-judge score matrices are in Appendix D.</w:t>
      </w:r>
    </w:p>
    <w:p w14:paraId="77B1D7EE" w14:textId="77777777" w:rsidR="006B304D" w:rsidRDefault="00000000">
      <w:pPr>
        <w:pStyle w:val="BodyText"/>
      </w:pPr>
      <w:r>
        <w:rPr>
          <w:b/>
          <w:bCs/>
        </w:rPr>
        <w:t>Battery-composition sensitivity.</w:t>
      </w:r>
      <w:r>
        <w:t xml:space="preserve"> Two potential confounds on the gradient slope were tested as sensitivity checks. Both leave the baseline effect substantially intact.</w:t>
      </w:r>
    </w:p>
    <w:p w14:paraId="7CB5B567" w14:textId="77777777" w:rsidR="006B304D" w:rsidRDefault="00000000">
      <w:pPr>
        <w:pStyle w:val="BodyText"/>
      </w:pPr>
      <w:commentRangeStart w:id="654"/>
      <w:r>
        <w:t xml:space="preserve">The first is a battery-question-type confound. Appendix B.6 reports a subject-level correlation of r = +0.595 between the fraction of LITERAL_RECALL questions in a subject’s battery and that subject’s mean Δ_spec, and an opposing correlation of r = −0.466 for INTERPRETIVE_INFERENCE fraction </w:t>
      </w:r>
      <w:r>
        <w:rPr>
          <w:rStyle w:val="FootnoteReference"/>
        </w:rPr>
        <w:footnoteReference w:id="10"/>
      </w:r>
      <w:r>
        <w:t xml:space="preserve">. The concern is that subjects whose batteries happen to lean literal-recall could pick up part of the apparent gradient slope on baseline. A multiple regression of Δ_C4a on both C5 baseline and LITERAL_RECALL fraction across the 14 main-study subjects yields a partial coefficient on baseline of </w:t>
      </w:r>
      <w:r>
        <w:rPr>
          <w:b/>
          <w:bCs/>
        </w:rPr>
        <w:t>−0.88 [95% CI −1.13, −0.63], p &lt; 10⁻⁵</w:t>
      </w:r>
      <w:r>
        <w:t xml:space="preserve">,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w:t>
      </w:r>
      <w:r>
        <w:lastRenderedPageBreak/>
        <w:t>both), so the partial coefficients are stable. Adjusted R² rises from 0.80 to 0.87 when LITERAL_RECALL fraction is added; the controls are additive rather than redundant. The gradient on baseline survives; it is not an artifact of battery composition.</w:t>
      </w:r>
      <w:commentRangeEnd w:id="654"/>
      <w:r w:rsidR="000E7342">
        <w:rPr>
          <w:rStyle w:val="CommentReference"/>
          <w:sz w:val="22"/>
          <w:szCs w:val="22"/>
        </w:rPr>
        <w:commentReference w:id="654"/>
      </w:r>
    </w:p>
    <w:p w14:paraId="61FD18A4" w14:textId="77777777" w:rsidR="006B304D" w:rsidRDefault="00000000">
      <w:pPr>
        <w:pStyle w:val="BodyText"/>
      </w:pPr>
      <w:commentRangeStart w:id="655"/>
      <w:r>
        <w:t xml:space="preserve">The second is a Hamerton-leverage confound. 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 </w:t>
      </w:r>
      <w:r>
        <w:rPr>
          <w:rStyle w:val="VerbatimChar"/>
        </w:rPr>
        <w:t>run_global_rerun.py</w:t>
      </w:r>
      <w:r>
        <w:t xml:space="preserve"> against a uniform prompt template. All 14 main-study batteries share the same generator family; the question is whether Hamerton’s high Δ_C4a is driving the gradient slope. A subset regression dropping Hamerton (N=13 globals) yields a slope of </w:t>
      </w:r>
      <w:r>
        <w:rPr>
          <w:b/>
          <w:bCs/>
        </w:rPr>
        <w:t>−0.89 [95% CI −1.18, −0.61], R² = 0.81, p &lt; 10⁻⁴</w:t>
      </w:r>
      <w:r>
        <w:t>, compared to the full-sample −0.96. The point estimate attenuates by about 7%, and the 95% CIs overlap substantially. The gradient is not Hamerton-driven. A separate GPT-5.4-regenerated battery set (</w:t>
      </w:r>
      <w:r>
        <w:rPr>
          <w:rStyle w:val="VerbatimChar"/>
        </w:rPr>
        <w:t>results/global_&lt;subject&gt;/battery_gpt54.json</w:t>
      </w:r>
      <w:r>
        <w:t xml:space="preserve">) exists for each global as a circularity control; its results are reported in </w:t>
      </w:r>
      <w:hyperlink w:anchor="sec-3-4-1">
        <w:r w:rsidR="006B304D">
          <w:rPr>
            <w:rStyle w:val="Hyperlink"/>
          </w:rPr>
          <w:t>§3.4.1</w:t>
        </w:r>
      </w:hyperlink>
      <w:r>
        <w:t xml:space="preserve"> and </w:t>
      </w:r>
      <w:hyperlink w:anchor="sec-4-6-1">
        <w:r w:rsidR="006B304D">
          <w:rPr>
            <w:rStyle w:val="Hyperlink"/>
          </w:rPr>
          <w:t>§4.6.1</w:t>
        </w:r>
      </w:hyperlink>
      <w:r>
        <w:t xml:space="preserve">, not folded back into the </w:t>
      </w:r>
      <w:hyperlink w:anchor="sec-4-1">
        <w:r w:rsidR="006B304D">
          <w:rPr>
            <w:rStyle w:val="Hyperlink"/>
          </w:rPr>
          <w:t>§4.1</w:t>
        </w:r>
      </w:hyperlink>
      <w:r>
        <w:t xml:space="preserve"> gradient itself.</w:t>
      </w:r>
      <w:commentRangeEnd w:id="655"/>
      <w:r w:rsidR="000E7342">
        <w:rPr>
          <w:rStyle w:val="CommentReference"/>
          <w:sz w:val="22"/>
          <w:szCs w:val="22"/>
        </w:rPr>
        <w:commentReference w:id="655"/>
      </w:r>
    </w:p>
    <w:p w14:paraId="45A73EE5" w14:textId="77777777" w:rsidR="006B304D" w:rsidRDefault="00000000">
      <w:pPr>
        <w:pStyle w:val="BodyText"/>
      </w:pPr>
      <w:commentRangeStart w:id="656"/>
      <w:r>
        <w:t>Neither control overturns the headline finding</w:t>
      </w:r>
      <w:commentRangeEnd w:id="656"/>
      <w:r w:rsidR="000E7342">
        <w:rPr>
          <w:rStyle w:val="CommentReference"/>
          <w:sz w:val="22"/>
          <w:szCs w:val="22"/>
        </w:rPr>
        <w:commentReference w:id="656"/>
      </w:r>
      <w:r>
        <w:t>. The gradient is not primarily driven by either battery-question-type composition or Hamerton’s legacy-generator battery. What these checks do not rule out is a more subtle confound in which generator differences are correlated with other unobserved subject characteristics; a cleanest future test would re-run a second-generator battery on the same 13 globals</w:t>
      </w:r>
      <w:commentRangeStart w:id="657"/>
      <w:r>
        <w:t xml:space="preserve">. Full analysis, per-subject data, and reproducibility script at </w:t>
      </w:r>
      <w:r>
        <w:rPr>
          <w:rStyle w:val="VerbatimChar"/>
        </w:rPr>
        <w:t>docs/research/v10_battery_sensitivity_analysis.md</w:t>
      </w:r>
      <w:r>
        <w:t xml:space="preserve"> and </w:t>
      </w:r>
      <w:r>
        <w:rPr>
          <w:rStyle w:val="VerbatimChar"/>
        </w:rPr>
        <w:t>scripts/_v10_battery_sensitivity.py</w:t>
      </w:r>
      <w:r>
        <w:t>.</w:t>
      </w:r>
      <w:commentRangeEnd w:id="657"/>
      <w:r w:rsidR="000E7342">
        <w:rPr>
          <w:rStyle w:val="CommentReference"/>
          <w:sz w:val="22"/>
          <w:szCs w:val="22"/>
        </w:rPr>
        <w:commentReference w:id="657"/>
      </w:r>
    </w:p>
    <w:p w14:paraId="3C249F93" w14:textId="77777777" w:rsidR="006B304D" w:rsidRDefault="00000000">
      <w:pPr>
        <w:pStyle w:val="BodyText"/>
      </w:pPr>
      <w:commentRangeStart w:id="658"/>
      <w:r>
        <w:rPr>
          <w:b/>
          <w:bCs/>
        </w:rPr>
        <w:t>Coupling-free reframing of the gradient.</w:t>
      </w:r>
      <w:r>
        <w:t xml:space="preserve"> The headline slope regresses Δ_C4a = C4a − C5 on C5, which mechanically embeds a −1 component when C4a is bounded on the 1-5 scale and partially independent of C5. To triangulate from a non-coupling-prone angle, we ran three additional checks on the same per-subject (C5, C4a) data (script: </w:t>
      </w:r>
      <w:r>
        <w:rPr>
          <w:rStyle w:val="VerbatimChar"/>
        </w:rPr>
        <w:t>scripts/_v10_coupling_sensitivity.py</w:t>
      </w:r>
      <w:r>
        <w:t xml:space="preserve">; full output: </w:t>
      </w:r>
      <w:r>
        <w:rPr>
          <w:rStyle w:val="VerbatimChar"/>
        </w:rPr>
        <w:t>docs/research/v10_coupling_sensitivity_analysis.md</w:t>
      </w:r>
      <w:r>
        <w:t xml:space="preserve">). First, the level regression C4a ~ C5 produces a slope of </w:t>
      </w:r>
      <w:r>
        <w:rPr>
          <w:b/>
          <w:bCs/>
        </w:rPr>
        <w:t>+0.04</w:t>
      </w:r>
      <w:r>
        <w:t xml:space="preserve"> [95% CI −0.24, +0.33], R² = 0.008, p = 0.76. C4a is essentially flat across the C5 range of 1.02-2.77 and clusters tightly around its mean of </w:t>
      </w:r>
      <w:r>
        <w:rPr>
          <w:b/>
          <w:bCs/>
        </w:rPr>
        <w:t>2.46</w:t>
      </w:r>
      <w:r>
        <w:t>. The spec does not differentially “lift” low-baseline subjects more in any treatment-effect-heterogeneity sense; it produces a roughly constant C4a quality regardless of baseline, and the apparent gradient equals the baseline shortfall.</w:t>
      </w:r>
    </w:p>
    <w:p w14:paraId="640A8FB6" w14:textId="77777777" w:rsidR="006B304D" w:rsidRDefault="00000000">
      <w:pPr>
        <w:pStyle w:val="BodyText"/>
      </w:pPr>
      <w:r>
        <w:t>Second, a 10,000-iteration permutation test that shuffles C4a across subjects (preserving the bounded marginal but breaking any link to C5) yields a null distribution for the Δ-on-C5 slope centered at −0.998 (SD 0.127). The observed −0.960 is not extreme against this null (two-sided p = 0.77). The mechanical −1 anchor is what the permutation null reproduces, which confirms that the −0.96 magnitude is dominated by the coupling identity slope_Δ = slope_level − 1, not by independent signal in how C4a varies with C5. Third, a 10,000-iteration subject-level bootstrap returns CIs of [−1.254, −0.740] for the Δ-on-C5 slope and [−0.254, +0.260] for the level slope. The level CI straddles zero</w:t>
      </w:r>
      <w:commentRangeEnd w:id="658"/>
      <w:r w:rsidR="000E7342">
        <w:rPr>
          <w:rStyle w:val="CommentReference"/>
          <w:sz w:val="22"/>
          <w:szCs w:val="22"/>
        </w:rPr>
        <w:commentReference w:id="658"/>
      </w:r>
      <w:r>
        <w:t>.</w:t>
      </w:r>
    </w:p>
    <w:p w14:paraId="043813A2" w14:textId="77777777" w:rsidR="006B304D" w:rsidRDefault="00000000">
      <w:pPr>
        <w:pStyle w:val="BodyText"/>
      </w:pPr>
      <w:commentRangeStart w:id="659"/>
      <w:r>
        <w:rPr>
          <w:b/>
          <w:bCs/>
        </w:rPr>
        <w:t>Honest reframing.</w:t>
      </w:r>
      <w:r>
        <w:t xml:space="preserve"> The steep negative Δ-on-C5 slope is largely a coupling artifact of the change-score parameterization. The substantive finding survives but its framing has to shift. The gradient is not “low-baseline subjects benefit differentially more from the spec” in a </w:t>
      </w:r>
      <w:commentRangeStart w:id="660"/>
      <w:r>
        <w:t>treatment-effect-heterogeneity sense</w:t>
      </w:r>
      <w:commentRangeEnd w:id="660"/>
      <w:r w:rsidR="000E7342">
        <w:rPr>
          <w:rStyle w:val="CommentReference"/>
          <w:sz w:val="22"/>
          <w:szCs w:val="22"/>
        </w:rPr>
        <w:commentReference w:id="660"/>
      </w:r>
      <w:r>
        <w:t>. It is “the spec produces a roughly constant post-spec operating level on C4a near 2.5 across baselines spanning 1.0-2.8, so the lift in raw points is mechanically larger where the floor is lower.” This is still the practically relevant claim for the paper’s argument (the spec is the tool for the unknown, where unknown means low C5), but it is a statement about a near-constant post-spec operating level under this pipeline / response model / rubric, not about heterogeneous treatment effects across baseline strata. Subsequent sections that lean on the gradient (</w:t>
      </w:r>
      <w:hyperlink w:anchor="sec-4-4-2">
        <w:r w:rsidR="006B304D">
          <w:rPr>
            <w:rStyle w:val="Hyperlink"/>
          </w:rPr>
          <w:t>§4.4.2</w:t>
        </w:r>
      </w:hyperlink>
      <w:r>
        <w:t xml:space="preserve">, </w:t>
      </w:r>
      <w:hyperlink w:anchor="sec-4-6">
        <w:r w:rsidR="006B304D">
          <w:rPr>
            <w:rStyle w:val="Hyperlink"/>
          </w:rPr>
          <w:t>§4.6</w:t>
        </w:r>
      </w:hyperlink>
      <w:r>
        <w:t xml:space="preserve">, </w:t>
      </w:r>
      <w:hyperlink w:anchor="sec-5-5">
        <w:r w:rsidR="006B304D">
          <w:rPr>
            <w:rStyle w:val="Hyperlink"/>
          </w:rPr>
          <w:t>§5.5</w:t>
        </w:r>
      </w:hyperlink>
      <w:r>
        <w:t>) should be read against this reframing.</w:t>
      </w:r>
      <w:commentRangeEnd w:id="659"/>
      <w:r w:rsidR="000E7342">
        <w:rPr>
          <w:rStyle w:val="CommentReference"/>
          <w:sz w:val="22"/>
          <w:szCs w:val="22"/>
        </w:rPr>
        <w:commentReference w:id="659"/>
      </w:r>
    </w:p>
    <w:p w14:paraId="7655F182" w14:textId="77777777" w:rsidR="006B304D" w:rsidRDefault="00000000">
      <w:pPr>
        <w:pStyle w:val="Heading3"/>
      </w:pPr>
      <w:bookmarkStart w:id="661" w:name="_Toc228182813"/>
      <w:bookmarkStart w:id="662" w:name="sec-4-1-1"/>
      <w:bookmarkEnd w:id="408"/>
      <w:commentRangeStart w:id="663"/>
      <w:r>
        <w:lastRenderedPageBreak/>
        <w:t>4.1.1 Franklin as the high-baseline reference</w:t>
      </w:r>
      <w:bookmarkEnd w:id="661"/>
      <w:commentRangeEnd w:id="663"/>
      <w:r w:rsidR="000E7342">
        <w:rPr>
          <w:rStyle w:val="CommentReference"/>
          <w:sz w:val="24"/>
          <w:szCs w:val="24"/>
        </w:rPr>
        <w:commentReference w:id="663"/>
      </w:r>
    </w:p>
    <w:p w14:paraId="5A1F0940" w14:textId="77777777" w:rsidR="006B304D" w:rsidRDefault="00000000">
      <w:pPr>
        <w:pStyle w:val="FirstParagraph"/>
      </w:pPr>
      <w:r>
        <w:t xml:space="preserve">Franklin is not a subject of the main gradient. He is a known-figure control. Benjamin Franklin’s </w:t>
      </w:r>
      <w:r>
        <w:rPr>
          <w:i/>
          <w:iCs/>
        </w:rPr>
        <w:t>Autobiography</w:t>
      </w:r>
      <w:r>
        <w:t xml:space="preserve"> is one of the most widely cited autobiographical works in American public-domain literature, and every current-generation LLM has substantial pretraining representation of both the person and the specific text. Franklin’s C5 baseline on the 5-judge primary panel is 3.77, well above the anchor-3 threshold (“right domain, wrong outcome”) and nudging toward anchor 4 (“general direction correct”). On the 7-judge aggregate with Gemini included the baseline is higher still (see </w:t>
      </w:r>
      <w:hyperlink w:anchor="sec-4-5">
        <w:r w:rsidR="006B304D">
          <w:rPr>
            <w:rStyle w:val="Hyperlink"/>
          </w:rPr>
          <w:t>§4.5</w:t>
        </w:r>
      </w:hyperlink>
      <w:r>
        <w:t>). This is well above the next-highest main-study subject (Equiano at 2.77, still below the anchor-3 band).</w:t>
      </w:r>
    </w:p>
    <w:p w14:paraId="73B2D45B" w14:textId="77777777" w:rsidR="006B304D" w:rsidRDefault="00000000">
      <w:pPr>
        <w:pStyle w:val="BodyText"/>
      </w:pPr>
      <w:r>
        <w:t>Both spec-containing conditions score below Franklin’s baseline. The specification alone (C2a) drops 0.40 points; facts plus specification (C4a) drops 0.13. The drop is more pronounced on spec-alone than on facts-plus-spec. Our interpretation, which is a theoretical reading not directly tested in this paper, is that the specification alone competes with strong pretraining without the facts to re-anchor the response, and that adding facts back partially restores the AI’s own working model of Franklin.</w:t>
      </w:r>
    </w:p>
    <w:p w14:paraId="2E89ADC8" w14:textId="77777777" w:rsidR="006B304D" w:rsidRDefault="00000000">
      <w:pPr>
        <w:pStyle w:val="BodyText"/>
      </w:pPr>
      <w:r>
        <w:t>This is the direction H2a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w:t>
      </w:r>
    </w:p>
    <w:p w14:paraId="72DC9BE8" w14:textId="77777777" w:rsidR="006B304D" w:rsidRDefault="00000000">
      <w:pPr>
        <w:pStyle w:val="BodyText"/>
      </w:pPr>
      <w:commentRangeStart w:id="664"/>
      <w:r>
        <w:t xml:space="preserve">Raw per-subject Franklin data is at </w:t>
      </w:r>
      <w:r>
        <w:rPr>
          <w:rStyle w:val="VerbatimChar"/>
        </w:rPr>
        <w:t>results/franklin_legacy_20260411/</w:t>
      </w:r>
      <w:r>
        <w:t>.</w:t>
      </w:r>
      <w:commentRangeEnd w:id="664"/>
      <w:r w:rsidR="000E7342">
        <w:rPr>
          <w:rStyle w:val="CommentReference"/>
          <w:sz w:val="22"/>
          <w:szCs w:val="22"/>
        </w:rPr>
        <w:commentReference w:id="664"/>
      </w:r>
    </w:p>
    <w:p w14:paraId="145613B6" w14:textId="77777777" w:rsidR="006B304D" w:rsidRDefault="00000000">
      <w:pPr>
        <w:pStyle w:val="Heading3"/>
      </w:pPr>
      <w:bookmarkStart w:id="665" w:name="_Toc228182814"/>
      <w:bookmarkStart w:id="666" w:name="sec-4-2"/>
      <w:bookmarkEnd w:id="662"/>
      <w:r>
        <w:t>4.2 Compression: structure vs. raw text</w:t>
      </w:r>
      <w:bookmarkEnd w:id="665"/>
    </w:p>
    <w:p w14:paraId="453EED7B" w14:textId="77777777" w:rsidR="006B304D" w:rsidRDefault="00000000">
      <w:pPr>
        <w:pStyle w:val="CaptionedFigure"/>
      </w:pPr>
      <w:r>
        <w:rPr>
          <w:noProof/>
        </w:rPr>
        <w:drawing>
          <wp:inline distT="0" distB="0" distL="0" distR="0" wp14:anchorId="10DDEE52" wp14:editId="2D0C75F7">
            <wp:extent cx="5334000" cy="3210357"/>
            <wp:effectExtent l="0" t="0" r="0" b="0"/>
            <wp:docPr id="63" name="Picture" descr="Figure 4.2: A 7K-token specification recovers most of the lift the full source corpus delivers, at one to two orders of magnitude less context. 5-judge primary score (y-axis) vs. context size in tokens (x-axis, log scale) for each of the 9 low-baseline subjects (faint per-subject traces) with a bold median-across-subjects aggregate curve (§4.2). The first ~7K tokens of structured specification buy +0.68 points of lift over baseline; the next ~80K to ~400K tokens of raw corpus buy only an additional +0.22. The dose-response curve has a steep initial slope and a long plateau."/>
            <wp:cNvGraphicFramePr/>
            <a:graphic xmlns:a="http://schemas.openxmlformats.org/drawingml/2006/main">
              <a:graphicData uri="http://schemas.openxmlformats.org/drawingml/2006/picture">
                <pic:pic xmlns:pic="http://schemas.openxmlformats.org/drawingml/2006/picture">
                  <pic:nvPicPr>
                    <pic:cNvPr id="64" name="Picture" descr="C:/Users/Aarik/Anthropic/memory-study-repo/figures/fig_4_2_compression_v3.png"/>
                    <pic:cNvPicPr>
                      <a:picLocks noChangeAspect="1" noChangeArrowheads="1"/>
                    </pic:cNvPicPr>
                  </pic:nvPicPr>
                  <pic:blipFill>
                    <a:blip r:embed="rId14"/>
                    <a:stretch>
                      <a:fillRect/>
                    </a:stretch>
                  </pic:blipFill>
                  <pic:spPr bwMode="auto">
                    <a:xfrm>
                      <a:off x="0" y="0"/>
                      <a:ext cx="5334000" cy="3210357"/>
                    </a:xfrm>
                    <a:prstGeom prst="rect">
                      <a:avLst/>
                    </a:prstGeom>
                    <a:noFill/>
                    <a:ln w="9525">
                      <a:noFill/>
                      <a:headEnd/>
                      <a:tailEnd/>
                    </a:ln>
                  </pic:spPr>
                </pic:pic>
              </a:graphicData>
            </a:graphic>
          </wp:inline>
        </w:drawing>
      </w:r>
    </w:p>
    <w:p w14:paraId="1A2962A6" w14:textId="77777777" w:rsidR="006B304D" w:rsidRDefault="00000000">
      <w:pPr>
        <w:pStyle w:val="ImageCaption"/>
      </w:pPr>
      <w:commentRangeStart w:id="667"/>
      <w:r>
        <w:t>Figure 4.2: A 7K-token specification recovers most of the lift the full source corpus delivers</w:t>
      </w:r>
      <w:commentRangeEnd w:id="667"/>
      <w:r w:rsidR="000E7342">
        <w:rPr>
          <w:rStyle w:val="CommentReference"/>
          <w:sz w:val="22"/>
          <w:szCs w:val="22"/>
        </w:rPr>
        <w:commentReference w:id="667"/>
      </w:r>
      <w:r>
        <w:t>, at one to two orders of magnitude less context. 5-judge primary score (y-axis) vs. context size in tokens (x-axis, log scale) for each of the 9 low-baseline subjects (faint per-subject traces) with a bold median-across-subjects aggregate curve (§4.2). The first ~7K tokens of structured specification buy +0.68 points of lift over baseline; the next ~80K to ~400K tokens of raw corpus buy only an additional +0.22. The dose-response curve has a steep initial slope and a long plateau.</w:t>
      </w:r>
    </w:p>
    <w:p w14:paraId="40BA4169" w14:textId="2F581CFC" w:rsidR="006B304D" w:rsidDel="00ED3EDB" w:rsidRDefault="00000000">
      <w:pPr>
        <w:pStyle w:val="BodyText"/>
        <w:rPr>
          <w:del w:id="668" w:author="Aarik Gulaya [2]" w:date="2026-04-27T14:54:00Z" w16du:dateUtc="2026-04-27T21:54:00Z"/>
        </w:rPr>
      </w:pPr>
      <w:del w:id="669" w:author="Aarik Gulaya [2]" w:date="2026-04-27T14:54:00Z" w16du:dateUtc="2026-04-27T21:54:00Z">
        <w:r w:rsidDel="00ED3EDB">
          <w:rPr>
            <w:i/>
            <w:iCs/>
          </w:rPr>
          <w:lastRenderedPageBreak/>
          <w:delText>Figure 4.2: A 7K-token specification recovers most of the lift the full source corpus delivers, at one to two orders of magnitude less context. 5-judge primary score (y-axis) vs. context size in tokens (x-axis, log scale) for each of the 9 low-baseline subjects (faint per-subject traces) with a bold median-across-subjects aggregate curve (§4.2). The first ~7K tokens of structured specification buy +0.68 points of lift over baseline; the next ~80K to ~400K tokens of raw corpus buy only an additional +0.22. The dose-response curve has a steep initial slope and a long plateau.</w:delText>
        </w:r>
      </w:del>
    </w:p>
    <w:p w14:paraId="446C4172" w14:textId="77777777" w:rsidR="006B304D" w:rsidRDefault="00000000">
      <w:pPr>
        <w:pStyle w:val="BodyText"/>
      </w:pPr>
      <w:r>
        <w:rPr>
          <w:b/>
          <w:bCs/>
        </w:rPr>
        <w:t>Hypothesis tested in this section</w:t>
      </w:r>
      <w:r>
        <w:t xml:space="preserve"> (H5 from </w:t>
      </w:r>
      <w:hyperlink w:anchor="sec-1-2">
        <w:r w:rsidR="006B304D">
          <w:rPr>
            <w:rStyle w:val="Hyperlink"/>
          </w:rPr>
          <w:t>§1.2</w:t>
        </w:r>
      </w:hyperlink>
      <w:r>
        <w:t>): A compact specification achieves comparable behavioral-prediction performance to the full raw source corpus, at a fraction of the context size.</w:t>
      </w:r>
    </w:p>
    <w:p w14:paraId="08178643" w14:textId="77777777" w:rsidR="006B304D" w:rsidRDefault="00000000">
      <w:r>
        <w:pict w14:anchorId="521644B8">
          <v:rect id="_x0000_i1375" style="width:0;height:1.5pt" o:hralign="center" o:hrstd="t" o:hr="t"/>
        </w:pict>
      </w:r>
    </w:p>
    <w:p w14:paraId="098675A3" w14:textId="77777777" w:rsidR="006B304D" w:rsidRDefault="00000000">
      <w:pPr>
        <w:pStyle w:val="FirstParagraph"/>
      </w:pPr>
      <w:r>
        <w:rPr>
          <w:b/>
          <w:bCs/>
        </w:rPr>
        <w:t>Context improves prediction.</w:t>
      </w:r>
      <w:r>
        <w:t xml:space="preserve"> On the 9 low-baseline subjects, every context condition increases the per-subject mean score by roughly one full rubric point over the no-context baseline </w:t>
      </w:r>
      <w:commentRangeStart w:id="670"/>
      <w:r>
        <w:t xml:space="preserve">(mean C5 = 1.52; mean C2a = 2.23; mean C4 = 2.35; mean C8 = 2.45; mean C4a = 2.45; mean C9 = 2.50). </w:t>
      </w:r>
      <w:commentRangeEnd w:id="670"/>
      <w:r w:rsidR="000E7342">
        <w:rPr>
          <w:rStyle w:val="CommentReference"/>
          <w:sz w:val="22"/>
          <w:szCs w:val="22"/>
        </w:rPr>
        <w:commentReference w:id="670"/>
      </w:r>
      <w:r>
        <w:t xml:space="preserve">The AI does not need much context to move from refusal-and-off-base to engaged subject-specific prediction. It needs </w:t>
      </w:r>
      <w:r>
        <w:rPr>
          <w:i/>
          <w:iCs/>
        </w:rPr>
        <w:t>some</w:t>
      </w:r>
      <w:r>
        <w:t xml:space="preserve"> context.</w:t>
      </w:r>
    </w:p>
    <w:p w14:paraId="065B91A9" w14:textId="77777777" w:rsidR="006B304D" w:rsidRDefault="00000000">
      <w:pPr>
        <w:pStyle w:val="BodyText"/>
      </w:pPr>
      <w:r>
        <w:rPr>
          <w:b/>
          <w:bCs/>
        </w:rPr>
        <w:t>The compact specification captures the large majority of that improvement.</w:t>
      </w:r>
      <w:r>
        <w:t xml:space="preserve"> A </w:t>
      </w:r>
      <w:commentRangeStart w:id="671"/>
      <w:r>
        <w:t xml:space="preserve">7,000-token </w:t>
      </w:r>
      <w:commentRangeEnd w:id="671"/>
      <w:r w:rsidR="000E7342">
        <w:rPr>
          <w:rStyle w:val="CommentReference"/>
          <w:sz w:val="22"/>
          <w:szCs w:val="22"/>
        </w:rPr>
        <w:commentReference w:id="671"/>
      </w:r>
      <w:r>
        <w:t>Behavioral Specification recovers most of what the full raw corpus delivers, despite being an order of magnitude or more smaller. Across the 9 low-baseline subjects, the raw corpus (C8) averages 0.22 points higher than spec alone (C2a). The corpus’s edge is real but small relative to the context-size gap that produces it.</w:t>
      </w:r>
    </w:p>
    <w:p w14:paraId="01EFB0A7" w14:textId="77777777" w:rsidR="006B304D" w:rsidRDefault="00000000">
      <w:pPr>
        <w:pStyle w:val="BodyText"/>
      </w:pPr>
      <w:commentRangeStart w:id="672"/>
      <w:r>
        <w:rPr>
          <w:b/>
          <w:bCs/>
        </w:rPr>
        <w:t>The efficiency claim in one metric: predictive gain per 1,000 tokens of context.</w:t>
      </w:r>
      <w:r>
        <w:t xml:space="preserve"> The first ~7K tokens of structured specification buy roughly +0.68 points of lift above baseline on average. The next ~80K to 400K tokens of raw corpus buy an additional +0.22 points on average. The dose-response curve has a steep initial slope and a long plateau</w:t>
      </w:r>
      <w:commentRangeEnd w:id="672"/>
      <w:r w:rsidR="000E7342">
        <w:rPr>
          <w:rStyle w:val="CommentReference"/>
          <w:sz w:val="22"/>
          <w:szCs w:val="22"/>
        </w:rPr>
        <w:commentReference w:id="672"/>
      </w:r>
      <w:r>
        <w:t>. The behaviorally relevant signal in autobiographical text is sparse and compressible, and most of what matters can be packaged into a compact structured document.</w:t>
      </w:r>
    </w:p>
    <w:p w14:paraId="6358A93E" w14:textId="77777777" w:rsidR="006B304D" w:rsidRDefault="00000000">
      <w:r>
        <w:pict w14:anchorId="3B572554">
          <v:rect id="_x0000_i1376" style="width:0;height:1.5pt" o:hralign="center" o:hrstd="t" o:hr="t"/>
        </w:pict>
      </w:r>
    </w:p>
    <w:p w14:paraId="5B61A0AB" w14:textId="77777777" w:rsidR="006B304D" w:rsidRDefault="00000000">
      <w:pPr>
        <w:pStyle w:val="FirstParagraph"/>
      </w:pPr>
      <w:r>
        <w:rPr>
          <w:b/>
          <w:bCs/>
        </w:rPr>
        <w:t>Per-subject compression comparison (5-judge primary, low-baseline slice).</w:t>
      </w:r>
    </w:p>
    <w:p w14:paraId="4B5D953D" w14:textId="77777777" w:rsidR="006B304D" w:rsidRDefault="00000000">
      <w:pPr>
        <w:pStyle w:val="BodyText"/>
      </w:pPr>
      <w:r>
        <w:t>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w="4991" w:type="pct"/>
        <w:tblLayout w:type="fixed"/>
        <w:tblLook w:val="0020" w:firstRow="1" w:lastRow="0" w:firstColumn="0" w:lastColumn="0" w:noHBand="0" w:noVBand="0"/>
        <w:tblPrChange w:id="673" w:author="Aarik Gulaya [2]" w:date="2026-04-27T14:58:00Z" w16du:dateUtc="2026-04-27T21:58:00Z">
          <w:tblPr>
            <w:tblStyle w:val="Table"/>
            <w:tblW w:w="5000" w:type="pct"/>
            <w:tblLayout w:type="fixed"/>
            <w:tblLook w:val="0020" w:firstRow="1" w:lastRow="0" w:firstColumn="0" w:lastColumn="0" w:noHBand="0" w:noVBand="0"/>
          </w:tblPr>
        </w:tblPrChange>
      </w:tblPr>
      <w:tblGrid>
        <w:gridCol w:w="1189"/>
        <w:gridCol w:w="1080"/>
        <w:gridCol w:w="1170"/>
        <w:gridCol w:w="990"/>
        <w:gridCol w:w="809"/>
        <w:gridCol w:w="810"/>
        <w:gridCol w:w="810"/>
        <w:gridCol w:w="810"/>
        <w:gridCol w:w="810"/>
        <w:gridCol w:w="1081"/>
        <w:tblGridChange w:id="674">
          <w:tblGrid>
            <w:gridCol w:w="738"/>
            <w:gridCol w:w="451"/>
            <w:gridCol w:w="531"/>
            <w:gridCol w:w="549"/>
            <w:gridCol w:w="433"/>
            <w:gridCol w:w="737"/>
            <w:gridCol w:w="245"/>
            <w:gridCol w:w="745"/>
            <w:gridCol w:w="237"/>
            <w:gridCol w:w="572"/>
            <w:gridCol w:w="410"/>
            <w:gridCol w:w="400"/>
            <w:gridCol w:w="582"/>
            <w:gridCol w:w="228"/>
            <w:gridCol w:w="754"/>
            <w:gridCol w:w="56"/>
            <w:gridCol w:w="810"/>
            <w:gridCol w:w="116"/>
            <w:gridCol w:w="965"/>
            <w:gridCol w:w="17"/>
          </w:tblGrid>
        </w:tblGridChange>
      </w:tblGrid>
      <w:tr w:rsidR="006B304D" w14:paraId="7BBB75D2" w14:textId="77777777" w:rsidTr="00ED3EDB">
        <w:trPr>
          <w:cnfStyle w:val="100000000000" w:firstRow="1" w:lastRow="0" w:firstColumn="0" w:lastColumn="0" w:oddVBand="0" w:evenVBand="0" w:oddHBand="0" w:evenHBand="0" w:firstRowFirstColumn="0" w:firstRowLastColumn="0" w:lastRowFirstColumn="0" w:lastRowLastColumn="0"/>
          <w:tblHeader/>
          <w:trPrChange w:id="675" w:author="Aarik Gulaya [2]" w:date="2026-04-27T14:58:00Z" w16du:dateUtc="2026-04-27T21:58:00Z">
            <w:trPr>
              <w:tblHeader/>
            </w:trPr>
          </w:trPrChange>
        </w:trPr>
        <w:tc>
          <w:tcPr>
            <w:tcW w:w="1189" w:type="dxa"/>
            <w:tcPrChange w:id="676" w:author="Aarik Gulaya [2]" w:date="2026-04-27T14:58:00Z" w16du:dateUtc="2026-04-27T21:58:00Z">
              <w:tcPr>
                <w:tcW w:w="609" w:type="dxa"/>
              </w:tcPr>
            </w:tcPrChange>
          </w:tcPr>
          <w:p w14:paraId="60332C2F"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Change w:id="677" w:author="Aarik Gulaya [2]" w:date="2026-04-27T15:07:00Z" w16du:dateUtc="2026-04-27T22:07:00Z">
                <w:pPr>
                  <w:pStyle w:val="Compact"/>
                  <w:cnfStyle w:val="100000000000" w:firstRow="1" w:lastRow="0" w:firstColumn="0" w:lastColumn="0" w:oddVBand="0" w:evenVBand="0" w:oddHBand="0" w:evenHBand="0" w:firstRowFirstColumn="0" w:firstRowLastColumn="0" w:lastRowFirstColumn="0" w:lastRowLastColumn="0"/>
                </w:pPr>
              </w:pPrChange>
            </w:pPr>
            <w:commentRangeStart w:id="678"/>
            <w:r>
              <w:t>Subject</w:t>
            </w:r>
            <w:commentRangeEnd w:id="678"/>
            <w:r w:rsidR="000E7342">
              <w:rPr>
                <w:rStyle w:val="CommentReference"/>
                <w:sz w:val="22"/>
                <w:szCs w:val="22"/>
              </w:rPr>
              <w:commentReference w:id="678"/>
            </w:r>
          </w:p>
        </w:tc>
        <w:tc>
          <w:tcPr>
            <w:tcW w:w="1080" w:type="dxa"/>
            <w:tcPrChange w:id="679" w:author="Aarik Gulaya [2]" w:date="2026-04-27T14:58:00Z" w16du:dateUtc="2026-04-27T21:58:00Z">
              <w:tcPr>
                <w:tcW w:w="812" w:type="dxa"/>
                <w:gridSpan w:val="2"/>
              </w:tcPr>
            </w:tcPrChange>
          </w:tcPr>
          <w:p w14:paraId="2632FDEA"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Source words (~tokens)</w:t>
            </w:r>
          </w:p>
        </w:tc>
        <w:tc>
          <w:tcPr>
            <w:tcW w:w="1170" w:type="dxa"/>
            <w:tcPrChange w:id="680" w:author="Aarik Gulaya [2]" w:date="2026-04-27T14:58:00Z" w16du:dateUtc="2026-04-27T21:58:00Z">
              <w:tcPr>
                <w:tcW w:w="812" w:type="dxa"/>
                <w:gridSpan w:val="2"/>
              </w:tcPr>
            </w:tcPrChange>
          </w:tcPr>
          <w:p w14:paraId="0D43B0A2"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Compression ratio (corpus / spec)</w:t>
            </w:r>
          </w:p>
        </w:tc>
        <w:tc>
          <w:tcPr>
            <w:tcW w:w="990" w:type="dxa"/>
            <w:tcPrChange w:id="681" w:author="Aarik Gulaya [2]" w:date="2026-04-27T14:58:00Z" w16du:dateUtc="2026-04-27T21:58:00Z">
              <w:tcPr>
                <w:tcW w:w="812" w:type="dxa"/>
                <w:gridSpan w:val="2"/>
              </w:tcPr>
            </w:tcPrChange>
          </w:tcPr>
          <w:p w14:paraId="78DBFA49"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C5 baseline</w:t>
            </w:r>
          </w:p>
        </w:tc>
        <w:tc>
          <w:tcPr>
            <w:tcW w:w="809" w:type="dxa"/>
            <w:tcPrChange w:id="682" w:author="Aarik Gulaya [2]" w:date="2026-04-27T14:58:00Z" w16du:dateUtc="2026-04-27T21:58:00Z">
              <w:tcPr>
                <w:tcW w:w="812" w:type="dxa"/>
                <w:gridSpan w:val="2"/>
              </w:tcPr>
            </w:tcPrChange>
          </w:tcPr>
          <w:p w14:paraId="2A1DAEA5"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C2a spec (~7K tok)</w:t>
            </w:r>
          </w:p>
        </w:tc>
        <w:tc>
          <w:tcPr>
            <w:tcW w:w="810" w:type="dxa"/>
            <w:tcPrChange w:id="683" w:author="Aarik Gulaya [2]" w:date="2026-04-27T14:58:00Z" w16du:dateUtc="2026-04-27T21:58:00Z">
              <w:tcPr>
                <w:tcW w:w="812" w:type="dxa"/>
                <w:gridSpan w:val="2"/>
              </w:tcPr>
            </w:tcPrChange>
          </w:tcPr>
          <w:p w14:paraId="4FC1A79D"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C4 facts (~10K tok)</w:t>
            </w:r>
          </w:p>
        </w:tc>
        <w:tc>
          <w:tcPr>
            <w:tcW w:w="810" w:type="dxa"/>
            <w:tcPrChange w:id="684" w:author="Aarik Gulaya [2]" w:date="2026-04-27T14:58:00Z" w16du:dateUtc="2026-04-27T21:58:00Z">
              <w:tcPr>
                <w:tcW w:w="812" w:type="dxa"/>
                <w:gridSpan w:val="2"/>
              </w:tcPr>
            </w:tcPrChange>
          </w:tcPr>
          <w:p w14:paraId="53480A4D"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C8 raw corpus</w:t>
            </w:r>
          </w:p>
        </w:tc>
        <w:tc>
          <w:tcPr>
            <w:tcW w:w="810" w:type="dxa"/>
            <w:tcPrChange w:id="685" w:author="Aarik Gulaya [2]" w:date="2026-04-27T14:58:00Z" w16du:dateUtc="2026-04-27T21:58:00Z">
              <w:tcPr>
                <w:tcW w:w="812" w:type="dxa"/>
                <w:gridSpan w:val="2"/>
              </w:tcPr>
            </w:tcPrChange>
          </w:tcPr>
          <w:p w14:paraId="0DC004C4"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C4a facts+spec</w:t>
            </w:r>
          </w:p>
        </w:tc>
        <w:tc>
          <w:tcPr>
            <w:tcW w:w="810" w:type="dxa"/>
            <w:tcPrChange w:id="686" w:author="Aarik Gulaya [2]" w:date="2026-04-27T14:58:00Z" w16du:dateUtc="2026-04-27T21:58:00Z">
              <w:tcPr>
                <w:tcW w:w="812" w:type="dxa"/>
                <w:gridSpan w:val="3"/>
              </w:tcPr>
            </w:tcPrChange>
          </w:tcPr>
          <w:p w14:paraId="1A83900C"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C9 corpus+spec</w:t>
            </w:r>
          </w:p>
        </w:tc>
        <w:tc>
          <w:tcPr>
            <w:tcW w:w="1081" w:type="dxa"/>
            <w:tcPrChange w:id="687" w:author="Aarik Gulaya [2]" w:date="2026-04-27T14:58:00Z" w16du:dateUtc="2026-04-27T21:58:00Z">
              <w:tcPr>
                <w:tcW w:w="812" w:type="dxa"/>
                <w:gridSpan w:val="2"/>
              </w:tcPr>
            </w:tcPrChange>
          </w:tcPr>
          <w:p w14:paraId="4439E2B8"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C8 − C2a</w:t>
            </w:r>
          </w:p>
        </w:tc>
      </w:tr>
      <w:tr w:rsidR="006B304D" w14:paraId="7F974319" w14:textId="77777777" w:rsidTr="00ED3EDB">
        <w:tc>
          <w:tcPr>
            <w:tcW w:w="1189" w:type="dxa"/>
            <w:tcPrChange w:id="688" w:author="Aarik Gulaya [2]" w:date="2026-04-27T14:58:00Z" w16du:dateUtc="2026-04-27T21:58:00Z">
              <w:tcPr>
                <w:tcW w:w="609" w:type="dxa"/>
              </w:tcPr>
            </w:tcPrChange>
          </w:tcPr>
          <w:p w14:paraId="61A3F658" w14:textId="77777777" w:rsidR="006B304D" w:rsidRDefault="00000000">
            <w:pPr>
              <w:pStyle w:val="Compact"/>
              <w:jc w:val="right"/>
              <w:pPrChange w:id="689" w:author="Aarik Gulaya [2]" w:date="2026-04-27T15:07:00Z" w16du:dateUtc="2026-04-27T22:07:00Z">
                <w:pPr>
                  <w:pStyle w:val="Compact"/>
                </w:pPr>
              </w:pPrChange>
            </w:pPr>
            <w:r>
              <w:t>Hamerton</w:t>
            </w:r>
          </w:p>
        </w:tc>
        <w:tc>
          <w:tcPr>
            <w:tcW w:w="1080" w:type="dxa"/>
            <w:tcPrChange w:id="690" w:author="Aarik Gulaya [2]" w:date="2026-04-27T14:58:00Z" w16du:dateUtc="2026-04-27T21:58:00Z">
              <w:tcPr>
                <w:tcW w:w="812" w:type="dxa"/>
                <w:gridSpan w:val="2"/>
              </w:tcPr>
            </w:tcPrChange>
          </w:tcPr>
          <w:p w14:paraId="6A2E6DF3" w14:textId="77777777" w:rsidR="006B304D" w:rsidRDefault="00000000" w:rsidP="0097450C">
            <w:pPr>
              <w:pStyle w:val="Compact"/>
              <w:jc w:val="right"/>
            </w:pPr>
            <w:r>
              <w:t>25,231 (~33K)</w:t>
            </w:r>
          </w:p>
        </w:tc>
        <w:tc>
          <w:tcPr>
            <w:tcW w:w="1170" w:type="dxa"/>
            <w:tcPrChange w:id="691" w:author="Aarik Gulaya [2]" w:date="2026-04-27T14:58:00Z" w16du:dateUtc="2026-04-27T21:58:00Z">
              <w:tcPr>
                <w:tcW w:w="812" w:type="dxa"/>
                <w:gridSpan w:val="2"/>
              </w:tcPr>
            </w:tcPrChange>
          </w:tcPr>
          <w:p w14:paraId="123CF745" w14:textId="77777777" w:rsidR="006B304D" w:rsidRDefault="00000000" w:rsidP="0097450C">
            <w:pPr>
              <w:pStyle w:val="Compact"/>
              <w:jc w:val="right"/>
            </w:pPr>
            <w:r>
              <w:t>7×</w:t>
            </w:r>
          </w:p>
        </w:tc>
        <w:tc>
          <w:tcPr>
            <w:tcW w:w="990" w:type="dxa"/>
            <w:tcPrChange w:id="692" w:author="Aarik Gulaya [2]" w:date="2026-04-27T14:58:00Z" w16du:dateUtc="2026-04-27T21:58:00Z">
              <w:tcPr>
                <w:tcW w:w="812" w:type="dxa"/>
                <w:gridSpan w:val="2"/>
              </w:tcPr>
            </w:tcPrChange>
          </w:tcPr>
          <w:p w14:paraId="47E6CC6F" w14:textId="77777777" w:rsidR="006B304D" w:rsidRDefault="00000000" w:rsidP="0097450C">
            <w:pPr>
              <w:pStyle w:val="Compact"/>
              <w:jc w:val="right"/>
            </w:pPr>
            <w:r>
              <w:t>1.26</w:t>
            </w:r>
          </w:p>
        </w:tc>
        <w:tc>
          <w:tcPr>
            <w:tcW w:w="809" w:type="dxa"/>
            <w:tcPrChange w:id="693" w:author="Aarik Gulaya [2]" w:date="2026-04-27T14:58:00Z" w16du:dateUtc="2026-04-27T21:58:00Z">
              <w:tcPr>
                <w:tcW w:w="812" w:type="dxa"/>
                <w:gridSpan w:val="2"/>
              </w:tcPr>
            </w:tcPrChange>
          </w:tcPr>
          <w:p w14:paraId="7C3DAB44" w14:textId="77777777" w:rsidR="006B304D" w:rsidRDefault="00000000" w:rsidP="0097450C">
            <w:pPr>
              <w:pStyle w:val="Compact"/>
              <w:jc w:val="right"/>
            </w:pPr>
            <w:r>
              <w:rPr>
                <w:b/>
                <w:bCs/>
              </w:rPr>
              <w:t>2.63</w:t>
            </w:r>
          </w:p>
        </w:tc>
        <w:tc>
          <w:tcPr>
            <w:tcW w:w="810" w:type="dxa"/>
            <w:tcPrChange w:id="694" w:author="Aarik Gulaya [2]" w:date="2026-04-27T14:58:00Z" w16du:dateUtc="2026-04-27T21:58:00Z">
              <w:tcPr>
                <w:tcW w:w="812" w:type="dxa"/>
                <w:gridSpan w:val="2"/>
              </w:tcPr>
            </w:tcPrChange>
          </w:tcPr>
          <w:p w14:paraId="64E053F3" w14:textId="77777777" w:rsidR="006B304D" w:rsidRDefault="00000000" w:rsidP="0097450C">
            <w:pPr>
              <w:pStyle w:val="Compact"/>
              <w:jc w:val="right"/>
            </w:pPr>
            <w:r>
              <w:t>2.43</w:t>
            </w:r>
          </w:p>
        </w:tc>
        <w:tc>
          <w:tcPr>
            <w:tcW w:w="810" w:type="dxa"/>
            <w:tcPrChange w:id="695" w:author="Aarik Gulaya [2]" w:date="2026-04-27T14:58:00Z" w16du:dateUtc="2026-04-27T21:58:00Z">
              <w:tcPr>
                <w:tcW w:w="812" w:type="dxa"/>
                <w:gridSpan w:val="2"/>
              </w:tcPr>
            </w:tcPrChange>
          </w:tcPr>
          <w:p w14:paraId="0D01820C" w14:textId="77777777" w:rsidR="006B304D" w:rsidRDefault="00000000" w:rsidP="0097450C">
            <w:pPr>
              <w:pStyle w:val="Compact"/>
              <w:jc w:val="right"/>
            </w:pPr>
            <w:r>
              <w:t>2.27</w:t>
            </w:r>
          </w:p>
        </w:tc>
        <w:tc>
          <w:tcPr>
            <w:tcW w:w="810" w:type="dxa"/>
            <w:tcPrChange w:id="696" w:author="Aarik Gulaya [2]" w:date="2026-04-27T14:58:00Z" w16du:dateUtc="2026-04-27T21:58:00Z">
              <w:tcPr>
                <w:tcW w:w="812" w:type="dxa"/>
                <w:gridSpan w:val="2"/>
              </w:tcPr>
            </w:tcPrChange>
          </w:tcPr>
          <w:p w14:paraId="0DE6C800" w14:textId="77777777" w:rsidR="006B304D" w:rsidRDefault="00000000" w:rsidP="0097450C">
            <w:pPr>
              <w:pStyle w:val="Compact"/>
              <w:jc w:val="right"/>
            </w:pPr>
            <w:r>
              <w:t>2.77</w:t>
            </w:r>
          </w:p>
        </w:tc>
        <w:tc>
          <w:tcPr>
            <w:tcW w:w="810" w:type="dxa"/>
            <w:tcPrChange w:id="697" w:author="Aarik Gulaya [2]" w:date="2026-04-27T14:58:00Z" w16du:dateUtc="2026-04-27T21:58:00Z">
              <w:tcPr>
                <w:tcW w:w="812" w:type="dxa"/>
                <w:gridSpan w:val="3"/>
              </w:tcPr>
            </w:tcPrChange>
          </w:tcPr>
          <w:p w14:paraId="69935FF8" w14:textId="77777777" w:rsidR="006B304D" w:rsidRDefault="00000000" w:rsidP="0097450C">
            <w:pPr>
              <w:pStyle w:val="Compact"/>
              <w:jc w:val="right"/>
            </w:pPr>
            <w:r>
              <w:rPr>
                <w:b/>
                <w:bCs/>
              </w:rPr>
              <w:t>3.09</w:t>
            </w:r>
          </w:p>
        </w:tc>
        <w:tc>
          <w:tcPr>
            <w:tcW w:w="1081" w:type="dxa"/>
            <w:tcPrChange w:id="698" w:author="Aarik Gulaya [2]" w:date="2026-04-27T14:58:00Z" w16du:dateUtc="2026-04-27T21:58:00Z">
              <w:tcPr>
                <w:tcW w:w="812" w:type="dxa"/>
                <w:gridSpan w:val="2"/>
              </w:tcPr>
            </w:tcPrChange>
          </w:tcPr>
          <w:p w14:paraId="55D5A13B" w14:textId="77777777" w:rsidR="006B304D" w:rsidRDefault="00000000" w:rsidP="0097450C">
            <w:pPr>
              <w:pStyle w:val="Compact"/>
              <w:jc w:val="right"/>
            </w:pPr>
            <w:r>
              <w:rPr>
                <w:b/>
                <w:bCs/>
              </w:rPr>
              <w:t>−0.36</w:t>
            </w:r>
          </w:p>
        </w:tc>
      </w:tr>
      <w:tr w:rsidR="006B304D" w14:paraId="1D88341A" w14:textId="77777777" w:rsidTr="00ED3EDB">
        <w:tc>
          <w:tcPr>
            <w:tcW w:w="1189" w:type="dxa"/>
            <w:tcPrChange w:id="699" w:author="Aarik Gulaya [2]" w:date="2026-04-27T14:58:00Z" w16du:dateUtc="2026-04-27T21:58:00Z">
              <w:tcPr>
                <w:tcW w:w="609" w:type="dxa"/>
              </w:tcPr>
            </w:tcPrChange>
          </w:tcPr>
          <w:p w14:paraId="68F62126" w14:textId="77777777" w:rsidR="006B304D" w:rsidRDefault="00000000">
            <w:pPr>
              <w:pStyle w:val="Compact"/>
              <w:jc w:val="right"/>
              <w:pPrChange w:id="700" w:author="Aarik Gulaya [2]" w:date="2026-04-27T15:07:00Z" w16du:dateUtc="2026-04-27T22:07:00Z">
                <w:pPr>
                  <w:pStyle w:val="Compact"/>
                </w:pPr>
              </w:pPrChange>
            </w:pPr>
            <w:r>
              <w:t>Sunity Devee</w:t>
            </w:r>
          </w:p>
        </w:tc>
        <w:tc>
          <w:tcPr>
            <w:tcW w:w="1080" w:type="dxa"/>
            <w:tcPrChange w:id="701" w:author="Aarik Gulaya [2]" w:date="2026-04-27T14:58:00Z" w16du:dateUtc="2026-04-27T21:58:00Z">
              <w:tcPr>
                <w:tcW w:w="812" w:type="dxa"/>
                <w:gridSpan w:val="2"/>
              </w:tcPr>
            </w:tcPrChange>
          </w:tcPr>
          <w:p w14:paraId="45628D70" w14:textId="77777777" w:rsidR="006B304D" w:rsidRDefault="00000000" w:rsidP="0097450C">
            <w:pPr>
              <w:pStyle w:val="Compact"/>
              <w:jc w:val="right"/>
            </w:pPr>
            <w:r>
              <w:t>67,379 (~88K)</w:t>
            </w:r>
          </w:p>
        </w:tc>
        <w:tc>
          <w:tcPr>
            <w:tcW w:w="1170" w:type="dxa"/>
            <w:tcPrChange w:id="702" w:author="Aarik Gulaya [2]" w:date="2026-04-27T14:58:00Z" w16du:dateUtc="2026-04-27T21:58:00Z">
              <w:tcPr>
                <w:tcW w:w="812" w:type="dxa"/>
                <w:gridSpan w:val="2"/>
              </w:tcPr>
            </w:tcPrChange>
          </w:tcPr>
          <w:p w14:paraId="70D8EB55" w14:textId="77777777" w:rsidR="006B304D" w:rsidRDefault="00000000" w:rsidP="0097450C">
            <w:pPr>
              <w:pStyle w:val="Compact"/>
              <w:jc w:val="right"/>
            </w:pPr>
            <w:r>
              <w:t>~13×</w:t>
            </w:r>
          </w:p>
        </w:tc>
        <w:tc>
          <w:tcPr>
            <w:tcW w:w="990" w:type="dxa"/>
            <w:tcPrChange w:id="703" w:author="Aarik Gulaya [2]" w:date="2026-04-27T14:58:00Z" w16du:dateUtc="2026-04-27T21:58:00Z">
              <w:tcPr>
                <w:tcW w:w="812" w:type="dxa"/>
                <w:gridSpan w:val="2"/>
              </w:tcPr>
            </w:tcPrChange>
          </w:tcPr>
          <w:p w14:paraId="4CC9206D" w14:textId="77777777" w:rsidR="006B304D" w:rsidRDefault="00000000" w:rsidP="0097450C">
            <w:pPr>
              <w:pStyle w:val="Compact"/>
              <w:jc w:val="right"/>
            </w:pPr>
            <w:r>
              <w:t>1.03</w:t>
            </w:r>
          </w:p>
        </w:tc>
        <w:tc>
          <w:tcPr>
            <w:tcW w:w="809" w:type="dxa"/>
            <w:tcPrChange w:id="704" w:author="Aarik Gulaya [2]" w:date="2026-04-27T14:58:00Z" w16du:dateUtc="2026-04-27T21:58:00Z">
              <w:tcPr>
                <w:tcW w:w="812" w:type="dxa"/>
                <w:gridSpan w:val="2"/>
              </w:tcPr>
            </w:tcPrChange>
          </w:tcPr>
          <w:p w14:paraId="5AEDDBE0" w14:textId="77777777" w:rsidR="006B304D" w:rsidRDefault="00000000" w:rsidP="0097450C">
            <w:pPr>
              <w:pStyle w:val="Compact"/>
              <w:jc w:val="right"/>
            </w:pPr>
            <w:r>
              <w:t>2.27</w:t>
            </w:r>
          </w:p>
        </w:tc>
        <w:tc>
          <w:tcPr>
            <w:tcW w:w="810" w:type="dxa"/>
            <w:tcPrChange w:id="705" w:author="Aarik Gulaya [2]" w:date="2026-04-27T14:58:00Z" w16du:dateUtc="2026-04-27T21:58:00Z">
              <w:tcPr>
                <w:tcW w:w="812" w:type="dxa"/>
                <w:gridSpan w:val="2"/>
              </w:tcPr>
            </w:tcPrChange>
          </w:tcPr>
          <w:p w14:paraId="7218F7E3" w14:textId="77777777" w:rsidR="006B304D" w:rsidRDefault="00000000" w:rsidP="0097450C">
            <w:pPr>
              <w:pStyle w:val="Compact"/>
              <w:jc w:val="right"/>
            </w:pPr>
            <w:r>
              <w:t>2.46</w:t>
            </w:r>
          </w:p>
        </w:tc>
        <w:tc>
          <w:tcPr>
            <w:tcW w:w="810" w:type="dxa"/>
            <w:tcPrChange w:id="706" w:author="Aarik Gulaya [2]" w:date="2026-04-27T14:58:00Z" w16du:dateUtc="2026-04-27T21:58:00Z">
              <w:tcPr>
                <w:tcW w:w="812" w:type="dxa"/>
                <w:gridSpan w:val="2"/>
              </w:tcPr>
            </w:tcPrChange>
          </w:tcPr>
          <w:p w14:paraId="42EAC5A9" w14:textId="77777777" w:rsidR="006B304D" w:rsidRDefault="00000000" w:rsidP="0097450C">
            <w:pPr>
              <w:pStyle w:val="Compact"/>
              <w:jc w:val="right"/>
            </w:pPr>
            <w:r>
              <w:t>2.55</w:t>
            </w:r>
          </w:p>
        </w:tc>
        <w:tc>
          <w:tcPr>
            <w:tcW w:w="810" w:type="dxa"/>
            <w:tcPrChange w:id="707" w:author="Aarik Gulaya [2]" w:date="2026-04-27T14:58:00Z" w16du:dateUtc="2026-04-27T21:58:00Z">
              <w:tcPr>
                <w:tcW w:w="812" w:type="dxa"/>
                <w:gridSpan w:val="2"/>
              </w:tcPr>
            </w:tcPrChange>
          </w:tcPr>
          <w:p w14:paraId="43ADCA86" w14:textId="77777777" w:rsidR="006B304D" w:rsidRDefault="00000000" w:rsidP="0097450C">
            <w:pPr>
              <w:pStyle w:val="Compact"/>
              <w:jc w:val="right"/>
            </w:pPr>
            <w:r>
              <w:t>2.41</w:t>
            </w:r>
          </w:p>
        </w:tc>
        <w:tc>
          <w:tcPr>
            <w:tcW w:w="810" w:type="dxa"/>
            <w:tcPrChange w:id="708" w:author="Aarik Gulaya [2]" w:date="2026-04-27T14:58:00Z" w16du:dateUtc="2026-04-27T21:58:00Z">
              <w:tcPr>
                <w:tcW w:w="812" w:type="dxa"/>
                <w:gridSpan w:val="3"/>
              </w:tcPr>
            </w:tcPrChange>
          </w:tcPr>
          <w:p w14:paraId="7D3F4042" w14:textId="77777777" w:rsidR="006B304D" w:rsidRDefault="00000000" w:rsidP="0097450C">
            <w:pPr>
              <w:pStyle w:val="Compact"/>
              <w:jc w:val="right"/>
            </w:pPr>
            <w:r>
              <w:t>2.46</w:t>
            </w:r>
          </w:p>
        </w:tc>
        <w:tc>
          <w:tcPr>
            <w:tcW w:w="1081" w:type="dxa"/>
            <w:tcPrChange w:id="709" w:author="Aarik Gulaya [2]" w:date="2026-04-27T14:58:00Z" w16du:dateUtc="2026-04-27T21:58:00Z">
              <w:tcPr>
                <w:tcW w:w="812" w:type="dxa"/>
                <w:gridSpan w:val="2"/>
              </w:tcPr>
            </w:tcPrChange>
          </w:tcPr>
          <w:p w14:paraId="7E910C0C" w14:textId="77777777" w:rsidR="006B304D" w:rsidRDefault="00000000" w:rsidP="0097450C">
            <w:pPr>
              <w:pStyle w:val="Compact"/>
              <w:jc w:val="right"/>
            </w:pPr>
            <w:r>
              <w:t>+0.28</w:t>
            </w:r>
          </w:p>
        </w:tc>
      </w:tr>
      <w:tr w:rsidR="006B304D" w14:paraId="404ED0F4" w14:textId="77777777" w:rsidTr="00ED3EDB">
        <w:tc>
          <w:tcPr>
            <w:tcW w:w="1189" w:type="dxa"/>
            <w:tcPrChange w:id="710" w:author="Aarik Gulaya [2]" w:date="2026-04-27T14:58:00Z" w16du:dateUtc="2026-04-27T21:58:00Z">
              <w:tcPr>
                <w:tcW w:w="609" w:type="dxa"/>
              </w:tcPr>
            </w:tcPrChange>
          </w:tcPr>
          <w:p w14:paraId="0D439A26" w14:textId="77777777" w:rsidR="006B304D" w:rsidRDefault="00000000">
            <w:pPr>
              <w:pStyle w:val="Compact"/>
              <w:jc w:val="right"/>
              <w:pPrChange w:id="711" w:author="Aarik Gulaya [2]" w:date="2026-04-27T15:07:00Z" w16du:dateUtc="2026-04-27T22:07:00Z">
                <w:pPr>
                  <w:pStyle w:val="Compact"/>
                </w:pPr>
              </w:pPrChange>
            </w:pPr>
            <w:r>
              <w:t>Ebers</w:t>
            </w:r>
          </w:p>
        </w:tc>
        <w:tc>
          <w:tcPr>
            <w:tcW w:w="1080" w:type="dxa"/>
            <w:tcPrChange w:id="712" w:author="Aarik Gulaya [2]" w:date="2026-04-27T14:58:00Z" w16du:dateUtc="2026-04-27T21:58:00Z">
              <w:tcPr>
                <w:tcW w:w="812" w:type="dxa"/>
                <w:gridSpan w:val="2"/>
              </w:tcPr>
            </w:tcPrChange>
          </w:tcPr>
          <w:p w14:paraId="757D48F7" w14:textId="77777777" w:rsidR="006B304D" w:rsidRDefault="00000000" w:rsidP="0097450C">
            <w:pPr>
              <w:pStyle w:val="Compact"/>
              <w:jc w:val="right"/>
            </w:pPr>
            <w:r>
              <w:t>96,174 (~125K)</w:t>
            </w:r>
          </w:p>
        </w:tc>
        <w:tc>
          <w:tcPr>
            <w:tcW w:w="1170" w:type="dxa"/>
            <w:tcPrChange w:id="713" w:author="Aarik Gulaya [2]" w:date="2026-04-27T14:58:00Z" w16du:dateUtc="2026-04-27T21:58:00Z">
              <w:tcPr>
                <w:tcW w:w="812" w:type="dxa"/>
                <w:gridSpan w:val="2"/>
              </w:tcPr>
            </w:tcPrChange>
          </w:tcPr>
          <w:p w14:paraId="62652F87" w14:textId="77777777" w:rsidR="006B304D" w:rsidRDefault="00000000" w:rsidP="0097450C">
            <w:pPr>
              <w:pStyle w:val="Compact"/>
              <w:jc w:val="right"/>
            </w:pPr>
            <w:r>
              <w:t>~17×</w:t>
            </w:r>
          </w:p>
        </w:tc>
        <w:tc>
          <w:tcPr>
            <w:tcW w:w="990" w:type="dxa"/>
            <w:tcPrChange w:id="714" w:author="Aarik Gulaya [2]" w:date="2026-04-27T14:58:00Z" w16du:dateUtc="2026-04-27T21:58:00Z">
              <w:tcPr>
                <w:tcW w:w="812" w:type="dxa"/>
                <w:gridSpan w:val="2"/>
              </w:tcPr>
            </w:tcPrChange>
          </w:tcPr>
          <w:p w14:paraId="5EDD3B5D" w14:textId="77777777" w:rsidR="006B304D" w:rsidRDefault="00000000" w:rsidP="0097450C">
            <w:pPr>
              <w:pStyle w:val="Compact"/>
              <w:jc w:val="right"/>
            </w:pPr>
            <w:r>
              <w:t>1.02</w:t>
            </w:r>
          </w:p>
        </w:tc>
        <w:tc>
          <w:tcPr>
            <w:tcW w:w="809" w:type="dxa"/>
            <w:tcPrChange w:id="715" w:author="Aarik Gulaya [2]" w:date="2026-04-27T14:58:00Z" w16du:dateUtc="2026-04-27T21:58:00Z">
              <w:tcPr>
                <w:tcW w:w="812" w:type="dxa"/>
                <w:gridSpan w:val="2"/>
              </w:tcPr>
            </w:tcPrChange>
          </w:tcPr>
          <w:p w14:paraId="683B3926" w14:textId="77777777" w:rsidR="006B304D" w:rsidRDefault="00000000" w:rsidP="0097450C">
            <w:pPr>
              <w:pStyle w:val="Compact"/>
              <w:jc w:val="right"/>
            </w:pPr>
            <w:r>
              <w:t>1.54</w:t>
            </w:r>
          </w:p>
        </w:tc>
        <w:tc>
          <w:tcPr>
            <w:tcW w:w="810" w:type="dxa"/>
            <w:tcPrChange w:id="716" w:author="Aarik Gulaya [2]" w:date="2026-04-27T14:58:00Z" w16du:dateUtc="2026-04-27T21:58:00Z">
              <w:tcPr>
                <w:tcW w:w="812" w:type="dxa"/>
                <w:gridSpan w:val="2"/>
              </w:tcPr>
            </w:tcPrChange>
          </w:tcPr>
          <w:p w14:paraId="430C42E4" w14:textId="77777777" w:rsidR="006B304D" w:rsidRDefault="00000000" w:rsidP="0097450C">
            <w:pPr>
              <w:pStyle w:val="Compact"/>
              <w:jc w:val="right"/>
            </w:pPr>
            <w:r>
              <w:t>2.02</w:t>
            </w:r>
          </w:p>
        </w:tc>
        <w:tc>
          <w:tcPr>
            <w:tcW w:w="810" w:type="dxa"/>
            <w:tcPrChange w:id="717" w:author="Aarik Gulaya [2]" w:date="2026-04-27T14:58:00Z" w16du:dateUtc="2026-04-27T21:58:00Z">
              <w:tcPr>
                <w:tcW w:w="812" w:type="dxa"/>
                <w:gridSpan w:val="2"/>
              </w:tcPr>
            </w:tcPrChange>
          </w:tcPr>
          <w:p w14:paraId="486F07BC" w14:textId="77777777" w:rsidR="006B304D" w:rsidRDefault="00000000" w:rsidP="0097450C">
            <w:pPr>
              <w:pStyle w:val="Compact"/>
              <w:jc w:val="right"/>
            </w:pPr>
            <w:r>
              <w:t>2.18</w:t>
            </w:r>
          </w:p>
        </w:tc>
        <w:tc>
          <w:tcPr>
            <w:tcW w:w="810" w:type="dxa"/>
            <w:tcPrChange w:id="718" w:author="Aarik Gulaya [2]" w:date="2026-04-27T14:58:00Z" w16du:dateUtc="2026-04-27T21:58:00Z">
              <w:tcPr>
                <w:tcW w:w="812" w:type="dxa"/>
                <w:gridSpan w:val="2"/>
              </w:tcPr>
            </w:tcPrChange>
          </w:tcPr>
          <w:p w14:paraId="66888824" w14:textId="77777777" w:rsidR="006B304D" w:rsidRDefault="00000000" w:rsidP="0097450C">
            <w:pPr>
              <w:pStyle w:val="Compact"/>
              <w:jc w:val="right"/>
            </w:pPr>
            <w:r>
              <w:t>2.07</w:t>
            </w:r>
          </w:p>
        </w:tc>
        <w:tc>
          <w:tcPr>
            <w:tcW w:w="810" w:type="dxa"/>
            <w:tcPrChange w:id="719" w:author="Aarik Gulaya [2]" w:date="2026-04-27T14:58:00Z" w16du:dateUtc="2026-04-27T21:58:00Z">
              <w:tcPr>
                <w:tcW w:w="812" w:type="dxa"/>
                <w:gridSpan w:val="3"/>
              </w:tcPr>
            </w:tcPrChange>
          </w:tcPr>
          <w:p w14:paraId="1EDBCCE8" w14:textId="77777777" w:rsidR="006B304D" w:rsidRDefault="00000000" w:rsidP="0097450C">
            <w:pPr>
              <w:pStyle w:val="Compact"/>
              <w:jc w:val="right"/>
            </w:pPr>
            <w:r>
              <w:t>2.16</w:t>
            </w:r>
          </w:p>
        </w:tc>
        <w:tc>
          <w:tcPr>
            <w:tcW w:w="1081" w:type="dxa"/>
            <w:tcPrChange w:id="720" w:author="Aarik Gulaya [2]" w:date="2026-04-27T14:58:00Z" w16du:dateUtc="2026-04-27T21:58:00Z">
              <w:tcPr>
                <w:tcW w:w="812" w:type="dxa"/>
                <w:gridSpan w:val="2"/>
              </w:tcPr>
            </w:tcPrChange>
          </w:tcPr>
          <w:p w14:paraId="7150B579" w14:textId="77777777" w:rsidR="006B304D" w:rsidRDefault="00000000" w:rsidP="0097450C">
            <w:pPr>
              <w:pStyle w:val="Compact"/>
              <w:jc w:val="right"/>
            </w:pPr>
            <w:r>
              <w:t>+0.64</w:t>
            </w:r>
          </w:p>
        </w:tc>
      </w:tr>
      <w:tr w:rsidR="006B304D" w14:paraId="66FDE1EB" w14:textId="77777777" w:rsidTr="00ED3EDB">
        <w:tc>
          <w:tcPr>
            <w:tcW w:w="1189" w:type="dxa"/>
            <w:tcPrChange w:id="721" w:author="Aarik Gulaya [2]" w:date="2026-04-27T14:58:00Z" w16du:dateUtc="2026-04-27T21:58:00Z">
              <w:tcPr>
                <w:tcW w:w="609" w:type="dxa"/>
              </w:tcPr>
            </w:tcPrChange>
          </w:tcPr>
          <w:p w14:paraId="2AB2ECFF" w14:textId="77777777" w:rsidR="006B304D" w:rsidRDefault="00000000">
            <w:pPr>
              <w:pStyle w:val="Compact"/>
              <w:jc w:val="right"/>
              <w:pPrChange w:id="722" w:author="Aarik Gulaya [2]" w:date="2026-04-27T15:07:00Z" w16du:dateUtc="2026-04-27T22:07:00Z">
                <w:pPr>
                  <w:pStyle w:val="Compact"/>
                </w:pPr>
              </w:pPrChange>
            </w:pPr>
            <w:r>
              <w:t>Fukuzawa</w:t>
            </w:r>
          </w:p>
        </w:tc>
        <w:tc>
          <w:tcPr>
            <w:tcW w:w="1080" w:type="dxa"/>
            <w:tcPrChange w:id="723" w:author="Aarik Gulaya [2]" w:date="2026-04-27T14:58:00Z" w16du:dateUtc="2026-04-27T21:58:00Z">
              <w:tcPr>
                <w:tcW w:w="812" w:type="dxa"/>
                <w:gridSpan w:val="2"/>
              </w:tcPr>
            </w:tcPrChange>
          </w:tcPr>
          <w:p w14:paraId="2D3AA9A3" w14:textId="77777777" w:rsidR="006B304D" w:rsidRDefault="00000000" w:rsidP="0097450C">
            <w:pPr>
              <w:pStyle w:val="Compact"/>
              <w:jc w:val="right"/>
            </w:pPr>
            <w:r>
              <w:t>139,088 (~181K)</w:t>
            </w:r>
          </w:p>
        </w:tc>
        <w:tc>
          <w:tcPr>
            <w:tcW w:w="1170" w:type="dxa"/>
            <w:tcPrChange w:id="724" w:author="Aarik Gulaya [2]" w:date="2026-04-27T14:58:00Z" w16du:dateUtc="2026-04-27T21:58:00Z">
              <w:tcPr>
                <w:tcW w:w="812" w:type="dxa"/>
                <w:gridSpan w:val="2"/>
              </w:tcPr>
            </w:tcPrChange>
          </w:tcPr>
          <w:p w14:paraId="3E8A9221" w14:textId="77777777" w:rsidR="006B304D" w:rsidRDefault="00000000" w:rsidP="0097450C">
            <w:pPr>
              <w:pStyle w:val="Compact"/>
              <w:jc w:val="right"/>
            </w:pPr>
            <w:r>
              <w:t>~26×</w:t>
            </w:r>
          </w:p>
        </w:tc>
        <w:tc>
          <w:tcPr>
            <w:tcW w:w="990" w:type="dxa"/>
            <w:tcPrChange w:id="725" w:author="Aarik Gulaya [2]" w:date="2026-04-27T14:58:00Z" w16du:dateUtc="2026-04-27T21:58:00Z">
              <w:tcPr>
                <w:tcW w:w="812" w:type="dxa"/>
                <w:gridSpan w:val="2"/>
              </w:tcPr>
            </w:tcPrChange>
          </w:tcPr>
          <w:p w14:paraId="6514D381" w14:textId="77777777" w:rsidR="006B304D" w:rsidRDefault="00000000" w:rsidP="0097450C">
            <w:pPr>
              <w:pStyle w:val="Compact"/>
              <w:jc w:val="right"/>
            </w:pPr>
            <w:r>
              <w:t>1.67</w:t>
            </w:r>
          </w:p>
        </w:tc>
        <w:tc>
          <w:tcPr>
            <w:tcW w:w="809" w:type="dxa"/>
            <w:tcPrChange w:id="726" w:author="Aarik Gulaya [2]" w:date="2026-04-27T14:58:00Z" w16du:dateUtc="2026-04-27T21:58:00Z">
              <w:tcPr>
                <w:tcW w:w="812" w:type="dxa"/>
                <w:gridSpan w:val="2"/>
              </w:tcPr>
            </w:tcPrChange>
          </w:tcPr>
          <w:p w14:paraId="6B02DBB2" w14:textId="77777777" w:rsidR="006B304D" w:rsidRDefault="00000000" w:rsidP="0097450C">
            <w:pPr>
              <w:pStyle w:val="Compact"/>
              <w:jc w:val="right"/>
            </w:pPr>
            <w:r>
              <w:t>2.35</w:t>
            </w:r>
          </w:p>
        </w:tc>
        <w:tc>
          <w:tcPr>
            <w:tcW w:w="810" w:type="dxa"/>
            <w:tcPrChange w:id="727" w:author="Aarik Gulaya [2]" w:date="2026-04-27T14:58:00Z" w16du:dateUtc="2026-04-27T21:58:00Z">
              <w:tcPr>
                <w:tcW w:w="812" w:type="dxa"/>
                <w:gridSpan w:val="2"/>
              </w:tcPr>
            </w:tcPrChange>
          </w:tcPr>
          <w:p w14:paraId="67B321B7" w14:textId="77777777" w:rsidR="006B304D" w:rsidRDefault="00000000" w:rsidP="0097450C">
            <w:pPr>
              <w:pStyle w:val="Compact"/>
              <w:jc w:val="right"/>
            </w:pPr>
            <w:r>
              <w:t>2.67</w:t>
            </w:r>
          </w:p>
        </w:tc>
        <w:tc>
          <w:tcPr>
            <w:tcW w:w="810" w:type="dxa"/>
            <w:tcPrChange w:id="728" w:author="Aarik Gulaya [2]" w:date="2026-04-27T14:58:00Z" w16du:dateUtc="2026-04-27T21:58:00Z">
              <w:tcPr>
                <w:tcW w:w="812" w:type="dxa"/>
                <w:gridSpan w:val="2"/>
              </w:tcPr>
            </w:tcPrChange>
          </w:tcPr>
          <w:p w14:paraId="5E21529A" w14:textId="77777777" w:rsidR="006B304D" w:rsidRDefault="00000000" w:rsidP="0097450C">
            <w:pPr>
              <w:pStyle w:val="Compact"/>
              <w:jc w:val="right"/>
            </w:pPr>
            <w:r>
              <w:t>2.74</w:t>
            </w:r>
          </w:p>
        </w:tc>
        <w:tc>
          <w:tcPr>
            <w:tcW w:w="810" w:type="dxa"/>
            <w:tcPrChange w:id="729" w:author="Aarik Gulaya [2]" w:date="2026-04-27T14:58:00Z" w16du:dateUtc="2026-04-27T21:58:00Z">
              <w:tcPr>
                <w:tcW w:w="812" w:type="dxa"/>
                <w:gridSpan w:val="2"/>
              </w:tcPr>
            </w:tcPrChange>
          </w:tcPr>
          <w:p w14:paraId="3F6AD814" w14:textId="77777777" w:rsidR="006B304D" w:rsidRDefault="00000000" w:rsidP="0097450C">
            <w:pPr>
              <w:pStyle w:val="Compact"/>
              <w:jc w:val="right"/>
            </w:pPr>
            <w:r>
              <w:t>2.78</w:t>
            </w:r>
          </w:p>
        </w:tc>
        <w:tc>
          <w:tcPr>
            <w:tcW w:w="810" w:type="dxa"/>
            <w:tcPrChange w:id="730" w:author="Aarik Gulaya [2]" w:date="2026-04-27T14:58:00Z" w16du:dateUtc="2026-04-27T21:58:00Z">
              <w:tcPr>
                <w:tcW w:w="812" w:type="dxa"/>
                <w:gridSpan w:val="3"/>
              </w:tcPr>
            </w:tcPrChange>
          </w:tcPr>
          <w:p w14:paraId="00F053F5" w14:textId="77777777" w:rsidR="006B304D" w:rsidRDefault="00000000" w:rsidP="0097450C">
            <w:pPr>
              <w:pStyle w:val="Compact"/>
              <w:jc w:val="right"/>
            </w:pPr>
            <w:r>
              <w:t>2.78</w:t>
            </w:r>
          </w:p>
        </w:tc>
        <w:tc>
          <w:tcPr>
            <w:tcW w:w="1081" w:type="dxa"/>
            <w:tcPrChange w:id="731" w:author="Aarik Gulaya [2]" w:date="2026-04-27T14:58:00Z" w16du:dateUtc="2026-04-27T21:58:00Z">
              <w:tcPr>
                <w:tcW w:w="812" w:type="dxa"/>
                <w:gridSpan w:val="2"/>
              </w:tcPr>
            </w:tcPrChange>
          </w:tcPr>
          <w:p w14:paraId="1ED18592" w14:textId="77777777" w:rsidR="006B304D" w:rsidRDefault="00000000" w:rsidP="0097450C">
            <w:pPr>
              <w:pStyle w:val="Compact"/>
              <w:jc w:val="right"/>
            </w:pPr>
            <w:r>
              <w:t>+0.39</w:t>
            </w:r>
          </w:p>
        </w:tc>
      </w:tr>
      <w:tr w:rsidR="006B304D" w14:paraId="17DC8750" w14:textId="77777777" w:rsidTr="00ED3EDB">
        <w:tc>
          <w:tcPr>
            <w:tcW w:w="1189" w:type="dxa"/>
            <w:tcPrChange w:id="732" w:author="Aarik Gulaya [2]" w:date="2026-04-27T14:58:00Z" w16du:dateUtc="2026-04-27T21:58:00Z">
              <w:tcPr>
                <w:tcW w:w="609" w:type="dxa"/>
              </w:tcPr>
            </w:tcPrChange>
          </w:tcPr>
          <w:p w14:paraId="34D0DC56" w14:textId="77777777" w:rsidR="006B304D" w:rsidRDefault="00000000">
            <w:pPr>
              <w:pStyle w:val="Compact"/>
              <w:jc w:val="right"/>
              <w:pPrChange w:id="733" w:author="Aarik Gulaya [2]" w:date="2026-04-27T15:07:00Z" w16du:dateUtc="2026-04-27T22:07:00Z">
                <w:pPr>
                  <w:pStyle w:val="Compact"/>
                </w:pPr>
              </w:pPrChange>
            </w:pPr>
            <w:r>
              <w:lastRenderedPageBreak/>
              <w:t>Bernal Diaz</w:t>
            </w:r>
          </w:p>
        </w:tc>
        <w:tc>
          <w:tcPr>
            <w:tcW w:w="1080" w:type="dxa"/>
            <w:tcPrChange w:id="734" w:author="Aarik Gulaya [2]" w:date="2026-04-27T14:58:00Z" w16du:dateUtc="2026-04-27T21:58:00Z">
              <w:tcPr>
                <w:tcW w:w="812" w:type="dxa"/>
                <w:gridSpan w:val="2"/>
              </w:tcPr>
            </w:tcPrChange>
          </w:tcPr>
          <w:p w14:paraId="4BA196E0" w14:textId="77777777" w:rsidR="006B304D" w:rsidRDefault="00000000" w:rsidP="0097450C">
            <w:pPr>
              <w:pStyle w:val="Compact"/>
              <w:jc w:val="right"/>
            </w:pPr>
            <w:r>
              <w:t>187,315 (~244K)</w:t>
            </w:r>
          </w:p>
        </w:tc>
        <w:tc>
          <w:tcPr>
            <w:tcW w:w="1170" w:type="dxa"/>
            <w:tcPrChange w:id="735" w:author="Aarik Gulaya [2]" w:date="2026-04-27T14:58:00Z" w16du:dateUtc="2026-04-27T21:58:00Z">
              <w:tcPr>
                <w:tcW w:w="812" w:type="dxa"/>
                <w:gridSpan w:val="2"/>
              </w:tcPr>
            </w:tcPrChange>
          </w:tcPr>
          <w:p w14:paraId="1125DBBB" w14:textId="77777777" w:rsidR="006B304D" w:rsidRDefault="00000000" w:rsidP="0097450C">
            <w:pPr>
              <w:pStyle w:val="Compact"/>
              <w:jc w:val="right"/>
            </w:pPr>
            <w:r>
              <w:t>~33×</w:t>
            </w:r>
          </w:p>
        </w:tc>
        <w:tc>
          <w:tcPr>
            <w:tcW w:w="990" w:type="dxa"/>
            <w:tcPrChange w:id="736" w:author="Aarik Gulaya [2]" w:date="2026-04-27T14:58:00Z" w16du:dateUtc="2026-04-27T21:58:00Z">
              <w:tcPr>
                <w:tcW w:w="812" w:type="dxa"/>
                <w:gridSpan w:val="2"/>
              </w:tcPr>
            </w:tcPrChange>
          </w:tcPr>
          <w:p w14:paraId="746B4BEE" w14:textId="77777777" w:rsidR="006B304D" w:rsidRDefault="00000000" w:rsidP="0097450C">
            <w:pPr>
              <w:pStyle w:val="Compact"/>
              <w:jc w:val="right"/>
            </w:pPr>
            <w:r>
              <w:t>1.70</w:t>
            </w:r>
          </w:p>
        </w:tc>
        <w:tc>
          <w:tcPr>
            <w:tcW w:w="809" w:type="dxa"/>
            <w:tcPrChange w:id="737" w:author="Aarik Gulaya [2]" w:date="2026-04-27T14:58:00Z" w16du:dateUtc="2026-04-27T21:58:00Z">
              <w:tcPr>
                <w:tcW w:w="812" w:type="dxa"/>
                <w:gridSpan w:val="2"/>
              </w:tcPr>
            </w:tcPrChange>
          </w:tcPr>
          <w:p w14:paraId="534CCFBD" w14:textId="77777777" w:rsidR="006B304D" w:rsidRDefault="00000000" w:rsidP="0097450C">
            <w:pPr>
              <w:pStyle w:val="Compact"/>
              <w:jc w:val="right"/>
            </w:pPr>
            <w:r>
              <w:t>2.27</w:t>
            </w:r>
          </w:p>
        </w:tc>
        <w:tc>
          <w:tcPr>
            <w:tcW w:w="810" w:type="dxa"/>
            <w:tcPrChange w:id="738" w:author="Aarik Gulaya [2]" w:date="2026-04-27T14:58:00Z" w16du:dateUtc="2026-04-27T21:58:00Z">
              <w:tcPr>
                <w:tcW w:w="812" w:type="dxa"/>
                <w:gridSpan w:val="2"/>
              </w:tcPr>
            </w:tcPrChange>
          </w:tcPr>
          <w:p w14:paraId="44CA5D40" w14:textId="77777777" w:rsidR="006B304D" w:rsidRDefault="00000000" w:rsidP="0097450C">
            <w:pPr>
              <w:pStyle w:val="Compact"/>
              <w:jc w:val="right"/>
            </w:pPr>
            <w:r>
              <w:t>2.41</w:t>
            </w:r>
          </w:p>
        </w:tc>
        <w:tc>
          <w:tcPr>
            <w:tcW w:w="810" w:type="dxa"/>
            <w:tcPrChange w:id="739" w:author="Aarik Gulaya [2]" w:date="2026-04-27T14:58:00Z" w16du:dateUtc="2026-04-27T21:58:00Z">
              <w:tcPr>
                <w:tcW w:w="812" w:type="dxa"/>
                <w:gridSpan w:val="2"/>
              </w:tcPr>
            </w:tcPrChange>
          </w:tcPr>
          <w:p w14:paraId="2268470E" w14:textId="77777777" w:rsidR="006B304D" w:rsidRDefault="00000000" w:rsidP="0097450C">
            <w:pPr>
              <w:pStyle w:val="Compact"/>
              <w:jc w:val="right"/>
            </w:pPr>
            <w:r>
              <w:t>2.55</w:t>
            </w:r>
          </w:p>
        </w:tc>
        <w:tc>
          <w:tcPr>
            <w:tcW w:w="810" w:type="dxa"/>
            <w:tcPrChange w:id="740" w:author="Aarik Gulaya [2]" w:date="2026-04-27T14:58:00Z" w16du:dateUtc="2026-04-27T21:58:00Z">
              <w:tcPr>
                <w:tcW w:w="812" w:type="dxa"/>
                <w:gridSpan w:val="2"/>
              </w:tcPr>
            </w:tcPrChange>
          </w:tcPr>
          <w:p w14:paraId="157A9FA8" w14:textId="77777777" w:rsidR="006B304D" w:rsidRDefault="00000000" w:rsidP="0097450C">
            <w:pPr>
              <w:pStyle w:val="Compact"/>
              <w:jc w:val="right"/>
            </w:pPr>
            <w:r>
              <w:t>2.48</w:t>
            </w:r>
          </w:p>
        </w:tc>
        <w:tc>
          <w:tcPr>
            <w:tcW w:w="810" w:type="dxa"/>
            <w:tcPrChange w:id="741" w:author="Aarik Gulaya [2]" w:date="2026-04-27T14:58:00Z" w16du:dateUtc="2026-04-27T21:58:00Z">
              <w:tcPr>
                <w:tcW w:w="812" w:type="dxa"/>
                <w:gridSpan w:val="3"/>
              </w:tcPr>
            </w:tcPrChange>
          </w:tcPr>
          <w:p w14:paraId="1C4BB305" w14:textId="77777777" w:rsidR="006B304D" w:rsidRDefault="00000000" w:rsidP="0097450C">
            <w:pPr>
              <w:pStyle w:val="Compact"/>
              <w:jc w:val="right"/>
            </w:pPr>
            <w:r>
              <w:t>2.53</w:t>
            </w:r>
          </w:p>
        </w:tc>
        <w:tc>
          <w:tcPr>
            <w:tcW w:w="1081" w:type="dxa"/>
            <w:tcPrChange w:id="742" w:author="Aarik Gulaya [2]" w:date="2026-04-27T14:58:00Z" w16du:dateUtc="2026-04-27T21:58:00Z">
              <w:tcPr>
                <w:tcW w:w="812" w:type="dxa"/>
                <w:gridSpan w:val="2"/>
              </w:tcPr>
            </w:tcPrChange>
          </w:tcPr>
          <w:p w14:paraId="1F1F8921" w14:textId="77777777" w:rsidR="006B304D" w:rsidRDefault="00000000" w:rsidP="0097450C">
            <w:pPr>
              <w:pStyle w:val="Compact"/>
              <w:jc w:val="right"/>
            </w:pPr>
            <w:r>
              <w:t>+0.28</w:t>
            </w:r>
          </w:p>
        </w:tc>
      </w:tr>
      <w:tr w:rsidR="006B304D" w14:paraId="246A75CC" w14:textId="77777777" w:rsidTr="00ED3EDB">
        <w:tc>
          <w:tcPr>
            <w:tcW w:w="1189" w:type="dxa"/>
            <w:tcPrChange w:id="743" w:author="Aarik Gulaya [2]" w:date="2026-04-27T14:58:00Z" w16du:dateUtc="2026-04-27T21:58:00Z">
              <w:tcPr>
                <w:tcW w:w="609" w:type="dxa"/>
              </w:tcPr>
            </w:tcPrChange>
          </w:tcPr>
          <w:p w14:paraId="023FD71E" w14:textId="77777777" w:rsidR="006B304D" w:rsidRDefault="00000000">
            <w:pPr>
              <w:pStyle w:val="Compact"/>
              <w:jc w:val="right"/>
              <w:pPrChange w:id="744" w:author="Aarik Gulaya [2]" w:date="2026-04-27T15:07:00Z" w16du:dateUtc="2026-04-27T22:07:00Z">
                <w:pPr>
                  <w:pStyle w:val="Compact"/>
                </w:pPr>
              </w:pPrChange>
            </w:pPr>
            <w:r>
              <w:t>Babur</w:t>
            </w:r>
          </w:p>
        </w:tc>
        <w:tc>
          <w:tcPr>
            <w:tcW w:w="1080" w:type="dxa"/>
            <w:tcPrChange w:id="745" w:author="Aarik Gulaya [2]" w:date="2026-04-27T14:58:00Z" w16du:dateUtc="2026-04-27T21:58:00Z">
              <w:tcPr>
                <w:tcW w:w="812" w:type="dxa"/>
                <w:gridSpan w:val="2"/>
              </w:tcPr>
            </w:tcPrChange>
          </w:tcPr>
          <w:p w14:paraId="662C3F36" w14:textId="77777777" w:rsidR="006B304D" w:rsidRDefault="00000000" w:rsidP="0097450C">
            <w:pPr>
              <w:pStyle w:val="Compact"/>
              <w:jc w:val="right"/>
            </w:pPr>
            <w:r>
              <w:t>422,772 (~549K)</w:t>
            </w:r>
          </w:p>
        </w:tc>
        <w:tc>
          <w:tcPr>
            <w:tcW w:w="1170" w:type="dxa"/>
            <w:tcPrChange w:id="746" w:author="Aarik Gulaya [2]" w:date="2026-04-27T14:58:00Z" w16du:dateUtc="2026-04-27T21:58:00Z">
              <w:tcPr>
                <w:tcW w:w="812" w:type="dxa"/>
                <w:gridSpan w:val="2"/>
              </w:tcPr>
            </w:tcPrChange>
          </w:tcPr>
          <w:p w14:paraId="4A81E5FE" w14:textId="77777777" w:rsidR="006B304D" w:rsidRDefault="00000000" w:rsidP="0097450C">
            <w:pPr>
              <w:pStyle w:val="Compact"/>
              <w:jc w:val="right"/>
            </w:pPr>
            <w:r>
              <w:t>~79×</w:t>
            </w:r>
          </w:p>
        </w:tc>
        <w:tc>
          <w:tcPr>
            <w:tcW w:w="990" w:type="dxa"/>
            <w:tcPrChange w:id="747" w:author="Aarik Gulaya [2]" w:date="2026-04-27T14:58:00Z" w16du:dateUtc="2026-04-27T21:58:00Z">
              <w:tcPr>
                <w:tcW w:w="812" w:type="dxa"/>
                <w:gridSpan w:val="2"/>
              </w:tcPr>
            </w:tcPrChange>
          </w:tcPr>
          <w:p w14:paraId="746116EA" w14:textId="77777777" w:rsidR="006B304D" w:rsidRDefault="00000000" w:rsidP="0097450C">
            <w:pPr>
              <w:pStyle w:val="Compact"/>
              <w:jc w:val="right"/>
            </w:pPr>
            <w:r>
              <w:t>1.76</w:t>
            </w:r>
          </w:p>
        </w:tc>
        <w:tc>
          <w:tcPr>
            <w:tcW w:w="809" w:type="dxa"/>
            <w:tcPrChange w:id="748" w:author="Aarik Gulaya [2]" w:date="2026-04-27T14:58:00Z" w16du:dateUtc="2026-04-27T21:58:00Z">
              <w:tcPr>
                <w:tcW w:w="812" w:type="dxa"/>
                <w:gridSpan w:val="2"/>
              </w:tcPr>
            </w:tcPrChange>
          </w:tcPr>
          <w:p w14:paraId="4BB90073" w14:textId="77777777" w:rsidR="006B304D" w:rsidRDefault="00000000" w:rsidP="0097450C">
            <w:pPr>
              <w:pStyle w:val="Compact"/>
              <w:jc w:val="right"/>
            </w:pPr>
            <w:r>
              <w:t>1.91</w:t>
            </w:r>
          </w:p>
        </w:tc>
        <w:tc>
          <w:tcPr>
            <w:tcW w:w="810" w:type="dxa"/>
            <w:tcPrChange w:id="749" w:author="Aarik Gulaya [2]" w:date="2026-04-27T14:58:00Z" w16du:dateUtc="2026-04-27T21:58:00Z">
              <w:tcPr>
                <w:tcW w:w="812" w:type="dxa"/>
                <w:gridSpan w:val="2"/>
              </w:tcPr>
            </w:tcPrChange>
          </w:tcPr>
          <w:p w14:paraId="135315EB" w14:textId="77777777" w:rsidR="006B304D" w:rsidRDefault="00000000" w:rsidP="0097450C">
            <w:pPr>
              <w:pStyle w:val="Compact"/>
              <w:jc w:val="right"/>
            </w:pPr>
            <w:r>
              <w:t>2.03</w:t>
            </w:r>
          </w:p>
        </w:tc>
        <w:tc>
          <w:tcPr>
            <w:tcW w:w="810" w:type="dxa"/>
            <w:tcPrChange w:id="750" w:author="Aarik Gulaya [2]" w:date="2026-04-27T14:58:00Z" w16du:dateUtc="2026-04-27T21:58:00Z">
              <w:tcPr>
                <w:tcW w:w="812" w:type="dxa"/>
                <w:gridSpan w:val="2"/>
              </w:tcPr>
            </w:tcPrChange>
          </w:tcPr>
          <w:p w14:paraId="757C9F8D" w14:textId="77777777" w:rsidR="006B304D" w:rsidRDefault="00000000" w:rsidP="0097450C">
            <w:pPr>
              <w:pStyle w:val="Compact"/>
              <w:jc w:val="right"/>
            </w:pPr>
            <w:r>
              <w:t>2.05</w:t>
            </w:r>
          </w:p>
        </w:tc>
        <w:tc>
          <w:tcPr>
            <w:tcW w:w="810" w:type="dxa"/>
            <w:tcPrChange w:id="751" w:author="Aarik Gulaya [2]" w:date="2026-04-27T14:58:00Z" w16du:dateUtc="2026-04-27T21:58:00Z">
              <w:tcPr>
                <w:tcW w:w="812" w:type="dxa"/>
                <w:gridSpan w:val="2"/>
              </w:tcPr>
            </w:tcPrChange>
          </w:tcPr>
          <w:p w14:paraId="4901D37E" w14:textId="77777777" w:rsidR="006B304D" w:rsidRDefault="00000000" w:rsidP="0097450C">
            <w:pPr>
              <w:pStyle w:val="Compact"/>
              <w:jc w:val="right"/>
            </w:pPr>
            <w:r>
              <w:t>2.01</w:t>
            </w:r>
          </w:p>
        </w:tc>
        <w:tc>
          <w:tcPr>
            <w:tcW w:w="810" w:type="dxa"/>
            <w:tcPrChange w:id="752" w:author="Aarik Gulaya [2]" w:date="2026-04-27T14:58:00Z" w16du:dateUtc="2026-04-27T21:58:00Z">
              <w:tcPr>
                <w:tcW w:w="812" w:type="dxa"/>
                <w:gridSpan w:val="3"/>
              </w:tcPr>
            </w:tcPrChange>
          </w:tcPr>
          <w:p w14:paraId="661B5892" w14:textId="77777777" w:rsidR="006B304D" w:rsidRDefault="00000000" w:rsidP="0097450C">
            <w:pPr>
              <w:pStyle w:val="Compact"/>
              <w:jc w:val="right"/>
            </w:pPr>
            <w:r>
              <w:t>-</w:t>
            </w:r>
          </w:p>
        </w:tc>
        <w:tc>
          <w:tcPr>
            <w:tcW w:w="1081" w:type="dxa"/>
            <w:tcPrChange w:id="753" w:author="Aarik Gulaya [2]" w:date="2026-04-27T14:58:00Z" w16du:dateUtc="2026-04-27T21:58:00Z">
              <w:tcPr>
                <w:tcW w:w="812" w:type="dxa"/>
                <w:gridSpan w:val="2"/>
              </w:tcPr>
            </w:tcPrChange>
          </w:tcPr>
          <w:p w14:paraId="4221C409" w14:textId="77777777" w:rsidR="006B304D" w:rsidRDefault="00000000" w:rsidP="0097450C">
            <w:pPr>
              <w:pStyle w:val="Compact"/>
              <w:jc w:val="right"/>
            </w:pPr>
            <w:r>
              <w:t>+0.14</w:t>
            </w:r>
          </w:p>
        </w:tc>
      </w:tr>
      <w:tr w:rsidR="006B304D" w14:paraId="704127BD" w14:textId="77777777" w:rsidTr="00ED3EDB">
        <w:tc>
          <w:tcPr>
            <w:tcW w:w="1189" w:type="dxa"/>
            <w:tcPrChange w:id="754" w:author="Aarik Gulaya [2]" w:date="2026-04-27T14:58:00Z" w16du:dateUtc="2026-04-27T21:58:00Z">
              <w:tcPr>
                <w:tcW w:w="609" w:type="dxa"/>
              </w:tcPr>
            </w:tcPrChange>
          </w:tcPr>
          <w:p w14:paraId="2335D57F" w14:textId="77777777" w:rsidR="006B304D" w:rsidRDefault="00000000">
            <w:pPr>
              <w:pStyle w:val="Compact"/>
              <w:jc w:val="right"/>
              <w:pPrChange w:id="755" w:author="Aarik Gulaya [2]" w:date="2026-04-27T15:07:00Z" w16du:dateUtc="2026-04-27T22:07:00Z">
                <w:pPr>
                  <w:pStyle w:val="Compact"/>
                </w:pPr>
              </w:pPrChange>
            </w:pPr>
            <w:r>
              <w:t>Seacole</w:t>
            </w:r>
          </w:p>
        </w:tc>
        <w:tc>
          <w:tcPr>
            <w:tcW w:w="1080" w:type="dxa"/>
            <w:tcPrChange w:id="756" w:author="Aarik Gulaya [2]" w:date="2026-04-27T14:58:00Z" w16du:dateUtc="2026-04-27T21:58:00Z">
              <w:tcPr>
                <w:tcW w:w="812" w:type="dxa"/>
                <w:gridSpan w:val="2"/>
              </w:tcPr>
            </w:tcPrChange>
          </w:tcPr>
          <w:p w14:paraId="634C406D" w14:textId="77777777" w:rsidR="006B304D" w:rsidRDefault="00000000" w:rsidP="0097450C">
            <w:pPr>
              <w:pStyle w:val="Compact"/>
              <w:jc w:val="right"/>
            </w:pPr>
            <w:r>
              <w:t>62,467 (~81K)</w:t>
            </w:r>
          </w:p>
        </w:tc>
        <w:tc>
          <w:tcPr>
            <w:tcW w:w="1170" w:type="dxa"/>
            <w:tcPrChange w:id="757" w:author="Aarik Gulaya [2]" w:date="2026-04-27T14:58:00Z" w16du:dateUtc="2026-04-27T21:58:00Z">
              <w:tcPr>
                <w:tcW w:w="812" w:type="dxa"/>
                <w:gridSpan w:val="2"/>
              </w:tcPr>
            </w:tcPrChange>
          </w:tcPr>
          <w:p w14:paraId="7F5086E3" w14:textId="77777777" w:rsidR="006B304D" w:rsidRDefault="00000000" w:rsidP="0097450C">
            <w:pPr>
              <w:pStyle w:val="Compact"/>
              <w:jc w:val="right"/>
            </w:pPr>
            <w:r>
              <w:t>~12×</w:t>
            </w:r>
          </w:p>
        </w:tc>
        <w:tc>
          <w:tcPr>
            <w:tcW w:w="990" w:type="dxa"/>
            <w:tcPrChange w:id="758" w:author="Aarik Gulaya [2]" w:date="2026-04-27T14:58:00Z" w16du:dateUtc="2026-04-27T21:58:00Z">
              <w:tcPr>
                <w:tcW w:w="812" w:type="dxa"/>
                <w:gridSpan w:val="2"/>
              </w:tcPr>
            </w:tcPrChange>
          </w:tcPr>
          <w:p w14:paraId="4F53A4E1" w14:textId="77777777" w:rsidR="006B304D" w:rsidRDefault="00000000" w:rsidP="0097450C">
            <w:pPr>
              <w:pStyle w:val="Compact"/>
              <w:jc w:val="right"/>
            </w:pPr>
            <w:r>
              <w:t>1.77</w:t>
            </w:r>
          </w:p>
        </w:tc>
        <w:tc>
          <w:tcPr>
            <w:tcW w:w="809" w:type="dxa"/>
            <w:tcPrChange w:id="759" w:author="Aarik Gulaya [2]" w:date="2026-04-27T14:58:00Z" w16du:dateUtc="2026-04-27T21:58:00Z">
              <w:tcPr>
                <w:tcW w:w="812" w:type="dxa"/>
                <w:gridSpan w:val="2"/>
              </w:tcPr>
            </w:tcPrChange>
          </w:tcPr>
          <w:p w14:paraId="56E933AA" w14:textId="77777777" w:rsidR="006B304D" w:rsidRDefault="00000000" w:rsidP="0097450C">
            <w:pPr>
              <w:pStyle w:val="Compact"/>
              <w:jc w:val="right"/>
            </w:pPr>
            <w:r>
              <w:t>2.48</w:t>
            </w:r>
          </w:p>
        </w:tc>
        <w:tc>
          <w:tcPr>
            <w:tcW w:w="810" w:type="dxa"/>
            <w:tcPrChange w:id="760" w:author="Aarik Gulaya [2]" w:date="2026-04-27T14:58:00Z" w16du:dateUtc="2026-04-27T21:58:00Z">
              <w:tcPr>
                <w:tcW w:w="812" w:type="dxa"/>
                <w:gridSpan w:val="2"/>
              </w:tcPr>
            </w:tcPrChange>
          </w:tcPr>
          <w:p w14:paraId="4B6FD820" w14:textId="77777777" w:rsidR="006B304D" w:rsidRDefault="00000000" w:rsidP="0097450C">
            <w:pPr>
              <w:pStyle w:val="Compact"/>
              <w:jc w:val="right"/>
            </w:pPr>
            <w:r>
              <w:t>2.63</w:t>
            </w:r>
          </w:p>
        </w:tc>
        <w:tc>
          <w:tcPr>
            <w:tcW w:w="810" w:type="dxa"/>
            <w:tcPrChange w:id="761" w:author="Aarik Gulaya [2]" w:date="2026-04-27T14:58:00Z" w16du:dateUtc="2026-04-27T21:58:00Z">
              <w:tcPr>
                <w:tcW w:w="812" w:type="dxa"/>
                <w:gridSpan w:val="2"/>
              </w:tcPr>
            </w:tcPrChange>
          </w:tcPr>
          <w:p w14:paraId="1CC31586" w14:textId="77777777" w:rsidR="006B304D" w:rsidRDefault="00000000" w:rsidP="0097450C">
            <w:pPr>
              <w:pStyle w:val="Compact"/>
              <w:jc w:val="right"/>
            </w:pPr>
            <w:r>
              <w:t>2.83</w:t>
            </w:r>
          </w:p>
        </w:tc>
        <w:tc>
          <w:tcPr>
            <w:tcW w:w="810" w:type="dxa"/>
            <w:tcPrChange w:id="762" w:author="Aarik Gulaya [2]" w:date="2026-04-27T14:58:00Z" w16du:dateUtc="2026-04-27T21:58:00Z">
              <w:tcPr>
                <w:tcW w:w="812" w:type="dxa"/>
                <w:gridSpan w:val="2"/>
              </w:tcPr>
            </w:tcPrChange>
          </w:tcPr>
          <w:p w14:paraId="031D7D9D" w14:textId="77777777" w:rsidR="006B304D" w:rsidRDefault="00000000" w:rsidP="0097450C">
            <w:pPr>
              <w:pStyle w:val="Compact"/>
              <w:jc w:val="right"/>
            </w:pPr>
            <w:r>
              <w:t>2.59</w:t>
            </w:r>
          </w:p>
        </w:tc>
        <w:tc>
          <w:tcPr>
            <w:tcW w:w="810" w:type="dxa"/>
            <w:tcPrChange w:id="763" w:author="Aarik Gulaya [2]" w:date="2026-04-27T14:58:00Z" w16du:dateUtc="2026-04-27T21:58:00Z">
              <w:tcPr>
                <w:tcW w:w="812" w:type="dxa"/>
                <w:gridSpan w:val="3"/>
              </w:tcPr>
            </w:tcPrChange>
          </w:tcPr>
          <w:p w14:paraId="1D68B1E6" w14:textId="77777777" w:rsidR="006B304D" w:rsidRDefault="00000000" w:rsidP="0097450C">
            <w:pPr>
              <w:pStyle w:val="Compact"/>
              <w:jc w:val="right"/>
            </w:pPr>
            <w:r>
              <w:t>2.73</w:t>
            </w:r>
          </w:p>
        </w:tc>
        <w:tc>
          <w:tcPr>
            <w:tcW w:w="1081" w:type="dxa"/>
            <w:tcPrChange w:id="764" w:author="Aarik Gulaya [2]" w:date="2026-04-27T14:58:00Z" w16du:dateUtc="2026-04-27T21:58:00Z">
              <w:tcPr>
                <w:tcW w:w="812" w:type="dxa"/>
                <w:gridSpan w:val="2"/>
              </w:tcPr>
            </w:tcPrChange>
          </w:tcPr>
          <w:p w14:paraId="547D916F" w14:textId="77777777" w:rsidR="006B304D" w:rsidRDefault="00000000" w:rsidP="0097450C">
            <w:pPr>
              <w:pStyle w:val="Compact"/>
              <w:jc w:val="right"/>
            </w:pPr>
            <w:r>
              <w:t>+0.35</w:t>
            </w:r>
          </w:p>
        </w:tc>
      </w:tr>
      <w:tr w:rsidR="006B304D" w14:paraId="33BF7916" w14:textId="77777777" w:rsidTr="00ED3EDB">
        <w:tc>
          <w:tcPr>
            <w:tcW w:w="1189" w:type="dxa"/>
            <w:tcPrChange w:id="765" w:author="Aarik Gulaya [2]" w:date="2026-04-27T14:58:00Z" w16du:dateUtc="2026-04-27T21:58:00Z">
              <w:tcPr>
                <w:tcW w:w="609" w:type="dxa"/>
              </w:tcPr>
            </w:tcPrChange>
          </w:tcPr>
          <w:p w14:paraId="0E9E6464" w14:textId="77777777" w:rsidR="006B304D" w:rsidRDefault="00000000">
            <w:pPr>
              <w:pStyle w:val="Compact"/>
              <w:jc w:val="right"/>
              <w:pPrChange w:id="766" w:author="Aarik Gulaya [2]" w:date="2026-04-27T15:07:00Z" w16du:dateUtc="2026-04-27T22:07:00Z">
                <w:pPr>
                  <w:pStyle w:val="Compact"/>
                </w:pPr>
              </w:pPrChange>
            </w:pPr>
            <w:r>
              <w:t>Keckley</w:t>
            </w:r>
          </w:p>
        </w:tc>
        <w:tc>
          <w:tcPr>
            <w:tcW w:w="1080" w:type="dxa"/>
            <w:tcPrChange w:id="767" w:author="Aarik Gulaya [2]" w:date="2026-04-27T14:58:00Z" w16du:dateUtc="2026-04-27T21:58:00Z">
              <w:tcPr>
                <w:tcW w:w="812" w:type="dxa"/>
                <w:gridSpan w:val="2"/>
              </w:tcPr>
            </w:tcPrChange>
          </w:tcPr>
          <w:p w14:paraId="6D7E0500" w14:textId="77777777" w:rsidR="006B304D" w:rsidRDefault="00000000" w:rsidP="0097450C">
            <w:pPr>
              <w:pStyle w:val="Compact"/>
              <w:jc w:val="right"/>
            </w:pPr>
            <w:r>
              <w:t>58,742 (~76K)</w:t>
            </w:r>
          </w:p>
        </w:tc>
        <w:tc>
          <w:tcPr>
            <w:tcW w:w="1170" w:type="dxa"/>
            <w:tcPrChange w:id="768" w:author="Aarik Gulaya [2]" w:date="2026-04-27T14:58:00Z" w16du:dateUtc="2026-04-27T21:58:00Z">
              <w:tcPr>
                <w:tcW w:w="812" w:type="dxa"/>
                <w:gridSpan w:val="2"/>
              </w:tcPr>
            </w:tcPrChange>
          </w:tcPr>
          <w:p w14:paraId="1692C571" w14:textId="77777777" w:rsidR="006B304D" w:rsidRDefault="00000000" w:rsidP="0097450C">
            <w:pPr>
              <w:pStyle w:val="Compact"/>
              <w:jc w:val="right"/>
            </w:pPr>
            <w:r>
              <w:t>~11×</w:t>
            </w:r>
          </w:p>
        </w:tc>
        <w:tc>
          <w:tcPr>
            <w:tcW w:w="990" w:type="dxa"/>
            <w:tcPrChange w:id="769" w:author="Aarik Gulaya [2]" w:date="2026-04-27T14:58:00Z" w16du:dateUtc="2026-04-27T21:58:00Z">
              <w:tcPr>
                <w:tcW w:w="812" w:type="dxa"/>
                <w:gridSpan w:val="2"/>
              </w:tcPr>
            </w:tcPrChange>
          </w:tcPr>
          <w:p w14:paraId="17AD3E05" w14:textId="77777777" w:rsidR="006B304D" w:rsidRDefault="00000000" w:rsidP="0097450C">
            <w:pPr>
              <w:pStyle w:val="Compact"/>
              <w:jc w:val="right"/>
            </w:pPr>
            <w:r>
              <w:t>1.84</w:t>
            </w:r>
          </w:p>
        </w:tc>
        <w:tc>
          <w:tcPr>
            <w:tcW w:w="809" w:type="dxa"/>
            <w:tcPrChange w:id="770" w:author="Aarik Gulaya [2]" w:date="2026-04-27T14:58:00Z" w16du:dateUtc="2026-04-27T21:58:00Z">
              <w:tcPr>
                <w:tcW w:w="812" w:type="dxa"/>
                <w:gridSpan w:val="2"/>
              </w:tcPr>
            </w:tcPrChange>
          </w:tcPr>
          <w:p w14:paraId="6C31019B" w14:textId="77777777" w:rsidR="006B304D" w:rsidRDefault="00000000" w:rsidP="0097450C">
            <w:pPr>
              <w:pStyle w:val="Compact"/>
              <w:jc w:val="right"/>
            </w:pPr>
            <w:r>
              <w:t>2.43</w:t>
            </w:r>
          </w:p>
        </w:tc>
        <w:tc>
          <w:tcPr>
            <w:tcW w:w="810" w:type="dxa"/>
            <w:tcPrChange w:id="771" w:author="Aarik Gulaya [2]" w:date="2026-04-27T14:58:00Z" w16du:dateUtc="2026-04-27T21:58:00Z">
              <w:tcPr>
                <w:tcW w:w="812" w:type="dxa"/>
                <w:gridSpan w:val="2"/>
              </w:tcPr>
            </w:tcPrChange>
          </w:tcPr>
          <w:p w14:paraId="2F179590" w14:textId="77777777" w:rsidR="006B304D" w:rsidRDefault="00000000" w:rsidP="0097450C">
            <w:pPr>
              <w:pStyle w:val="Compact"/>
              <w:jc w:val="right"/>
            </w:pPr>
            <w:r>
              <w:t>2.39</w:t>
            </w:r>
          </w:p>
        </w:tc>
        <w:tc>
          <w:tcPr>
            <w:tcW w:w="810" w:type="dxa"/>
            <w:tcPrChange w:id="772" w:author="Aarik Gulaya [2]" w:date="2026-04-27T14:58:00Z" w16du:dateUtc="2026-04-27T21:58:00Z">
              <w:tcPr>
                <w:tcW w:w="812" w:type="dxa"/>
                <w:gridSpan w:val="2"/>
              </w:tcPr>
            </w:tcPrChange>
          </w:tcPr>
          <w:p w14:paraId="36D191B3" w14:textId="77777777" w:rsidR="006B304D" w:rsidRDefault="00000000" w:rsidP="0097450C">
            <w:pPr>
              <w:pStyle w:val="Compact"/>
              <w:jc w:val="right"/>
            </w:pPr>
            <w:r>
              <w:t>2.50</w:t>
            </w:r>
          </w:p>
        </w:tc>
        <w:tc>
          <w:tcPr>
            <w:tcW w:w="810" w:type="dxa"/>
            <w:tcPrChange w:id="773" w:author="Aarik Gulaya [2]" w:date="2026-04-27T14:58:00Z" w16du:dateUtc="2026-04-27T21:58:00Z">
              <w:tcPr>
                <w:tcW w:w="812" w:type="dxa"/>
                <w:gridSpan w:val="2"/>
              </w:tcPr>
            </w:tcPrChange>
          </w:tcPr>
          <w:p w14:paraId="20CF5872" w14:textId="77777777" w:rsidR="006B304D" w:rsidRDefault="00000000" w:rsidP="0097450C">
            <w:pPr>
              <w:pStyle w:val="Compact"/>
              <w:jc w:val="right"/>
            </w:pPr>
            <w:r>
              <w:t>2.44</w:t>
            </w:r>
          </w:p>
        </w:tc>
        <w:tc>
          <w:tcPr>
            <w:tcW w:w="810" w:type="dxa"/>
            <w:tcPrChange w:id="774" w:author="Aarik Gulaya [2]" w:date="2026-04-27T14:58:00Z" w16du:dateUtc="2026-04-27T21:58:00Z">
              <w:tcPr>
                <w:tcW w:w="812" w:type="dxa"/>
                <w:gridSpan w:val="3"/>
              </w:tcPr>
            </w:tcPrChange>
          </w:tcPr>
          <w:p w14:paraId="4D80CDC7" w14:textId="77777777" w:rsidR="006B304D" w:rsidRDefault="00000000" w:rsidP="0097450C">
            <w:pPr>
              <w:pStyle w:val="Compact"/>
              <w:jc w:val="right"/>
            </w:pPr>
            <w:r>
              <w:t>2.49</w:t>
            </w:r>
          </w:p>
        </w:tc>
        <w:tc>
          <w:tcPr>
            <w:tcW w:w="1081" w:type="dxa"/>
            <w:tcPrChange w:id="775" w:author="Aarik Gulaya [2]" w:date="2026-04-27T14:58:00Z" w16du:dateUtc="2026-04-27T21:58:00Z">
              <w:tcPr>
                <w:tcW w:w="812" w:type="dxa"/>
                <w:gridSpan w:val="2"/>
              </w:tcPr>
            </w:tcPrChange>
          </w:tcPr>
          <w:p w14:paraId="61632641" w14:textId="77777777" w:rsidR="006B304D" w:rsidRDefault="00000000" w:rsidP="0097450C">
            <w:pPr>
              <w:pStyle w:val="Compact"/>
              <w:jc w:val="right"/>
            </w:pPr>
            <w:r>
              <w:t>+0.07</w:t>
            </w:r>
          </w:p>
        </w:tc>
      </w:tr>
      <w:tr w:rsidR="006B304D" w14:paraId="05BF923F" w14:textId="77777777" w:rsidTr="00ED3EDB">
        <w:tc>
          <w:tcPr>
            <w:tcW w:w="1189" w:type="dxa"/>
            <w:tcPrChange w:id="776" w:author="Aarik Gulaya [2]" w:date="2026-04-27T14:58:00Z" w16du:dateUtc="2026-04-27T21:58:00Z">
              <w:tcPr>
                <w:tcW w:w="609" w:type="dxa"/>
              </w:tcPr>
            </w:tcPrChange>
          </w:tcPr>
          <w:p w14:paraId="539502EE" w14:textId="77777777" w:rsidR="006B304D" w:rsidRDefault="00000000">
            <w:pPr>
              <w:pStyle w:val="Compact"/>
              <w:jc w:val="right"/>
              <w:pPrChange w:id="777" w:author="Aarik Gulaya [2]" w:date="2026-04-27T15:07:00Z" w16du:dateUtc="2026-04-27T22:07:00Z">
                <w:pPr>
                  <w:pStyle w:val="Compact"/>
                </w:pPr>
              </w:pPrChange>
            </w:pPr>
            <w:r>
              <w:t>Yung Wing</w:t>
            </w:r>
          </w:p>
        </w:tc>
        <w:tc>
          <w:tcPr>
            <w:tcW w:w="1080" w:type="dxa"/>
            <w:tcPrChange w:id="778" w:author="Aarik Gulaya [2]" w:date="2026-04-27T14:58:00Z" w16du:dateUtc="2026-04-27T21:58:00Z">
              <w:tcPr>
                <w:tcW w:w="812" w:type="dxa"/>
                <w:gridSpan w:val="2"/>
              </w:tcPr>
            </w:tcPrChange>
          </w:tcPr>
          <w:p w14:paraId="169E384F" w14:textId="77777777" w:rsidR="006B304D" w:rsidRDefault="00000000" w:rsidP="0097450C">
            <w:pPr>
              <w:pStyle w:val="Compact"/>
              <w:jc w:val="right"/>
            </w:pPr>
            <w:r>
              <w:t>66,459 (~86K)</w:t>
            </w:r>
          </w:p>
        </w:tc>
        <w:tc>
          <w:tcPr>
            <w:tcW w:w="1170" w:type="dxa"/>
            <w:tcPrChange w:id="779" w:author="Aarik Gulaya [2]" w:date="2026-04-27T14:58:00Z" w16du:dateUtc="2026-04-27T21:58:00Z">
              <w:tcPr>
                <w:tcW w:w="812" w:type="dxa"/>
                <w:gridSpan w:val="2"/>
              </w:tcPr>
            </w:tcPrChange>
          </w:tcPr>
          <w:p w14:paraId="4EE2EBFD" w14:textId="77777777" w:rsidR="006B304D" w:rsidRDefault="00000000" w:rsidP="0097450C">
            <w:pPr>
              <w:pStyle w:val="Compact"/>
              <w:jc w:val="right"/>
            </w:pPr>
            <w:r>
              <w:t>~13×</w:t>
            </w:r>
          </w:p>
        </w:tc>
        <w:tc>
          <w:tcPr>
            <w:tcW w:w="990" w:type="dxa"/>
            <w:tcPrChange w:id="780" w:author="Aarik Gulaya [2]" w:date="2026-04-27T14:58:00Z" w16du:dateUtc="2026-04-27T21:58:00Z">
              <w:tcPr>
                <w:tcW w:w="812" w:type="dxa"/>
                <w:gridSpan w:val="2"/>
              </w:tcPr>
            </w:tcPrChange>
          </w:tcPr>
          <w:p w14:paraId="72843913" w14:textId="77777777" w:rsidR="006B304D" w:rsidRDefault="00000000" w:rsidP="0097450C">
            <w:pPr>
              <w:pStyle w:val="Compact"/>
              <w:jc w:val="right"/>
            </w:pPr>
            <w:r>
              <w:t>1.88</w:t>
            </w:r>
          </w:p>
        </w:tc>
        <w:tc>
          <w:tcPr>
            <w:tcW w:w="809" w:type="dxa"/>
            <w:tcPrChange w:id="781" w:author="Aarik Gulaya [2]" w:date="2026-04-27T14:58:00Z" w16du:dateUtc="2026-04-27T21:58:00Z">
              <w:tcPr>
                <w:tcW w:w="812" w:type="dxa"/>
                <w:gridSpan w:val="2"/>
              </w:tcPr>
            </w:tcPrChange>
          </w:tcPr>
          <w:p w14:paraId="558E8AE2" w14:textId="77777777" w:rsidR="006B304D" w:rsidRDefault="00000000" w:rsidP="0097450C">
            <w:pPr>
              <w:pStyle w:val="Compact"/>
              <w:jc w:val="right"/>
            </w:pPr>
            <w:r>
              <w:t>2.22</w:t>
            </w:r>
          </w:p>
        </w:tc>
        <w:tc>
          <w:tcPr>
            <w:tcW w:w="810" w:type="dxa"/>
            <w:tcPrChange w:id="782" w:author="Aarik Gulaya [2]" w:date="2026-04-27T14:58:00Z" w16du:dateUtc="2026-04-27T21:58:00Z">
              <w:tcPr>
                <w:tcW w:w="812" w:type="dxa"/>
                <w:gridSpan w:val="2"/>
              </w:tcPr>
            </w:tcPrChange>
          </w:tcPr>
          <w:p w14:paraId="5872D90A" w14:textId="77777777" w:rsidR="006B304D" w:rsidRDefault="00000000" w:rsidP="0097450C">
            <w:pPr>
              <w:pStyle w:val="Compact"/>
              <w:jc w:val="right"/>
            </w:pPr>
            <w:r>
              <w:t>2.13</w:t>
            </w:r>
          </w:p>
        </w:tc>
        <w:tc>
          <w:tcPr>
            <w:tcW w:w="810" w:type="dxa"/>
            <w:tcPrChange w:id="783" w:author="Aarik Gulaya [2]" w:date="2026-04-27T14:58:00Z" w16du:dateUtc="2026-04-27T21:58:00Z">
              <w:tcPr>
                <w:tcW w:w="812" w:type="dxa"/>
                <w:gridSpan w:val="2"/>
              </w:tcPr>
            </w:tcPrChange>
          </w:tcPr>
          <w:p w14:paraId="48FD45C6" w14:textId="77777777" w:rsidR="006B304D" w:rsidRDefault="00000000" w:rsidP="0097450C">
            <w:pPr>
              <w:pStyle w:val="Compact"/>
              <w:jc w:val="right"/>
            </w:pPr>
            <w:r>
              <w:t>2.42</w:t>
            </w:r>
          </w:p>
        </w:tc>
        <w:tc>
          <w:tcPr>
            <w:tcW w:w="810" w:type="dxa"/>
            <w:tcPrChange w:id="784" w:author="Aarik Gulaya [2]" w:date="2026-04-27T14:58:00Z" w16du:dateUtc="2026-04-27T21:58:00Z">
              <w:tcPr>
                <w:tcW w:w="812" w:type="dxa"/>
                <w:gridSpan w:val="2"/>
              </w:tcPr>
            </w:tcPrChange>
          </w:tcPr>
          <w:p w14:paraId="376AA169" w14:textId="77777777" w:rsidR="006B304D" w:rsidRDefault="00000000" w:rsidP="0097450C">
            <w:pPr>
              <w:pStyle w:val="Compact"/>
              <w:jc w:val="right"/>
            </w:pPr>
            <w:r>
              <w:t>2.40</w:t>
            </w:r>
          </w:p>
        </w:tc>
        <w:tc>
          <w:tcPr>
            <w:tcW w:w="810" w:type="dxa"/>
            <w:tcPrChange w:id="785" w:author="Aarik Gulaya [2]" w:date="2026-04-27T14:58:00Z" w16du:dateUtc="2026-04-27T21:58:00Z">
              <w:tcPr>
                <w:tcW w:w="812" w:type="dxa"/>
                <w:gridSpan w:val="3"/>
              </w:tcPr>
            </w:tcPrChange>
          </w:tcPr>
          <w:p w14:paraId="10BF02E1" w14:textId="77777777" w:rsidR="006B304D" w:rsidRDefault="00000000" w:rsidP="0097450C">
            <w:pPr>
              <w:pStyle w:val="Compact"/>
              <w:jc w:val="right"/>
            </w:pPr>
            <w:r>
              <w:t>2.50</w:t>
            </w:r>
          </w:p>
        </w:tc>
        <w:tc>
          <w:tcPr>
            <w:tcW w:w="1081" w:type="dxa"/>
            <w:tcPrChange w:id="786" w:author="Aarik Gulaya [2]" w:date="2026-04-27T14:58:00Z" w16du:dateUtc="2026-04-27T21:58:00Z">
              <w:tcPr>
                <w:tcW w:w="812" w:type="dxa"/>
                <w:gridSpan w:val="2"/>
              </w:tcPr>
            </w:tcPrChange>
          </w:tcPr>
          <w:p w14:paraId="0ADE1B07" w14:textId="77777777" w:rsidR="006B304D" w:rsidRDefault="00000000" w:rsidP="0097450C">
            <w:pPr>
              <w:pStyle w:val="Compact"/>
              <w:jc w:val="right"/>
            </w:pPr>
            <w:r>
              <w:t>+0.20</w:t>
            </w:r>
          </w:p>
        </w:tc>
      </w:tr>
      <w:tr w:rsidR="006B304D" w14:paraId="14C51DA6" w14:textId="77777777" w:rsidTr="00ED3EDB">
        <w:tc>
          <w:tcPr>
            <w:tcW w:w="1189" w:type="dxa"/>
            <w:tcPrChange w:id="787" w:author="Aarik Gulaya [2]" w:date="2026-04-27T14:58:00Z" w16du:dateUtc="2026-04-27T21:58:00Z">
              <w:tcPr>
                <w:tcW w:w="609" w:type="dxa"/>
              </w:tcPr>
            </w:tcPrChange>
          </w:tcPr>
          <w:p w14:paraId="215A1EEE" w14:textId="77777777" w:rsidR="006B304D" w:rsidRDefault="00000000">
            <w:pPr>
              <w:pStyle w:val="Compact"/>
              <w:jc w:val="right"/>
              <w:pPrChange w:id="788" w:author="Aarik Gulaya [2]" w:date="2026-04-27T15:07:00Z" w16du:dateUtc="2026-04-27T22:07:00Z">
                <w:pPr>
                  <w:pStyle w:val="Compact"/>
                </w:pPr>
              </w:pPrChange>
            </w:pPr>
            <w:r>
              <w:rPr>
                <w:b/>
                <w:bCs/>
              </w:rPr>
              <w:t>Mean</w:t>
            </w:r>
          </w:p>
        </w:tc>
        <w:tc>
          <w:tcPr>
            <w:tcW w:w="1080" w:type="dxa"/>
            <w:tcPrChange w:id="789" w:author="Aarik Gulaya [2]" w:date="2026-04-27T14:58:00Z" w16du:dateUtc="2026-04-27T21:58:00Z">
              <w:tcPr>
                <w:tcW w:w="812" w:type="dxa"/>
                <w:gridSpan w:val="2"/>
              </w:tcPr>
            </w:tcPrChange>
          </w:tcPr>
          <w:p w14:paraId="1961521A" w14:textId="77777777" w:rsidR="006B304D" w:rsidRDefault="006B304D">
            <w:pPr>
              <w:pStyle w:val="Compact"/>
              <w:jc w:val="right"/>
              <w:pPrChange w:id="790" w:author="Aarik Gulaya [2]" w:date="2026-04-27T15:07:00Z" w16du:dateUtc="2026-04-27T22:07:00Z">
                <w:pPr>
                  <w:pStyle w:val="Compact"/>
                </w:pPr>
              </w:pPrChange>
            </w:pPr>
          </w:p>
        </w:tc>
        <w:tc>
          <w:tcPr>
            <w:tcW w:w="1170" w:type="dxa"/>
            <w:tcPrChange w:id="791" w:author="Aarik Gulaya [2]" w:date="2026-04-27T14:58:00Z" w16du:dateUtc="2026-04-27T21:58:00Z">
              <w:tcPr>
                <w:tcW w:w="812" w:type="dxa"/>
                <w:gridSpan w:val="2"/>
              </w:tcPr>
            </w:tcPrChange>
          </w:tcPr>
          <w:p w14:paraId="4597676B" w14:textId="77777777" w:rsidR="006B304D" w:rsidRDefault="00000000" w:rsidP="0097450C">
            <w:pPr>
              <w:pStyle w:val="Compact"/>
              <w:jc w:val="right"/>
            </w:pPr>
            <w:r>
              <w:rPr>
                <w:b/>
                <w:bCs/>
              </w:rPr>
              <w:t>~25×</w:t>
            </w:r>
          </w:p>
        </w:tc>
        <w:tc>
          <w:tcPr>
            <w:tcW w:w="990" w:type="dxa"/>
            <w:tcPrChange w:id="792" w:author="Aarik Gulaya [2]" w:date="2026-04-27T14:58:00Z" w16du:dateUtc="2026-04-27T21:58:00Z">
              <w:tcPr>
                <w:tcW w:w="812" w:type="dxa"/>
                <w:gridSpan w:val="2"/>
              </w:tcPr>
            </w:tcPrChange>
          </w:tcPr>
          <w:p w14:paraId="5C6741A5" w14:textId="77777777" w:rsidR="006B304D" w:rsidRDefault="00000000" w:rsidP="0097450C">
            <w:pPr>
              <w:pStyle w:val="Compact"/>
              <w:jc w:val="right"/>
            </w:pPr>
            <w:r>
              <w:rPr>
                <w:b/>
                <w:bCs/>
              </w:rPr>
              <w:t>1.52</w:t>
            </w:r>
          </w:p>
        </w:tc>
        <w:tc>
          <w:tcPr>
            <w:tcW w:w="809" w:type="dxa"/>
            <w:tcPrChange w:id="793" w:author="Aarik Gulaya [2]" w:date="2026-04-27T14:58:00Z" w16du:dateUtc="2026-04-27T21:58:00Z">
              <w:tcPr>
                <w:tcW w:w="812" w:type="dxa"/>
                <w:gridSpan w:val="2"/>
              </w:tcPr>
            </w:tcPrChange>
          </w:tcPr>
          <w:p w14:paraId="004E459D" w14:textId="77777777" w:rsidR="006B304D" w:rsidRDefault="00000000" w:rsidP="0097450C">
            <w:pPr>
              <w:pStyle w:val="Compact"/>
              <w:jc w:val="right"/>
            </w:pPr>
            <w:r>
              <w:rPr>
                <w:b/>
                <w:bCs/>
              </w:rPr>
              <w:t>2.23</w:t>
            </w:r>
          </w:p>
        </w:tc>
        <w:tc>
          <w:tcPr>
            <w:tcW w:w="810" w:type="dxa"/>
            <w:tcPrChange w:id="794" w:author="Aarik Gulaya [2]" w:date="2026-04-27T14:58:00Z" w16du:dateUtc="2026-04-27T21:58:00Z">
              <w:tcPr>
                <w:tcW w:w="812" w:type="dxa"/>
                <w:gridSpan w:val="2"/>
              </w:tcPr>
            </w:tcPrChange>
          </w:tcPr>
          <w:p w14:paraId="55D15660" w14:textId="77777777" w:rsidR="006B304D" w:rsidRDefault="00000000" w:rsidP="0097450C">
            <w:pPr>
              <w:pStyle w:val="Compact"/>
              <w:jc w:val="right"/>
            </w:pPr>
            <w:r>
              <w:rPr>
                <w:b/>
                <w:bCs/>
              </w:rPr>
              <w:t>2.35</w:t>
            </w:r>
          </w:p>
        </w:tc>
        <w:tc>
          <w:tcPr>
            <w:tcW w:w="810" w:type="dxa"/>
            <w:tcPrChange w:id="795" w:author="Aarik Gulaya [2]" w:date="2026-04-27T14:58:00Z" w16du:dateUtc="2026-04-27T21:58:00Z">
              <w:tcPr>
                <w:tcW w:w="812" w:type="dxa"/>
                <w:gridSpan w:val="2"/>
              </w:tcPr>
            </w:tcPrChange>
          </w:tcPr>
          <w:p w14:paraId="5AEB7F82" w14:textId="77777777" w:rsidR="006B304D" w:rsidRDefault="00000000" w:rsidP="0097450C">
            <w:pPr>
              <w:pStyle w:val="Compact"/>
              <w:jc w:val="right"/>
            </w:pPr>
            <w:r>
              <w:rPr>
                <w:b/>
                <w:bCs/>
              </w:rPr>
              <w:t>2.45</w:t>
            </w:r>
          </w:p>
        </w:tc>
        <w:tc>
          <w:tcPr>
            <w:tcW w:w="810" w:type="dxa"/>
            <w:tcPrChange w:id="796" w:author="Aarik Gulaya [2]" w:date="2026-04-27T14:58:00Z" w16du:dateUtc="2026-04-27T21:58:00Z">
              <w:tcPr>
                <w:tcW w:w="812" w:type="dxa"/>
                <w:gridSpan w:val="2"/>
              </w:tcPr>
            </w:tcPrChange>
          </w:tcPr>
          <w:p w14:paraId="17879644" w14:textId="77777777" w:rsidR="006B304D" w:rsidRDefault="00000000" w:rsidP="0097450C">
            <w:pPr>
              <w:pStyle w:val="Compact"/>
              <w:jc w:val="right"/>
            </w:pPr>
            <w:r>
              <w:rPr>
                <w:b/>
                <w:bCs/>
              </w:rPr>
              <w:t>2.44</w:t>
            </w:r>
          </w:p>
        </w:tc>
        <w:tc>
          <w:tcPr>
            <w:tcW w:w="810" w:type="dxa"/>
            <w:tcPrChange w:id="797" w:author="Aarik Gulaya [2]" w:date="2026-04-27T14:58:00Z" w16du:dateUtc="2026-04-27T21:58:00Z">
              <w:tcPr>
                <w:tcW w:w="812" w:type="dxa"/>
                <w:gridSpan w:val="3"/>
              </w:tcPr>
            </w:tcPrChange>
          </w:tcPr>
          <w:p w14:paraId="479C61BB" w14:textId="77777777" w:rsidR="006B304D" w:rsidRDefault="00000000" w:rsidP="0097450C">
            <w:pPr>
              <w:pStyle w:val="Compact"/>
              <w:jc w:val="right"/>
            </w:pPr>
            <w:r>
              <w:rPr>
                <w:b/>
                <w:bCs/>
              </w:rPr>
              <w:t>2.59</w:t>
            </w:r>
          </w:p>
        </w:tc>
        <w:tc>
          <w:tcPr>
            <w:tcW w:w="1081" w:type="dxa"/>
            <w:tcPrChange w:id="798" w:author="Aarik Gulaya [2]" w:date="2026-04-27T14:58:00Z" w16du:dateUtc="2026-04-27T21:58:00Z">
              <w:tcPr>
                <w:tcW w:w="812" w:type="dxa"/>
                <w:gridSpan w:val="2"/>
              </w:tcPr>
            </w:tcPrChange>
          </w:tcPr>
          <w:p w14:paraId="555E1128" w14:textId="77777777" w:rsidR="006B304D" w:rsidRDefault="00000000" w:rsidP="0097450C">
            <w:pPr>
              <w:pStyle w:val="Compact"/>
              <w:jc w:val="right"/>
            </w:pPr>
            <w:r>
              <w:rPr>
                <w:b/>
                <w:bCs/>
              </w:rPr>
              <w:t>+0.22</w:t>
            </w:r>
          </w:p>
        </w:tc>
      </w:tr>
    </w:tbl>
    <w:p w14:paraId="690F3548" w14:textId="77777777" w:rsidR="006B304D" w:rsidRDefault="00000000">
      <w:pPr>
        <w:pStyle w:val="BodyText"/>
      </w:pPr>
      <w:r>
        <w:t>Babur’s C9 condition was excluded because the 422,772-word corpus plus the specification exceeded the response model’s context window.</w:t>
      </w:r>
    </w:p>
    <w:p w14:paraId="077BEC0B" w14:textId="77777777" w:rsidR="006B304D" w:rsidRDefault="00000000">
      <w:pPr>
        <w:pStyle w:val="BodyText"/>
      </w:pPr>
      <w:r>
        <w:rPr>
          <w:b/>
          <w:bCs/>
        </w:rPr>
        <w:t>What the aggregate numbers say.</w:t>
      </w:r>
    </w:p>
    <w:p w14:paraId="381B1027" w14:textId="77777777" w:rsidR="006B304D" w:rsidRDefault="00000000">
      <w:pPr>
        <w:pStyle w:val="Compact"/>
        <w:numPr>
          <w:ilvl w:val="0"/>
          <w:numId w:val="15"/>
        </w:numPr>
      </w:pPr>
      <w:r>
        <w:t>Every context condition lifts the low-baseline mean by at least one full rubric point over the no-context baseline.</w:t>
      </w:r>
    </w:p>
    <w:p w14:paraId="01477DD1" w14:textId="77777777" w:rsidR="006B304D" w:rsidRDefault="00000000">
      <w:pPr>
        <w:pStyle w:val="Compact"/>
        <w:numPr>
          <w:ilvl w:val="0"/>
          <w:numId w:val="15"/>
        </w:numPr>
      </w:pPr>
      <w:r>
        <w:t>The specification alone recovers roughly three-quarters of the corpus-alone lift (spec lift +0.71, corpus lift +0.93) at an order of magnitude to two orders of magnitude smaller context depending on subject.</w:t>
      </w:r>
    </w:p>
    <w:p w14:paraId="2EB25FA4" w14:textId="77777777" w:rsidR="006B304D" w:rsidRDefault="00000000">
      <w:pPr>
        <w:pStyle w:val="Compact"/>
        <w:numPr>
          <w:ilvl w:val="0"/>
          <w:numId w:val="15"/>
        </w:numPr>
      </w:pPr>
      <w:r>
        <w:t>Adding facts to the specification (C4a) produces the same mean as raw corpus alone (both 2.45). Two different compression strategies, same performance, different context shapes.</w:t>
      </w:r>
    </w:p>
    <w:p w14:paraId="0C0BF092" w14:textId="77777777" w:rsidR="006B304D" w:rsidRDefault="00000000">
      <w:pPr>
        <w:pStyle w:val="Compact"/>
        <w:numPr>
          <w:ilvl w:val="0"/>
          <w:numId w:val="15"/>
        </w:numPr>
      </w:pPr>
      <w:r>
        <w:t xml:space="preserve">Adding the specification on top of the full raw corpus (C9) adds ~0.05 points on average over raw corpus alone. </w:t>
      </w:r>
      <w:commentRangeStart w:id="799"/>
      <w:r>
        <w:t>The signals overlap; once the model has the full source text, the spec adds little at the aggregate level.</w:t>
      </w:r>
      <w:commentRangeEnd w:id="799"/>
      <w:r w:rsidR="000E7342">
        <w:rPr>
          <w:rStyle w:val="CommentReference"/>
          <w:sz w:val="22"/>
          <w:szCs w:val="22"/>
        </w:rPr>
        <w:commentReference w:id="799"/>
      </w:r>
    </w:p>
    <w:p w14:paraId="4118D5C9" w14:textId="77777777" w:rsidR="006B304D" w:rsidRDefault="00000000">
      <w:pPr>
        <w:pStyle w:val="Heading3"/>
      </w:pPr>
      <w:bookmarkStart w:id="800" w:name="_Toc228182815"/>
      <w:bookmarkStart w:id="801" w:name="sec-4-2-1"/>
      <w:bookmarkEnd w:id="666"/>
      <w:commentRangeStart w:id="802"/>
      <w:r>
        <w:t>4.2.1 Question-improvement rate: a candidate secondary reporting metric</w:t>
      </w:r>
      <w:bookmarkEnd w:id="800"/>
      <w:commentRangeEnd w:id="802"/>
      <w:r w:rsidR="000E7342">
        <w:rPr>
          <w:rStyle w:val="CommentReference"/>
          <w:sz w:val="24"/>
          <w:szCs w:val="24"/>
        </w:rPr>
        <w:commentReference w:id="802"/>
      </w:r>
    </w:p>
    <w:p w14:paraId="70CE5FD0" w14:textId="77777777" w:rsidR="006B304D" w:rsidRDefault="00000000">
      <w:pPr>
        <w:pStyle w:val="FirstParagraph"/>
      </w:pPr>
      <w:r>
        <w:t xml:space="preserve">The aggregate mean score is a useful summary, but it blends judge variability with response quality. A cleaner unit: </w:t>
      </w:r>
      <w:r>
        <w:rPr>
          <w:b/>
          <w:bCs/>
        </w:rPr>
        <w:t>out of N individual questions, how many does each condition improve over the no-context baseline?</w:t>
      </w:r>
      <w:r>
        <w:t xml:space="preserve"> This is a </w:t>
      </w:r>
      <w:r>
        <w:rPr>
          <w:b/>
          <w:bCs/>
        </w:rPr>
        <w:t>win rate against a no-context baseline</w:t>
      </w:r>
      <w:r>
        <w:t>, structurally parallel to the per-prompt win-rate convention used in LLM evaluation (Chatbot Arena, LMSYS pairwise preference rates). Each question either improves, ties, or worsens when the condition’s context is added; the unit is judge-noise-resistant in aggregate and directly interpretable without requiring a matched rubric across studies.</w:t>
      </w:r>
    </w:p>
    <w:p w14:paraId="383EA45A" w14:textId="77777777" w:rsidR="006B304D" w:rsidRDefault="00000000">
      <w:pPr>
        <w:pStyle w:val="BodyText"/>
      </w:pPr>
      <w:r>
        <w:rPr>
          <w:b/>
          <w:bCs/>
        </w:rPr>
        <w:t>The reporting triplet.</w:t>
      </w:r>
      <w:r>
        <w:t xml:space="preserve"> Win rate alone hides the magnitude of help and harm. We report three numbers together for each condition: the improvement rate, the worsening rate, and the median magnitude of improvement among improved questions (with the median worsening magnitude as a sanity check).</w:t>
      </w:r>
    </w:p>
    <w:p w14:paraId="5633D8DA" w14:textId="77777777" w:rsidR="006B304D" w:rsidRDefault="00000000">
      <w:pPr>
        <w:pStyle w:val="BodyText"/>
      </w:pPr>
      <w:r>
        <w:rPr>
          <w:b/>
          <w:bCs/>
        </w:rPr>
        <w:t>Low-baseline slice (9 subjects, 351 questions, 5-judge primary per-question means).</w:t>
      </w:r>
    </w:p>
    <w:tbl>
      <w:tblPr>
        <w:tblStyle w:val="Table"/>
        <w:tblW w:w="5000" w:type="pct"/>
        <w:tblLayout w:type="fixed"/>
        <w:tblLook w:val="0020" w:firstRow="1" w:lastRow="0" w:firstColumn="0" w:lastColumn="0" w:noHBand="0" w:noVBand="0"/>
        <w:tblPrChange w:id="803" w:author="Aarik Gulaya [2]" w:date="2026-04-27T15:09:00Z" w16du:dateUtc="2026-04-27T22:09:00Z">
          <w:tblPr>
            <w:tblStyle w:val="Table"/>
            <w:tblW w:w="5000" w:type="pct"/>
            <w:tblLayout w:type="fixed"/>
            <w:tblLook w:val="0020" w:firstRow="1" w:lastRow="0" w:firstColumn="0" w:lastColumn="0" w:noHBand="0" w:noVBand="0"/>
          </w:tblPr>
        </w:tblPrChange>
      </w:tblPr>
      <w:tblGrid>
        <w:gridCol w:w="1728"/>
        <w:gridCol w:w="1080"/>
        <w:gridCol w:w="720"/>
        <w:gridCol w:w="810"/>
        <w:gridCol w:w="1980"/>
        <w:gridCol w:w="1620"/>
        <w:gridCol w:w="1638"/>
        <w:tblGridChange w:id="804">
          <w:tblGrid>
            <w:gridCol w:w="1063"/>
            <w:gridCol w:w="665"/>
            <w:gridCol w:w="753"/>
            <w:gridCol w:w="327"/>
            <w:gridCol w:w="720"/>
            <w:gridCol w:w="372"/>
            <w:gridCol w:w="438"/>
            <w:gridCol w:w="981"/>
            <w:gridCol w:w="999"/>
            <w:gridCol w:w="420"/>
            <w:gridCol w:w="1200"/>
            <w:gridCol w:w="219"/>
            <w:gridCol w:w="1419"/>
          </w:tblGrid>
        </w:tblGridChange>
      </w:tblGrid>
      <w:tr w:rsidR="006B304D" w14:paraId="1D92044D" w14:textId="77777777" w:rsidTr="005962AE">
        <w:trPr>
          <w:cnfStyle w:val="100000000000" w:firstRow="1" w:lastRow="0" w:firstColumn="0" w:lastColumn="0" w:oddVBand="0" w:evenVBand="0" w:oddHBand="0" w:evenHBand="0" w:firstRowFirstColumn="0" w:firstRowLastColumn="0" w:lastRowFirstColumn="0" w:lastRowLastColumn="0"/>
          <w:tblHeader/>
          <w:trPrChange w:id="805" w:author="Aarik Gulaya [2]" w:date="2026-04-27T15:09:00Z" w16du:dateUtc="2026-04-27T22:09:00Z">
            <w:trPr>
              <w:tblHeader/>
            </w:trPr>
          </w:trPrChange>
        </w:trPr>
        <w:tc>
          <w:tcPr>
            <w:tcW w:w="1728" w:type="dxa"/>
            <w:tcPrChange w:id="806" w:author="Aarik Gulaya [2]" w:date="2026-04-27T15:09:00Z" w16du:dateUtc="2026-04-27T22:09:00Z">
              <w:tcPr>
                <w:tcW w:w="880" w:type="dxa"/>
              </w:tcPr>
            </w:tcPrChange>
          </w:tcPr>
          <w:p w14:paraId="1E12F9F7"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Condition vs. C5 baseline</w:t>
            </w:r>
          </w:p>
        </w:tc>
        <w:tc>
          <w:tcPr>
            <w:tcW w:w="1080" w:type="dxa"/>
            <w:tcPrChange w:id="807" w:author="Aarik Gulaya [2]" w:date="2026-04-27T15:09:00Z" w16du:dateUtc="2026-04-27T22:09:00Z">
              <w:tcPr>
                <w:tcW w:w="1173" w:type="dxa"/>
                <w:gridSpan w:val="2"/>
              </w:tcPr>
            </w:tcPrChange>
          </w:tcPr>
          <w:p w14:paraId="590C393E"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Improved</w:t>
            </w:r>
          </w:p>
        </w:tc>
        <w:tc>
          <w:tcPr>
            <w:tcW w:w="720" w:type="dxa"/>
            <w:tcPrChange w:id="808" w:author="Aarik Gulaya [2]" w:date="2026-04-27T15:09:00Z" w16du:dateUtc="2026-04-27T22:09:00Z">
              <w:tcPr>
                <w:tcW w:w="1173" w:type="dxa"/>
                <w:gridSpan w:val="3"/>
              </w:tcPr>
            </w:tcPrChange>
          </w:tcPr>
          <w:p w14:paraId="44FCE86C"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Tied</w:t>
            </w:r>
          </w:p>
        </w:tc>
        <w:tc>
          <w:tcPr>
            <w:tcW w:w="810" w:type="dxa"/>
            <w:tcPrChange w:id="809" w:author="Aarik Gulaya [2]" w:date="2026-04-27T15:09:00Z" w16du:dateUtc="2026-04-27T22:09:00Z">
              <w:tcPr>
                <w:tcW w:w="1173" w:type="dxa"/>
                <w:gridSpan w:val="2"/>
              </w:tcPr>
            </w:tcPrChange>
          </w:tcPr>
          <w:p w14:paraId="356D5C77"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Worse</w:t>
            </w:r>
          </w:p>
        </w:tc>
        <w:tc>
          <w:tcPr>
            <w:tcW w:w="1980" w:type="dxa"/>
            <w:tcPrChange w:id="810" w:author="Aarik Gulaya [2]" w:date="2026-04-27T15:09:00Z" w16du:dateUtc="2026-04-27T22:09:00Z">
              <w:tcPr>
                <w:tcW w:w="1173" w:type="dxa"/>
                <w:gridSpan w:val="2"/>
              </w:tcPr>
            </w:tcPrChange>
          </w:tcPr>
          <w:p w14:paraId="3F8103EB"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Improvement rate</w:t>
            </w:r>
          </w:p>
        </w:tc>
        <w:tc>
          <w:tcPr>
            <w:tcW w:w="1620" w:type="dxa"/>
            <w:tcPrChange w:id="811" w:author="Aarik Gulaya [2]" w:date="2026-04-27T15:09:00Z" w16du:dateUtc="2026-04-27T22:09:00Z">
              <w:tcPr>
                <w:tcW w:w="1173" w:type="dxa"/>
                <w:gridSpan w:val="2"/>
              </w:tcPr>
            </w:tcPrChange>
          </w:tcPr>
          <w:p w14:paraId="53801B2C"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Median Δ when improved</w:t>
            </w:r>
          </w:p>
        </w:tc>
        <w:tc>
          <w:tcPr>
            <w:tcW w:w="1638" w:type="dxa"/>
            <w:tcPrChange w:id="812" w:author="Aarik Gulaya [2]" w:date="2026-04-27T15:09:00Z" w16du:dateUtc="2026-04-27T22:09:00Z">
              <w:tcPr>
                <w:tcW w:w="1173" w:type="dxa"/>
              </w:tcPr>
            </w:tcPrChange>
          </w:tcPr>
          <w:p w14:paraId="749F47CA" w14:textId="77777777" w:rsidR="006B304D" w:rsidRDefault="00000000" w:rsidP="0097450C">
            <w:pPr>
              <w:pStyle w:val="Compact"/>
              <w:jc w:val="right"/>
              <w:cnfStyle w:val="100000000000" w:firstRow="1" w:lastRow="0" w:firstColumn="0" w:lastColumn="0" w:oddVBand="0" w:evenVBand="0" w:oddHBand="0" w:evenHBand="0" w:firstRowFirstColumn="0" w:firstRowLastColumn="0" w:lastRowFirstColumn="0" w:lastRowLastColumn="0"/>
            </w:pPr>
            <w:r>
              <w:t>Median Δ when worsened</w:t>
            </w:r>
          </w:p>
        </w:tc>
      </w:tr>
      <w:tr w:rsidR="006B304D" w14:paraId="62984FD7" w14:textId="77777777" w:rsidTr="005962AE">
        <w:tc>
          <w:tcPr>
            <w:tcW w:w="1728" w:type="dxa"/>
            <w:tcPrChange w:id="813" w:author="Aarik Gulaya [2]" w:date="2026-04-27T15:09:00Z" w16du:dateUtc="2026-04-27T22:09:00Z">
              <w:tcPr>
                <w:tcW w:w="880" w:type="dxa"/>
              </w:tcPr>
            </w:tcPrChange>
          </w:tcPr>
          <w:p w14:paraId="05BBB174" w14:textId="77777777" w:rsidR="006B304D" w:rsidRDefault="00000000">
            <w:pPr>
              <w:pStyle w:val="Compact"/>
            </w:pPr>
            <w:r>
              <w:rPr>
                <w:b/>
                <w:bCs/>
              </w:rPr>
              <w:t>C2a spec only</w:t>
            </w:r>
          </w:p>
        </w:tc>
        <w:tc>
          <w:tcPr>
            <w:tcW w:w="1080" w:type="dxa"/>
            <w:tcPrChange w:id="814" w:author="Aarik Gulaya [2]" w:date="2026-04-27T15:09:00Z" w16du:dateUtc="2026-04-27T22:09:00Z">
              <w:tcPr>
                <w:tcW w:w="1173" w:type="dxa"/>
                <w:gridSpan w:val="2"/>
              </w:tcPr>
            </w:tcPrChange>
          </w:tcPr>
          <w:p w14:paraId="0C935A74" w14:textId="77777777" w:rsidR="006B304D" w:rsidRDefault="00000000" w:rsidP="0097450C">
            <w:pPr>
              <w:pStyle w:val="Compact"/>
              <w:jc w:val="right"/>
            </w:pPr>
            <w:r>
              <w:t>249</w:t>
            </w:r>
          </w:p>
        </w:tc>
        <w:tc>
          <w:tcPr>
            <w:tcW w:w="720" w:type="dxa"/>
            <w:tcPrChange w:id="815" w:author="Aarik Gulaya [2]" w:date="2026-04-27T15:09:00Z" w16du:dateUtc="2026-04-27T22:09:00Z">
              <w:tcPr>
                <w:tcW w:w="1173" w:type="dxa"/>
                <w:gridSpan w:val="3"/>
              </w:tcPr>
            </w:tcPrChange>
          </w:tcPr>
          <w:p w14:paraId="0C01C72C" w14:textId="77777777" w:rsidR="006B304D" w:rsidRDefault="00000000" w:rsidP="0097450C">
            <w:pPr>
              <w:pStyle w:val="Compact"/>
              <w:jc w:val="right"/>
            </w:pPr>
            <w:r>
              <w:t>49</w:t>
            </w:r>
          </w:p>
        </w:tc>
        <w:tc>
          <w:tcPr>
            <w:tcW w:w="810" w:type="dxa"/>
            <w:tcPrChange w:id="816" w:author="Aarik Gulaya [2]" w:date="2026-04-27T15:09:00Z" w16du:dateUtc="2026-04-27T22:09:00Z">
              <w:tcPr>
                <w:tcW w:w="1173" w:type="dxa"/>
                <w:gridSpan w:val="2"/>
              </w:tcPr>
            </w:tcPrChange>
          </w:tcPr>
          <w:p w14:paraId="3B428AD9" w14:textId="77777777" w:rsidR="006B304D" w:rsidRDefault="00000000" w:rsidP="0097450C">
            <w:pPr>
              <w:pStyle w:val="Compact"/>
              <w:jc w:val="right"/>
            </w:pPr>
            <w:r>
              <w:t>53</w:t>
            </w:r>
          </w:p>
        </w:tc>
        <w:tc>
          <w:tcPr>
            <w:tcW w:w="1980" w:type="dxa"/>
            <w:tcPrChange w:id="817" w:author="Aarik Gulaya [2]" w:date="2026-04-27T15:09:00Z" w16du:dateUtc="2026-04-27T22:09:00Z">
              <w:tcPr>
                <w:tcW w:w="1173" w:type="dxa"/>
                <w:gridSpan w:val="2"/>
              </w:tcPr>
            </w:tcPrChange>
          </w:tcPr>
          <w:p w14:paraId="02D57297" w14:textId="77777777" w:rsidR="006B304D" w:rsidRDefault="00000000" w:rsidP="0097450C">
            <w:pPr>
              <w:pStyle w:val="Compact"/>
              <w:jc w:val="right"/>
            </w:pPr>
            <w:r>
              <w:rPr>
                <w:b/>
                <w:bCs/>
              </w:rPr>
              <w:t>70.9%</w:t>
            </w:r>
          </w:p>
        </w:tc>
        <w:tc>
          <w:tcPr>
            <w:tcW w:w="1620" w:type="dxa"/>
            <w:tcPrChange w:id="818" w:author="Aarik Gulaya [2]" w:date="2026-04-27T15:09:00Z" w16du:dateUtc="2026-04-27T22:09:00Z">
              <w:tcPr>
                <w:tcW w:w="1173" w:type="dxa"/>
                <w:gridSpan w:val="2"/>
              </w:tcPr>
            </w:tcPrChange>
          </w:tcPr>
          <w:p w14:paraId="5199B078" w14:textId="77777777" w:rsidR="006B304D" w:rsidRDefault="00000000" w:rsidP="0097450C">
            <w:pPr>
              <w:pStyle w:val="Compact"/>
              <w:jc w:val="right"/>
            </w:pPr>
            <w:r>
              <w:rPr>
                <w:b/>
                <w:bCs/>
              </w:rPr>
              <w:t>+1.00</w:t>
            </w:r>
          </w:p>
        </w:tc>
        <w:tc>
          <w:tcPr>
            <w:tcW w:w="1638" w:type="dxa"/>
            <w:tcPrChange w:id="819" w:author="Aarik Gulaya [2]" w:date="2026-04-27T15:09:00Z" w16du:dateUtc="2026-04-27T22:09:00Z">
              <w:tcPr>
                <w:tcW w:w="1173" w:type="dxa"/>
              </w:tcPr>
            </w:tcPrChange>
          </w:tcPr>
          <w:p w14:paraId="1013CC7B" w14:textId="77777777" w:rsidR="006B304D" w:rsidRDefault="00000000" w:rsidP="0097450C">
            <w:pPr>
              <w:pStyle w:val="Compact"/>
              <w:jc w:val="right"/>
            </w:pPr>
            <w:r>
              <w:t>−0.40</w:t>
            </w:r>
          </w:p>
        </w:tc>
      </w:tr>
      <w:tr w:rsidR="006B304D" w14:paraId="6D214C7F" w14:textId="77777777" w:rsidTr="005962AE">
        <w:tc>
          <w:tcPr>
            <w:tcW w:w="1728" w:type="dxa"/>
            <w:tcPrChange w:id="820" w:author="Aarik Gulaya [2]" w:date="2026-04-27T15:09:00Z" w16du:dateUtc="2026-04-27T22:09:00Z">
              <w:tcPr>
                <w:tcW w:w="880" w:type="dxa"/>
              </w:tcPr>
            </w:tcPrChange>
          </w:tcPr>
          <w:p w14:paraId="083BDE0D" w14:textId="77777777" w:rsidR="006B304D" w:rsidRDefault="00000000">
            <w:pPr>
              <w:pStyle w:val="Compact"/>
            </w:pPr>
            <w:r>
              <w:lastRenderedPageBreak/>
              <w:t>C4 facts only</w:t>
            </w:r>
          </w:p>
        </w:tc>
        <w:tc>
          <w:tcPr>
            <w:tcW w:w="1080" w:type="dxa"/>
            <w:tcPrChange w:id="821" w:author="Aarik Gulaya [2]" w:date="2026-04-27T15:09:00Z" w16du:dateUtc="2026-04-27T22:09:00Z">
              <w:tcPr>
                <w:tcW w:w="1173" w:type="dxa"/>
                <w:gridSpan w:val="2"/>
              </w:tcPr>
            </w:tcPrChange>
          </w:tcPr>
          <w:p w14:paraId="7BC23E42" w14:textId="77777777" w:rsidR="006B304D" w:rsidRDefault="00000000" w:rsidP="0097450C">
            <w:pPr>
              <w:pStyle w:val="Compact"/>
              <w:jc w:val="right"/>
            </w:pPr>
            <w:r>
              <w:t>256</w:t>
            </w:r>
          </w:p>
        </w:tc>
        <w:tc>
          <w:tcPr>
            <w:tcW w:w="720" w:type="dxa"/>
            <w:tcPrChange w:id="822" w:author="Aarik Gulaya [2]" w:date="2026-04-27T15:09:00Z" w16du:dateUtc="2026-04-27T22:09:00Z">
              <w:tcPr>
                <w:tcW w:w="1173" w:type="dxa"/>
                <w:gridSpan w:val="3"/>
              </w:tcPr>
            </w:tcPrChange>
          </w:tcPr>
          <w:p w14:paraId="65DB6A40" w14:textId="77777777" w:rsidR="006B304D" w:rsidRDefault="00000000" w:rsidP="0097450C">
            <w:pPr>
              <w:pStyle w:val="Compact"/>
              <w:jc w:val="right"/>
            </w:pPr>
            <w:r>
              <w:t>44</w:t>
            </w:r>
          </w:p>
        </w:tc>
        <w:tc>
          <w:tcPr>
            <w:tcW w:w="810" w:type="dxa"/>
            <w:tcPrChange w:id="823" w:author="Aarik Gulaya [2]" w:date="2026-04-27T15:09:00Z" w16du:dateUtc="2026-04-27T22:09:00Z">
              <w:tcPr>
                <w:tcW w:w="1173" w:type="dxa"/>
                <w:gridSpan w:val="2"/>
              </w:tcPr>
            </w:tcPrChange>
          </w:tcPr>
          <w:p w14:paraId="2D881841" w14:textId="77777777" w:rsidR="006B304D" w:rsidRDefault="00000000" w:rsidP="0097450C">
            <w:pPr>
              <w:pStyle w:val="Compact"/>
              <w:jc w:val="right"/>
            </w:pPr>
            <w:r>
              <w:t>51</w:t>
            </w:r>
          </w:p>
        </w:tc>
        <w:tc>
          <w:tcPr>
            <w:tcW w:w="1980" w:type="dxa"/>
            <w:tcPrChange w:id="824" w:author="Aarik Gulaya [2]" w:date="2026-04-27T15:09:00Z" w16du:dateUtc="2026-04-27T22:09:00Z">
              <w:tcPr>
                <w:tcW w:w="1173" w:type="dxa"/>
                <w:gridSpan w:val="2"/>
              </w:tcPr>
            </w:tcPrChange>
          </w:tcPr>
          <w:p w14:paraId="59174AE1" w14:textId="77777777" w:rsidR="006B304D" w:rsidRDefault="00000000" w:rsidP="0097450C">
            <w:pPr>
              <w:pStyle w:val="Compact"/>
              <w:jc w:val="right"/>
            </w:pPr>
            <w:r>
              <w:t>72.9%</w:t>
            </w:r>
          </w:p>
        </w:tc>
        <w:tc>
          <w:tcPr>
            <w:tcW w:w="1620" w:type="dxa"/>
            <w:tcPrChange w:id="825" w:author="Aarik Gulaya [2]" w:date="2026-04-27T15:09:00Z" w16du:dateUtc="2026-04-27T22:09:00Z">
              <w:tcPr>
                <w:tcW w:w="1173" w:type="dxa"/>
                <w:gridSpan w:val="2"/>
              </w:tcPr>
            </w:tcPrChange>
          </w:tcPr>
          <w:p w14:paraId="6DA08EB3" w14:textId="77777777" w:rsidR="006B304D" w:rsidRDefault="00000000" w:rsidP="0097450C">
            <w:pPr>
              <w:pStyle w:val="Compact"/>
              <w:jc w:val="right"/>
            </w:pPr>
            <w:r>
              <w:t>+1.00</w:t>
            </w:r>
          </w:p>
        </w:tc>
        <w:tc>
          <w:tcPr>
            <w:tcW w:w="1638" w:type="dxa"/>
            <w:tcPrChange w:id="826" w:author="Aarik Gulaya [2]" w:date="2026-04-27T15:09:00Z" w16du:dateUtc="2026-04-27T22:09:00Z">
              <w:tcPr>
                <w:tcW w:w="1173" w:type="dxa"/>
              </w:tcPr>
            </w:tcPrChange>
          </w:tcPr>
          <w:p w14:paraId="438F579F" w14:textId="77777777" w:rsidR="006B304D" w:rsidRDefault="00000000" w:rsidP="0097450C">
            <w:pPr>
              <w:pStyle w:val="Compact"/>
              <w:jc w:val="right"/>
            </w:pPr>
            <w:r>
              <w:t>−0.40</w:t>
            </w:r>
          </w:p>
        </w:tc>
      </w:tr>
      <w:tr w:rsidR="006B304D" w14:paraId="71CD8B12" w14:textId="77777777" w:rsidTr="005962AE">
        <w:tc>
          <w:tcPr>
            <w:tcW w:w="1728" w:type="dxa"/>
            <w:tcPrChange w:id="827" w:author="Aarik Gulaya [2]" w:date="2026-04-27T15:09:00Z" w16du:dateUtc="2026-04-27T22:09:00Z">
              <w:tcPr>
                <w:tcW w:w="880" w:type="dxa"/>
              </w:tcPr>
            </w:tcPrChange>
          </w:tcPr>
          <w:p w14:paraId="318086E5" w14:textId="77777777" w:rsidR="006B304D" w:rsidRDefault="00000000">
            <w:pPr>
              <w:pStyle w:val="Compact"/>
            </w:pPr>
            <w:r>
              <w:t>C8 raw corpus</w:t>
            </w:r>
          </w:p>
        </w:tc>
        <w:tc>
          <w:tcPr>
            <w:tcW w:w="1080" w:type="dxa"/>
            <w:tcPrChange w:id="828" w:author="Aarik Gulaya [2]" w:date="2026-04-27T15:09:00Z" w16du:dateUtc="2026-04-27T22:09:00Z">
              <w:tcPr>
                <w:tcW w:w="1173" w:type="dxa"/>
                <w:gridSpan w:val="2"/>
              </w:tcPr>
            </w:tcPrChange>
          </w:tcPr>
          <w:p w14:paraId="2AC3C241" w14:textId="77777777" w:rsidR="006B304D" w:rsidRDefault="00000000" w:rsidP="0097450C">
            <w:pPr>
              <w:pStyle w:val="Compact"/>
              <w:jc w:val="right"/>
            </w:pPr>
            <w:r>
              <w:t>275</w:t>
            </w:r>
          </w:p>
        </w:tc>
        <w:tc>
          <w:tcPr>
            <w:tcW w:w="720" w:type="dxa"/>
            <w:tcPrChange w:id="829" w:author="Aarik Gulaya [2]" w:date="2026-04-27T15:09:00Z" w16du:dateUtc="2026-04-27T22:09:00Z">
              <w:tcPr>
                <w:tcW w:w="1173" w:type="dxa"/>
                <w:gridSpan w:val="3"/>
              </w:tcPr>
            </w:tcPrChange>
          </w:tcPr>
          <w:p w14:paraId="330000E5" w14:textId="77777777" w:rsidR="006B304D" w:rsidRDefault="00000000" w:rsidP="0097450C">
            <w:pPr>
              <w:pStyle w:val="Compact"/>
              <w:jc w:val="right"/>
            </w:pPr>
            <w:r>
              <w:t>31</w:t>
            </w:r>
          </w:p>
        </w:tc>
        <w:tc>
          <w:tcPr>
            <w:tcW w:w="810" w:type="dxa"/>
            <w:tcPrChange w:id="830" w:author="Aarik Gulaya [2]" w:date="2026-04-27T15:09:00Z" w16du:dateUtc="2026-04-27T22:09:00Z">
              <w:tcPr>
                <w:tcW w:w="1173" w:type="dxa"/>
                <w:gridSpan w:val="2"/>
              </w:tcPr>
            </w:tcPrChange>
          </w:tcPr>
          <w:p w14:paraId="222F1D65" w14:textId="77777777" w:rsidR="006B304D" w:rsidRDefault="00000000" w:rsidP="0097450C">
            <w:pPr>
              <w:pStyle w:val="Compact"/>
              <w:jc w:val="right"/>
            </w:pPr>
            <w:r>
              <w:t>45</w:t>
            </w:r>
          </w:p>
        </w:tc>
        <w:tc>
          <w:tcPr>
            <w:tcW w:w="1980" w:type="dxa"/>
            <w:tcPrChange w:id="831" w:author="Aarik Gulaya [2]" w:date="2026-04-27T15:09:00Z" w16du:dateUtc="2026-04-27T22:09:00Z">
              <w:tcPr>
                <w:tcW w:w="1173" w:type="dxa"/>
                <w:gridSpan w:val="2"/>
              </w:tcPr>
            </w:tcPrChange>
          </w:tcPr>
          <w:p w14:paraId="04877B1F" w14:textId="77777777" w:rsidR="006B304D" w:rsidRDefault="00000000" w:rsidP="0097450C">
            <w:pPr>
              <w:pStyle w:val="Compact"/>
              <w:jc w:val="right"/>
            </w:pPr>
            <w:r>
              <w:t>78.3%</w:t>
            </w:r>
          </w:p>
        </w:tc>
        <w:tc>
          <w:tcPr>
            <w:tcW w:w="1620" w:type="dxa"/>
            <w:tcPrChange w:id="832" w:author="Aarik Gulaya [2]" w:date="2026-04-27T15:09:00Z" w16du:dateUtc="2026-04-27T22:09:00Z">
              <w:tcPr>
                <w:tcW w:w="1173" w:type="dxa"/>
                <w:gridSpan w:val="2"/>
              </w:tcPr>
            </w:tcPrChange>
          </w:tcPr>
          <w:p w14:paraId="5C8AF60E" w14:textId="77777777" w:rsidR="006B304D" w:rsidRDefault="00000000" w:rsidP="0097450C">
            <w:pPr>
              <w:pStyle w:val="Compact"/>
              <w:jc w:val="right"/>
            </w:pPr>
            <w:r>
              <w:t>+1.00</w:t>
            </w:r>
          </w:p>
        </w:tc>
        <w:tc>
          <w:tcPr>
            <w:tcW w:w="1638" w:type="dxa"/>
            <w:tcPrChange w:id="833" w:author="Aarik Gulaya [2]" w:date="2026-04-27T15:09:00Z" w16du:dateUtc="2026-04-27T22:09:00Z">
              <w:tcPr>
                <w:tcW w:w="1173" w:type="dxa"/>
              </w:tcPr>
            </w:tcPrChange>
          </w:tcPr>
          <w:p w14:paraId="5A0E4DDA" w14:textId="77777777" w:rsidR="006B304D" w:rsidRDefault="00000000" w:rsidP="0097450C">
            <w:pPr>
              <w:pStyle w:val="Compact"/>
              <w:jc w:val="right"/>
            </w:pPr>
            <w:r>
              <w:t>−0.60</w:t>
            </w:r>
          </w:p>
        </w:tc>
      </w:tr>
      <w:tr w:rsidR="006B304D" w14:paraId="224A13D1" w14:textId="77777777" w:rsidTr="005962AE">
        <w:tc>
          <w:tcPr>
            <w:tcW w:w="1728" w:type="dxa"/>
            <w:tcPrChange w:id="834" w:author="Aarik Gulaya [2]" w:date="2026-04-27T15:09:00Z" w16du:dateUtc="2026-04-27T22:09:00Z">
              <w:tcPr>
                <w:tcW w:w="880" w:type="dxa"/>
              </w:tcPr>
            </w:tcPrChange>
          </w:tcPr>
          <w:p w14:paraId="755D1A70" w14:textId="77777777" w:rsidR="006B304D" w:rsidRDefault="00000000">
            <w:pPr>
              <w:pStyle w:val="Compact"/>
            </w:pPr>
            <w:r>
              <w:t>C4a facts + spec</w:t>
            </w:r>
          </w:p>
        </w:tc>
        <w:tc>
          <w:tcPr>
            <w:tcW w:w="1080" w:type="dxa"/>
            <w:tcPrChange w:id="835" w:author="Aarik Gulaya [2]" w:date="2026-04-27T15:09:00Z" w16du:dateUtc="2026-04-27T22:09:00Z">
              <w:tcPr>
                <w:tcW w:w="1173" w:type="dxa"/>
                <w:gridSpan w:val="2"/>
              </w:tcPr>
            </w:tcPrChange>
          </w:tcPr>
          <w:p w14:paraId="0FCC1FEB" w14:textId="77777777" w:rsidR="006B304D" w:rsidRDefault="00000000" w:rsidP="0097450C">
            <w:pPr>
              <w:pStyle w:val="Compact"/>
              <w:jc w:val="right"/>
            </w:pPr>
            <w:r>
              <w:t>276</w:t>
            </w:r>
          </w:p>
        </w:tc>
        <w:tc>
          <w:tcPr>
            <w:tcW w:w="720" w:type="dxa"/>
            <w:tcPrChange w:id="836" w:author="Aarik Gulaya [2]" w:date="2026-04-27T15:09:00Z" w16du:dateUtc="2026-04-27T22:09:00Z">
              <w:tcPr>
                <w:tcW w:w="1173" w:type="dxa"/>
                <w:gridSpan w:val="3"/>
              </w:tcPr>
            </w:tcPrChange>
          </w:tcPr>
          <w:p w14:paraId="24F13D22" w14:textId="77777777" w:rsidR="006B304D" w:rsidRDefault="00000000" w:rsidP="0097450C">
            <w:pPr>
              <w:pStyle w:val="Compact"/>
              <w:jc w:val="right"/>
            </w:pPr>
            <w:r>
              <w:t>22</w:t>
            </w:r>
          </w:p>
        </w:tc>
        <w:tc>
          <w:tcPr>
            <w:tcW w:w="810" w:type="dxa"/>
            <w:tcPrChange w:id="837" w:author="Aarik Gulaya [2]" w:date="2026-04-27T15:09:00Z" w16du:dateUtc="2026-04-27T22:09:00Z">
              <w:tcPr>
                <w:tcW w:w="1173" w:type="dxa"/>
                <w:gridSpan w:val="2"/>
              </w:tcPr>
            </w:tcPrChange>
          </w:tcPr>
          <w:p w14:paraId="55C3151F" w14:textId="77777777" w:rsidR="006B304D" w:rsidRDefault="00000000" w:rsidP="0097450C">
            <w:pPr>
              <w:pStyle w:val="Compact"/>
              <w:jc w:val="right"/>
            </w:pPr>
            <w:r>
              <w:t>53</w:t>
            </w:r>
          </w:p>
        </w:tc>
        <w:tc>
          <w:tcPr>
            <w:tcW w:w="1980" w:type="dxa"/>
            <w:tcPrChange w:id="838" w:author="Aarik Gulaya [2]" w:date="2026-04-27T15:09:00Z" w16du:dateUtc="2026-04-27T22:09:00Z">
              <w:tcPr>
                <w:tcW w:w="1173" w:type="dxa"/>
                <w:gridSpan w:val="2"/>
              </w:tcPr>
            </w:tcPrChange>
          </w:tcPr>
          <w:p w14:paraId="380E22F3" w14:textId="77777777" w:rsidR="006B304D" w:rsidRDefault="00000000" w:rsidP="0097450C">
            <w:pPr>
              <w:pStyle w:val="Compact"/>
              <w:jc w:val="right"/>
            </w:pPr>
            <w:r>
              <w:t>78.6%</w:t>
            </w:r>
          </w:p>
        </w:tc>
        <w:tc>
          <w:tcPr>
            <w:tcW w:w="1620" w:type="dxa"/>
            <w:tcPrChange w:id="839" w:author="Aarik Gulaya [2]" w:date="2026-04-27T15:09:00Z" w16du:dateUtc="2026-04-27T22:09:00Z">
              <w:tcPr>
                <w:tcW w:w="1173" w:type="dxa"/>
                <w:gridSpan w:val="2"/>
              </w:tcPr>
            </w:tcPrChange>
          </w:tcPr>
          <w:p w14:paraId="115F9235" w14:textId="77777777" w:rsidR="006B304D" w:rsidRDefault="00000000" w:rsidP="0097450C">
            <w:pPr>
              <w:pStyle w:val="Compact"/>
              <w:jc w:val="right"/>
            </w:pPr>
            <w:r>
              <w:t>+1.00</w:t>
            </w:r>
          </w:p>
        </w:tc>
        <w:tc>
          <w:tcPr>
            <w:tcW w:w="1638" w:type="dxa"/>
            <w:tcPrChange w:id="840" w:author="Aarik Gulaya [2]" w:date="2026-04-27T15:09:00Z" w16du:dateUtc="2026-04-27T22:09:00Z">
              <w:tcPr>
                <w:tcW w:w="1173" w:type="dxa"/>
              </w:tcPr>
            </w:tcPrChange>
          </w:tcPr>
          <w:p w14:paraId="1A78AB23" w14:textId="77777777" w:rsidR="006B304D" w:rsidRDefault="00000000" w:rsidP="0097450C">
            <w:pPr>
              <w:pStyle w:val="Compact"/>
              <w:jc w:val="right"/>
            </w:pPr>
            <w:r>
              <w:t>−0.40</w:t>
            </w:r>
          </w:p>
        </w:tc>
      </w:tr>
    </w:tbl>
    <w:p w14:paraId="0EE6F1F3" w14:textId="77777777" w:rsidR="006B304D" w:rsidRDefault="00000000">
      <w:pPr>
        <w:pStyle w:val="BodyText"/>
      </w:pPr>
      <w:r>
        <w:rPr>
          <w:b/>
          <w:bCs/>
        </w:rPr>
        <w:t>The magnitude column is the important row of this table.</w:t>
      </w:r>
      <w:r>
        <w:t xml:space="preserve"> When the specification helps, the typical help is a full rubric category (+1.00 median). When it hurts, the typical hurt is less than half a category (−0.40 median). The metric is not capturing trivial +0.02-per-question gains; the underlying improvements are substantive.</w:t>
      </w:r>
    </w:p>
    <w:p w14:paraId="4CDCB385" w14:textId="77777777" w:rsidR="006B304D" w:rsidRDefault="00000000">
      <w:pPr>
        <w:pStyle w:val="BodyText"/>
      </w:pPr>
      <w:r>
        <w:rPr>
          <w:b/>
          <w:bCs/>
        </w:rPr>
        <w:t>All 14 subjects (546 questions).</w:t>
      </w:r>
    </w:p>
    <w:tbl>
      <w:tblPr>
        <w:tblStyle w:val="Table"/>
        <w:tblW w:w="0" w:type="auto"/>
        <w:tblLook w:val="0020" w:firstRow="1" w:lastRow="0" w:firstColumn="0" w:lastColumn="0" w:noHBand="0" w:noVBand="0"/>
      </w:tblPr>
      <w:tblGrid>
        <w:gridCol w:w="2490"/>
        <w:gridCol w:w="1786"/>
        <w:gridCol w:w="1566"/>
      </w:tblGrid>
      <w:tr w:rsidR="006B304D" w14:paraId="0151CB71"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49DFD0A7" w14:textId="77777777" w:rsidR="006B304D" w:rsidRDefault="00000000">
            <w:pPr>
              <w:pStyle w:val="Compact"/>
            </w:pPr>
            <w:r>
              <w:t>Condition vs. C5 baseline</w:t>
            </w:r>
          </w:p>
        </w:tc>
        <w:tc>
          <w:tcPr>
            <w:tcW w:w="0" w:type="auto"/>
          </w:tcPr>
          <w:p w14:paraId="2A54809E" w14:textId="77777777" w:rsidR="006B304D" w:rsidRDefault="00000000">
            <w:pPr>
              <w:pStyle w:val="Compact"/>
              <w:jc w:val="right"/>
            </w:pPr>
            <w:r>
              <w:t>Improvement rate</w:t>
            </w:r>
          </w:p>
        </w:tc>
        <w:tc>
          <w:tcPr>
            <w:tcW w:w="0" w:type="auto"/>
          </w:tcPr>
          <w:p w14:paraId="06D70119" w14:textId="77777777" w:rsidR="006B304D" w:rsidRDefault="00000000">
            <w:pPr>
              <w:pStyle w:val="Compact"/>
              <w:jc w:val="right"/>
            </w:pPr>
            <w:r>
              <w:t>Worsening rate</w:t>
            </w:r>
          </w:p>
        </w:tc>
      </w:tr>
      <w:tr w:rsidR="006B304D" w14:paraId="552AD25C" w14:textId="77777777">
        <w:tc>
          <w:tcPr>
            <w:tcW w:w="0" w:type="auto"/>
          </w:tcPr>
          <w:p w14:paraId="39F659BC" w14:textId="77777777" w:rsidR="006B304D" w:rsidRDefault="00000000">
            <w:pPr>
              <w:pStyle w:val="Compact"/>
            </w:pPr>
            <w:r>
              <w:t>C2a spec only</w:t>
            </w:r>
          </w:p>
        </w:tc>
        <w:tc>
          <w:tcPr>
            <w:tcW w:w="0" w:type="auto"/>
          </w:tcPr>
          <w:p w14:paraId="3ADD572B" w14:textId="77777777" w:rsidR="006B304D" w:rsidRDefault="00000000">
            <w:pPr>
              <w:pStyle w:val="Compact"/>
              <w:jc w:val="right"/>
            </w:pPr>
            <w:r>
              <w:t>58.8%</w:t>
            </w:r>
          </w:p>
        </w:tc>
        <w:tc>
          <w:tcPr>
            <w:tcW w:w="0" w:type="auto"/>
          </w:tcPr>
          <w:p w14:paraId="5865D1B4" w14:textId="77777777" w:rsidR="006B304D" w:rsidRDefault="00000000">
            <w:pPr>
              <w:pStyle w:val="Compact"/>
              <w:jc w:val="right"/>
            </w:pPr>
            <w:r>
              <w:t>26.7%</w:t>
            </w:r>
          </w:p>
        </w:tc>
      </w:tr>
      <w:tr w:rsidR="006B304D" w14:paraId="4C7E932A" w14:textId="77777777">
        <w:tc>
          <w:tcPr>
            <w:tcW w:w="0" w:type="auto"/>
          </w:tcPr>
          <w:p w14:paraId="66D509CE" w14:textId="77777777" w:rsidR="006B304D" w:rsidRDefault="00000000">
            <w:pPr>
              <w:pStyle w:val="Compact"/>
            </w:pPr>
            <w:r>
              <w:t>C4 facts only</w:t>
            </w:r>
          </w:p>
        </w:tc>
        <w:tc>
          <w:tcPr>
            <w:tcW w:w="0" w:type="auto"/>
          </w:tcPr>
          <w:p w14:paraId="15E623BE" w14:textId="77777777" w:rsidR="006B304D" w:rsidRDefault="00000000">
            <w:pPr>
              <w:pStyle w:val="Compact"/>
              <w:jc w:val="right"/>
            </w:pPr>
            <w:r>
              <w:t>60.1%</w:t>
            </w:r>
          </w:p>
        </w:tc>
        <w:tc>
          <w:tcPr>
            <w:tcW w:w="0" w:type="auto"/>
          </w:tcPr>
          <w:p w14:paraId="38F5E5D3" w14:textId="77777777" w:rsidR="006B304D" w:rsidRDefault="00000000">
            <w:pPr>
              <w:pStyle w:val="Compact"/>
              <w:jc w:val="right"/>
            </w:pPr>
            <w:r>
              <w:t>26.6%</w:t>
            </w:r>
          </w:p>
        </w:tc>
      </w:tr>
      <w:tr w:rsidR="006B304D" w14:paraId="1173ACC2" w14:textId="77777777">
        <w:tc>
          <w:tcPr>
            <w:tcW w:w="0" w:type="auto"/>
          </w:tcPr>
          <w:p w14:paraId="2EE07EFC" w14:textId="77777777" w:rsidR="006B304D" w:rsidRDefault="00000000">
            <w:pPr>
              <w:pStyle w:val="Compact"/>
            </w:pPr>
            <w:r>
              <w:t>C8 raw corpus</w:t>
            </w:r>
          </w:p>
        </w:tc>
        <w:tc>
          <w:tcPr>
            <w:tcW w:w="0" w:type="auto"/>
          </w:tcPr>
          <w:p w14:paraId="75746362" w14:textId="77777777" w:rsidR="006B304D" w:rsidRDefault="00000000">
            <w:pPr>
              <w:pStyle w:val="Compact"/>
              <w:jc w:val="right"/>
            </w:pPr>
            <w:r>
              <w:t>64.5%</w:t>
            </w:r>
          </w:p>
        </w:tc>
        <w:tc>
          <w:tcPr>
            <w:tcW w:w="0" w:type="auto"/>
          </w:tcPr>
          <w:p w14:paraId="0D159EA4" w14:textId="77777777" w:rsidR="006B304D" w:rsidRDefault="00000000">
            <w:pPr>
              <w:pStyle w:val="Compact"/>
              <w:jc w:val="right"/>
            </w:pPr>
            <w:r>
              <w:t>24.5%</w:t>
            </w:r>
          </w:p>
        </w:tc>
      </w:tr>
      <w:tr w:rsidR="006B304D" w14:paraId="48A1DBA7" w14:textId="77777777">
        <w:tc>
          <w:tcPr>
            <w:tcW w:w="0" w:type="auto"/>
          </w:tcPr>
          <w:p w14:paraId="1DB74447" w14:textId="77777777" w:rsidR="006B304D" w:rsidRDefault="00000000">
            <w:pPr>
              <w:pStyle w:val="Compact"/>
            </w:pPr>
            <w:r>
              <w:t>C4a facts + spec</w:t>
            </w:r>
          </w:p>
        </w:tc>
        <w:tc>
          <w:tcPr>
            <w:tcW w:w="0" w:type="auto"/>
          </w:tcPr>
          <w:p w14:paraId="1AC31B4E" w14:textId="77777777" w:rsidR="006B304D" w:rsidRDefault="00000000">
            <w:pPr>
              <w:pStyle w:val="Compact"/>
              <w:jc w:val="right"/>
            </w:pPr>
            <w:r>
              <w:t>65.8%</w:t>
            </w:r>
          </w:p>
        </w:tc>
        <w:tc>
          <w:tcPr>
            <w:tcW w:w="0" w:type="auto"/>
          </w:tcPr>
          <w:p w14:paraId="49FB4C10" w14:textId="77777777" w:rsidR="006B304D" w:rsidRDefault="00000000">
            <w:pPr>
              <w:pStyle w:val="Compact"/>
              <w:jc w:val="right"/>
            </w:pPr>
            <w:r>
              <w:t>26.4%</w:t>
            </w:r>
          </w:p>
        </w:tc>
      </w:tr>
    </w:tbl>
    <w:p w14:paraId="04746758" w14:textId="77777777" w:rsidR="006B304D" w:rsidRDefault="00000000">
      <w:pPr>
        <w:pStyle w:val="BodyText"/>
      </w:pPr>
      <w:r>
        <w:t xml:space="preserve">On the 9 low-baseline subjects, </w:t>
      </w:r>
      <w:r>
        <w:rPr>
          <w:b/>
          <w:bCs/>
        </w:rPr>
        <w:t>7 out of every 10 questions improve with the specification alone</w:t>
      </w:r>
      <w:r>
        <w:t>, roughly 1 in 10 tie, and fewer than 1 in 6 worsen. Every context condition exceeds a 70% per-question improvement rate on the population of relevance. The specification’s rate sits within 8 percentage points of the raw corpus’s (70.9% vs. 78.3%) at an order of magnitude less context.</w:t>
      </w:r>
    </w:p>
    <w:p w14:paraId="00AD4E00" w14:textId="77777777" w:rsidR="006B304D" w:rsidRDefault="00000000">
      <w:pPr>
        <w:pStyle w:val="CaptionedFigure"/>
      </w:pPr>
      <w:r>
        <w:rPr>
          <w:noProof/>
        </w:rPr>
        <w:drawing>
          <wp:inline distT="0" distB="0" distL="0" distR="0" wp14:anchorId="193FE33B" wp14:editId="42FD0E7F">
            <wp:extent cx="5334000" cy="2987819"/>
            <wp:effectExtent l="0" t="0" r="0" b="0"/>
            <wp:docPr id="67" name="Picture" descr="Figure 4.2.1. Per-question outcome distribution across conditions (low-baseline slice, n = 9 subjects, 351 questions; C9 n = 312 with Babur excluded for context-window). Three lines track the share of questions that improved, tied, or worsened relative to the no-context C5 baseline. The x-axis orders conditions from raw corpus first (C8) through spec-alone (C2a), facts-alone (C4), facts + spec (C4a), and corpus + spec (C9). The specification alone (C2a) improves 70.9% of questions at roughly an order of magnitude less context than the raw corpus (C8, 78.3%). Facts + spec (C4a) matches the raw corpus’s improvement rate while cutting the tie band in half. Median Δ when improved = +1.00 rubric points; median Δ when worsened = −0.40 points."/>
            <wp:cNvGraphicFramePr/>
            <a:graphic xmlns:a="http://schemas.openxmlformats.org/drawingml/2006/main">
              <a:graphicData uri="http://schemas.openxmlformats.org/drawingml/2006/picture">
                <pic:pic xmlns:pic="http://schemas.openxmlformats.org/drawingml/2006/picture">
                  <pic:nvPicPr>
                    <pic:cNvPr id="68" name="Picture" descr="C:/Users/Aarik/Anthropic/memory-study-repo/figures/fig_4_2_1_question_improvement_rates_v3.png"/>
                    <pic:cNvPicPr>
                      <a:picLocks noChangeAspect="1" noChangeArrowheads="1"/>
                    </pic:cNvPicPr>
                  </pic:nvPicPr>
                  <pic:blipFill>
                    <a:blip r:embed="rId15"/>
                    <a:stretch>
                      <a:fillRect/>
                    </a:stretch>
                  </pic:blipFill>
                  <pic:spPr bwMode="auto">
                    <a:xfrm>
                      <a:off x="0" y="0"/>
                      <a:ext cx="5334000" cy="2987819"/>
                    </a:xfrm>
                    <a:prstGeom prst="rect">
                      <a:avLst/>
                    </a:prstGeom>
                    <a:noFill/>
                    <a:ln w="9525">
                      <a:noFill/>
                      <a:headEnd/>
                      <a:tailEnd/>
                    </a:ln>
                  </pic:spPr>
                </pic:pic>
              </a:graphicData>
            </a:graphic>
          </wp:inline>
        </w:drawing>
      </w:r>
    </w:p>
    <w:p w14:paraId="1395FDDD" w14:textId="77777777" w:rsidR="006B304D" w:rsidRDefault="00000000">
      <w:pPr>
        <w:pStyle w:val="ImageCaption"/>
      </w:pPr>
      <w:commentRangeStart w:id="841"/>
      <w:r>
        <w:t>Figure 4.2.1. Per-question outcome distribution across conditions (low-baseline slice, n = 9 subjects, 351 questi</w:t>
      </w:r>
      <w:commentRangeEnd w:id="841"/>
      <w:r w:rsidR="000E7342">
        <w:rPr>
          <w:rStyle w:val="CommentReference"/>
          <w:sz w:val="22"/>
          <w:szCs w:val="22"/>
        </w:rPr>
        <w:commentReference w:id="841"/>
      </w:r>
      <w:r>
        <w:t xml:space="preserve">ons; C9 n = 312 with Babur excluded for context-window). Three lines track the share of questions that improved, tied, or worsened relative to the no-context C5 baseline. The x-axis orders conditions from raw corpus first (C8) through spec-alone (C2a), facts-alone (C4), facts + spec (C4a), and corpus + spec (C9). The specification alone (C2a) improves 70.9% of questions at roughly an order of magnitude less context than the raw corpus (C8, 78.3%). Facts + spec (C4a) matches the raw corpus’s improvement rate </w:t>
      </w:r>
      <w:r>
        <w:lastRenderedPageBreak/>
        <w:t>while cutting the tie band in half. Median Δ when improved = +1.00 rubric points; median Δ when worsened = −0.40 points.</w:t>
      </w:r>
    </w:p>
    <w:p w14:paraId="7C38D309" w14:textId="77777777" w:rsidR="006B304D" w:rsidRDefault="00000000">
      <w:pPr>
        <w:pStyle w:val="BodyText"/>
      </w:pPr>
      <w:r>
        <w:rPr>
          <w:b/>
          <w:bCs/>
        </w:rPr>
        <w:t>Pairwise comparison at question level (low-baseline slice).</w:t>
      </w:r>
    </w:p>
    <w:tbl>
      <w:tblPr>
        <w:tblStyle w:val="Table"/>
        <w:tblW w:w="5000" w:type="pct"/>
        <w:tblLayout w:type="fixed"/>
        <w:tblLook w:val="0020" w:firstRow="1" w:lastRow="0" w:firstColumn="0" w:lastColumn="0" w:noHBand="0" w:noVBand="0"/>
        <w:tblPrChange w:id="842" w:author="Aarik Gulaya [2]" w:date="2026-04-27T15:11:00Z" w16du:dateUtc="2026-04-27T22:11:00Z">
          <w:tblPr>
            <w:tblStyle w:val="Table"/>
            <w:tblW w:w="5000" w:type="pct"/>
            <w:tblLayout w:type="fixed"/>
            <w:tblLook w:val="0020" w:firstRow="1" w:lastRow="0" w:firstColumn="0" w:lastColumn="0" w:noHBand="0" w:noVBand="0"/>
          </w:tblPr>
        </w:tblPrChange>
      </w:tblPr>
      <w:tblGrid>
        <w:gridCol w:w="1914"/>
        <w:gridCol w:w="3504"/>
        <w:gridCol w:w="990"/>
        <w:gridCol w:w="3168"/>
        <w:tblGridChange w:id="843">
          <w:tblGrid>
            <w:gridCol w:w="1914"/>
            <w:gridCol w:w="2554"/>
            <w:gridCol w:w="950"/>
            <w:gridCol w:w="990"/>
            <w:gridCol w:w="614"/>
            <w:gridCol w:w="2554"/>
          </w:tblGrid>
        </w:tblGridChange>
      </w:tblGrid>
      <w:tr w:rsidR="006B304D" w14:paraId="57160889" w14:textId="77777777" w:rsidTr="00435294">
        <w:trPr>
          <w:cnfStyle w:val="100000000000" w:firstRow="1" w:lastRow="0" w:firstColumn="0" w:lastColumn="0" w:oddVBand="0" w:evenVBand="0" w:oddHBand="0" w:evenHBand="0" w:firstRowFirstColumn="0" w:firstRowLastColumn="0" w:lastRowFirstColumn="0" w:lastRowLastColumn="0"/>
          <w:tblHeader/>
          <w:trPrChange w:id="844" w:author="Aarik Gulaya [2]" w:date="2026-04-27T15:11:00Z" w16du:dateUtc="2026-04-27T22:11:00Z">
            <w:trPr>
              <w:tblHeader/>
            </w:trPr>
          </w:trPrChange>
        </w:trPr>
        <w:tc>
          <w:tcPr>
            <w:tcW w:w="1914" w:type="dxa"/>
            <w:tcPrChange w:id="845" w:author="Aarik Gulaya [2]" w:date="2026-04-27T15:11:00Z" w16du:dateUtc="2026-04-27T22:11:00Z">
              <w:tcPr>
                <w:tcW w:w="1584" w:type="dxa"/>
              </w:tcPr>
            </w:tcPrChange>
          </w:tcPr>
          <w:p w14:paraId="2B04FE1D"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Comparison</w:t>
            </w:r>
          </w:p>
        </w:tc>
        <w:tc>
          <w:tcPr>
            <w:tcW w:w="3504" w:type="dxa"/>
            <w:tcPrChange w:id="846" w:author="Aarik Gulaya [2]" w:date="2026-04-27T15:11:00Z" w16du:dateUtc="2026-04-27T22:11:00Z">
              <w:tcPr>
                <w:tcW w:w="2112" w:type="dxa"/>
              </w:tcPr>
            </w:tcPrChange>
          </w:tcPr>
          <w:p w14:paraId="799567BD"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Higher-cost condition higher</w:t>
            </w:r>
          </w:p>
        </w:tc>
        <w:tc>
          <w:tcPr>
            <w:tcW w:w="990" w:type="dxa"/>
            <w:tcPrChange w:id="847" w:author="Aarik Gulaya [2]" w:date="2026-04-27T15:11:00Z" w16du:dateUtc="2026-04-27T22:11:00Z">
              <w:tcPr>
                <w:tcW w:w="2112" w:type="dxa"/>
                <w:gridSpan w:val="3"/>
              </w:tcPr>
            </w:tcPrChange>
          </w:tcPr>
          <w:p w14:paraId="73B9A941"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Tie</w:t>
            </w:r>
          </w:p>
        </w:tc>
        <w:tc>
          <w:tcPr>
            <w:tcW w:w="3168" w:type="dxa"/>
            <w:tcPrChange w:id="848" w:author="Aarik Gulaya [2]" w:date="2026-04-27T15:11:00Z" w16du:dateUtc="2026-04-27T22:11:00Z">
              <w:tcPr>
                <w:tcW w:w="2112" w:type="dxa"/>
              </w:tcPr>
            </w:tcPrChange>
          </w:tcPr>
          <w:p w14:paraId="349F1C86"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Lower-cost condition higher</w:t>
            </w:r>
          </w:p>
        </w:tc>
      </w:tr>
      <w:tr w:rsidR="006B304D" w14:paraId="274590E0" w14:textId="77777777" w:rsidTr="00435294">
        <w:tc>
          <w:tcPr>
            <w:tcW w:w="1914" w:type="dxa"/>
            <w:tcPrChange w:id="849" w:author="Aarik Gulaya [2]" w:date="2026-04-27T15:11:00Z" w16du:dateUtc="2026-04-27T22:11:00Z">
              <w:tcPr>
                <w:tcW w:w="1584" w:type="dxa"/>
              </w:tcPr>
            </w:tcPrChange>
          </w:tcPr>
          <w:p w14:paraId="03525108" w14:textId="77777777" w:rsidR="006B304D" w:rsidRDefault="00000000">
            <w:pPr>
              <w:pStyle w:val="Compact"/>
            </w:pPr>
            <w:r>
              <w:t>Raw corpus (C8) vs. spec alone (C2a)</w:t>
            </w:r>
          </w:p>
        </w:tc>
        <w:tc>
          <w:tcPr>
            <w:tcW w:w="3504" w:type="dxa"/>
            <w:tcPrChange w:id="850" w:author="Aarik Gulaya [2]" w:date="2026-04-27T15:11:00Z" w16du:dateUtc="2026-04-27T22:11:00Z">
              <w:tcPr>
                <w:tcW w:w="2112" w:type="dxa"/>
              </w:tcPr>
            </w:tcPrChange>
          </w:tcPr>
          <w:p w14:paraId="07FB4A8B" w14:textId="77777777" w:rsidR="006B304D" w:rsidRDefault="00000000">
            <w:pPr>
              <w:pStyle w:val="Compact"/>
              <w:jc w:val="right"/>
            </w:pPr>
            <w:r>
              <w:t>187 (53.3%)</w:t>
            </w:r>
          </w:p>
        </w:tc>
        <w:tc>
          <w:tcPr>
            <w:tcW w:w="990" w:type="dxa"/>
            <w:tcPrChange w:id="851" w:author="Aarik Gulaya [2]" w:date="2026-04-27T15:11:00Z" w16du:dateUtc="2026-04-27T22:11:00Z">
              <w:tcPr>
                <w:tcW w:w="2112" w:type="dxa"/>
                <w:gridSpan w:val="3"/>
              </w:tcPr>
            </w:tcPrChange>
          </w:tcPr>
          <w:p w14:paraId="4E677789" w14:textId="77777777" w:rsidR="006B304D" w:rsidRDefault="00000000">
            <w:pPr>
              <w:pStyle w:val="Compact"/>
              <w:jc w:val="right"/>
            </w:pPr>
            <w:r>
              <w:t>56</w:t>
            </w:r>
          </w:p>
        </w:tc>
        <w:tc>
          <w:tcPr>
            <w:tcW w:w="3168" w:type="dxa"/>
            <w:tcPrChange w:id="852" w:author="Aarik Gulaya [2]" w:date="2026-04-27T15:11:00Z" w16du:dateUtc="2026-04-27T22:11:00Z">
              <w:tcPr>
                <w:tcW w:w="2112" w:type="dxa"/>
              </w:tcPr>
            </w:tcPrChange>
          </w:tcPr>
          <w:p w14:paraId="7261A6B6" w14:textId="77777777" w:rsidR="006B304D" w:rsidRDefault="00000000">
            <w:pPr>
              <w:pStyle w:val="Compact"/>
              <w:jc w:val="right"/>
            </w:pPr>
            <w:r>
              <w:t>108 (30.8%)</w:t>
            </w:r>
          </w:p>
        </w:tc>
      </w:tr>
      <w:tr w:rsidR="006B304D" w14:paraId="77B22E76" w14:textId="77777777" w:rsidTr="00435294">
        <w:tc>
          <w:tcPr>
            <w:tcW w:w="1914" w:type="dxa"/>
            <w:tcPrChange w:id="853" w:author="Aarik Gulaya [2]" w:date="2026-04-27T15:11:00Z" w16du:dateUtc="2026-04-27T22:11:00Z">
              <w:tcPr>
                <w:tcW w:w="1584" w:type="dxa"/>
              </w:tcPr>
            </w:tcPrChange>
          </w:tcPr>
          <w:p w14:paraId="32D3A57C" w14:textId="77777777" w:rsidR="006B304D" w:rsidRDefault="00000000">
            <w:pPr>
              <w:pStyle w:val="Compact"/>
            </w:pPr>
            <w:r>
              <w:t>Corpus + spec (C9) vs. facts + spec (C4a)</w:t>
            </w:r>
          </w:p>
        </w:tc>
        <w:tc>
          <w:tcPr>
            <w:tcW w:w="3504" w:type="dxa"/>
            <w:tcPrChange w:id="854" w:author="Aarik Gulaya [2]" w:date="2026-04-27T15:11:00Z" w16du:dateUtc="2026-04-27T22:11:00Z">
              <w:tcPr>
                <w:tcW w:w="2112" w:type="dxa"/>
              </w:tcPr>
            </w:tcPrChange>
          </w:tcPr>
          <w:p w14:paraId="7C806427" w14:textId="77777777" w:rsidR="006B304D" w:rsidRDefault="00000000">
            <w:pPr>
              <w:pStyle w:val="Compact"/>
              <w:jc w:val="right"/>
            </w:pPr>
            <w:r>
              <w:t>153 (49.0%)</w:t>
            </w:r>
          </w:p>
        </w:tc>
        <w:tc>
          <w:tcPr>
            <w:tcW w:w="990" w:type="dxa"/>
            <w:tcPrChange w:id="855" w:author="Aarik Gulaya [2]" w:date="2026-04-27T15:11:00Z" w16du:dateUtc="2026-04-27T22:11:00Z">
              <w:tcPr>
                <w:tcW w:w="2112" w:type="dxa"/>
                <w:gridSpan w:val="3"/>
              </w:tcPr>
            </w:tcPrChange>
          </w:tcPr>
          <w:p w14:paraId="648F31C3" w14:textId="77777777" w:rsidR="006B304D" w:rsidRDefault="00000000">
            <w:pPr>
              <w:pStyle w:val="Compact"/>
              <w:jc w:val="right"/>
            </w:pPr>
            <w:r>
              <w:t>45</w:t>
            </w:r>
          </w:p>
        </w:tc>
        <w:tc>
          <w:tcPr>
            <w:tcW w:w="3168" w:type="dxa"/>
            <w:tcPrChange w:id="856" w:author="Aarik Gulaya [2]" w:date="2026-04-27T15:11:00Z" w16du:dateUtc="2026-04-27T22:11:00Z">
              <w:tcPr>
                <w:tcW w:w="2112" w:type="dxa"/>
              </w:tcPr>
            </w:tcPrChange>
          </w:tcPr>
          <w:p w14:paraId="647500F2" w14:textId="77777777" w:rsidR="006B304D" w:rsidRDefault="00000000">
            <w:pPr>
              <w:pStyle w:val="Compact"/>
              <w:jc w:val="right"/>
            </w:pPr>
            <w:r>
              <w:t>114 (36.5%)</w:t>
            </w:r>
          </w:p>
        </w:tc>
      </w:tr>
    </w:tbl>
    <w:p w14:paraId="09AD49F3" w14:textId="77777777" w:rsidR="006B304D" w:rsidRDefault="00000000">
      <w:pPr>
        <w:pStyle w:val="BodyText"/>
      </w:pPr>
      <w:commentRangeStart w:id="857"/>
      <w:r>
        <w:t>The raw corpus outscores the spec alone on more questions than it loses, but the spec outscores the corpus on roughly one-third of them. On the combined conditions, the 7K-token facts + spec package outscores the much larger corpus + spec package on 36.5% of questions.</w:t>
      </w:r>
      <w:commentRangeEnd w:id="857"/>
      <w:r w:rsidR="000E7342">
        <w:rPr>
          <w:rStyle w:val="CommentReference"/>
          <w:sz w:val="22"/>
          <w:szCs w:val="22"/>
        </w:rPr>
        <w:commentReference w:id="857"/>
      </w:r>
    </w:p>
    <w:p w14:paraId="57FAA41A" w14:textId="77777777" w:rsidR="006B304D" w:rsidRDefault="00000000">
      <w:pPr>
        <w:pStyle w:val="BodyText"/>
      </w:pPr>
      <w:r>
        <w:rPr>
          <w:b/>
          <w:bCs/>
        </w:rPr>
        <w:t>Positioning as a secondary reporting metric.</w:t>
      </w:r>
      <w:r>
        <w:t xml:space="preserve"> A per-question win rate against a no-context baseline makes behavioral prediction directly comparable across future studies in a way that mean scores do not. “Our representation improves 65% of questions over the no-context baseline, with median improvement magnitude +0.8 points” is interpretable on its own and can be compared to this study’s 70.9% / +1.00 without matched judges or rubrics. We propose this metric as a </w:t>
      </w:r>
      <w:r>
        <w:rPr>
          <w:b/>
          <w:bCs/>
        </w:rPr>
        <w:t>candidate secondary reporting axis</w:t>
      </w:r>
      <w:r>
        <w:t xml:space="preserve"> for future AI-personalization work, always paired with mean-score information, never replacing it. The proposal is developed further in §7 Future Work.</w:t>
      </w:r>
    </w:p>
    <w:p w14:paraId="45765575" w14:textId="77777777" w:rsidR="006B304D" w:rsidRDefault="00000000">
      <w:pPr>
        <w:pStyle w:val="BodyText"/>
      </w:pPr>
      <w:commentRangeStart w:id="858"/>
      <w:r>
        <w:rPr>
          <w:b/>
          <w:bCs/>
        </w:rPr>
        <w:t>Failure modes if this metric is adopted.</w:t>
      </w:r>
      <w:r>
        <w:t xml:space="preserve"> The panel-reviewed limitations worth flagging explicitly for any future use:</w:t>
      </w:r>
    </w:p>
    <w:p w14:paraId="67B94570" w14:textId="77777777" w:rsidR="006B304D" w:rsidRDefault="00000000">
      <w:pPr>
        <w:pStyle w:val="Compact"/>
        <w:numPr>
          <w:ilvl w:val="0"/>
          <w:numId w:val="16"/>
        </w:numPr>
      </w:pPr>
      <w:r>
        <w:rPr>
          <w:b/>
          <w:bCs/>
        </w:rPr>
        <w:t>Tiny-gain inflation.</w:t>
      </w:r>
      <w:r>
        <w:t xml:space="preserve"> A method producing +0.02-point gains on 80% of questions would register as a 80% improvement rate. The magnitude triplet (median Δ when improved) is the guard: if median improvement magnitude is near zero, the rate is misleading. Our low-baseline specification has median Δ = +1.00, so this failure mode does not apply to the reported numbers; it is a known trap for anyone adopting the metric.</w:t>
      </w:r>
    </w:p>
    <w:p w14:paraId="49A9D505" w14:textId="77777777" w:rsidR="006B304D" w:rsidRDefault="00000000">
      <w:pPr>
        <w:pStyle w:val="Compact"/>
        <w:numPr>
          <w:ilvl w:val="0"/>
          <w:numId w:val="16"/>
        </w:numPr>
      </w:pPr>
      <w:r>
        <w:rPr>
          <w:b/>
          <w:bCs/>
        </w:rPr>
        <w:t>Hidden catastrophic harm.</w:t>
      </w:r>
      <w:r>
        <w:t xml:space="preserve"> A method that improves 85% and catastrophically harms 15% would look strong. The worsening-magnitude column is the guard: median worsening of −0.40 on spec-alone indicates the hurt is bounded.</w:t>
      </w:r>
    </w:p>
    <w:p w14:paraId="135DF9E9" w14:textId="77777777" w:rsidR="006B304D" w:rsidRDefault="00000000">
      <w:pPr>
        <w:pStyle w:val="Compact"/>
        <w:numPr>
          <w:ilvl w:val="0"/>
          <w:numId w:val="16"/>
        </w:numPr>
      </w:pPr>
      <w:r>
        <w:rPr>
          <w:b/>
          <w:bCs/>
        </w:rPr>
        <w:t>Easy-baseline gaming.</w:t>
      </w:r>
      <w:r>
        <w:t xml:space="preserve"> Improvement rates can be inflated by choosing weak baseline prompts or subjects the model has unusually thin pretraining coverage of. The guard is reporting the no-context baseline mean alongside the improvement rate; our C5 = 1.52 mean on the low-baseline slice makes the baseline difficulty explicit.</w:t>
      </w:r>
    </w:p>
    <w:p w14:paraId="17491200" w14:textId="77777777" w:rsidR="006B304D" w:rsidRDefault="00000000">
      <w:pPr>
        <w:pStyle w:val="Compact"/>
        <w:numPr>
          <w:ilvl w:val="0"/>
          <w:numId w:val="16"/>
        </w:numPr>
      </w:pPr>
      <w:r>
        <w:rPr>
          <w:b/>
          <w:bCs/>
        </w:rPr>
        <w:t>Scale-free illusion of portability.</w:t>
      </w:r>
      <w:r>
        <w:t xml:space="preserve"> “Improved” is binary, so a 1% gain and a 50% gain count equally. The metric is only comparable across studies when the reporting triplet is disclosed and the baseline is defined identically.</w:t>
      </w:r>
      <w:commentRangeEnd w:id="858"/>
      <w:r w:rsidR="000E7342">
        <w:rPr>
          <w:rStyle w:val="CommentReference"/>
          <w:sz w:val="22"/>
          <w:szCs w:val="22"/>
        </w:rPr>
        <w:commentReference w:id="858"/>
      </w:r>
    </w:p>
    <w:p w14:paraId="69443FDF" w14:textId="77777777" w:rsidR="006B304D" w:rsidRDefault="00000000">
      <w:pPr>
        <w:pStyle w:val="FirstParagraph"/>
      </w:pPr>
      <w:r>
        <w:t xml:space="preserve">The same win-rate framing is referenced in </w:t>
      </w:r>
      <w:hyperlink w:anchor="sec-1-2">
        <w:r w:rsidR="006B304D">
          <w:rPr>
            <w:rStyle w:val="Hyperlink"/>
          </w:rPr>
          <w:t>§1.2</w:t>
        </w:r>
      </w:hyperlink>
      <w:r>
        <w:t xml:space="preserve"> (as a secondary outcome alongside the mean-score gradient) and in </w:t>
      </w:r>
      <w:hyperlink w:anchor="sec-4-1">
        <w:r w:rsidR="006B304D">
          <w:rPr>
            <w:rStyle w:val="Hyperlink"/>
          </w:rPr>
          <w:t>§4.1</w:t>
        </w:r>
      </w:hyperlink>
      <w:r>
        <w:t xml:space="preserve"> </w:t>
      </w:r>
      <w:r>
        <w:rPr>
          <w:rStyle w:val="FootnoteReference"/>
        </w:rPr>
        <w:footnoteReference w:id="11"/>
      </w:r>
      <w:r>
        <w:t>.</w:t>
      </w:r>
    </w:p>
    <w:p w14:paraId="7A533EDA" w14:textId="77777777" w:rsidR="006B304D" w:rsidRDefault="00000000">
      <w:r>
        <w:pict w14:anchorId="01220398">
          <v:rect id="_x0000_i1377" style="width:0;height:1.5pt" o:hralign="center" o:hrstd="t" o:hr="t"/>
        </w:pict>
      </w:r>
    </w:p>
    <w:p w14:paraId="669F2029" w14:textId="77777777" w:rsidR="006B304D" w:rsidRDefault="00000000">
      <w:pPr>
        <w:pStyle w:val="Heading3"/>
      </w:pPr>
      <w:bookmarkStart w:id="859" w:name="X0a3356c7e4d8bc0a4d731387fb68aed97d67e99"/>
      <w:bookmarkStart w:id="860" w:name="_Toc228182816"/>
      <w:r>
        <w:lastRenderedPageBreak/>
        <w:t xml:space="preserve">Example: </w:t>
      </w:r>
      <w:commentRangeStart w:id="861"/>
      <w:r>
        <w:t>Hamerton, the compression story at its clearest</w:t>
      </w:r>
      <w:bookmarkEnd w:id="859"/>
      <w:bookmarkEnd w:id="860"/>
      <w:commentRangeEnd w:id="861"/>
      <w:r w:rsidR="000E7342">
        <w:rPr>
          <w:rStyle w:val="CommentReference"/>
          <w:sz w:val="24"/>
          <w:szCs w:val="24"/>
        </w:rPr>
        <w:commentReference w:id="861"/>
      </w:r>
    </w:p>
    <w:p w14:paraId="01A1C58D" w14:textId="77777777" w:rsidR="006B304D" w:rsidRDefault="00000000">
      <w:pPr>
        <w:pStyle w:val="BlockText"/>
      </w:pPr>
      <w:r>
        <w:t>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14:paraId="362460FB" w14:textId="77777777" w:rsidR="006B304D" w:rsidRDefault="00000000">
      <w:pPr>
        <w:pStyle w:val="BlockText"/>
      </w:pPr>
      <w:r>
        <w:t>The pattern is interpretable: when the source corpus is short enough to be sparse on its own, structured extraction adds organizational value beyond mere content. Hamerton is the boundary condition for the compression claim, not the proof of it.</w:t>
      </w:r>
    </w:p>
    <w:p w14:paraId="2CA93DD9" w14:textId="77777777" w:rsidR="006B304D" w:rsidRDefault="00000000">
      <w:pPr>
        <w:pStyle w:val="Heading3"/>
      </w:pPr>
      <w:bookmarkStart w:id="862" w:name="X4b7abe902f8a9732e5247c19cc8139f2aa54fb0"/>
      <w:bookmarkStart w:id="863" w:name="_Toc228182817"/>
      <w:commentRangeStart w:id="864"/>
      <w:r>
        <w:t>Example: Ebers, the honest cost of compression</w:t>
      </w:r>
      <w:bookmarkEnd w:id="862"/>
      <w:bookmarkEnd w:id="863"/>
      <w:commentRangeEnd w:id="864"/>
      <w:r w:rsidR="000E7342">
        <w:rPr>
          <w:rStyle w:val="CommentReference"/>
          <w:sz w:val="24"/>
          <w:szCs w:val="24"/>
        </w:rPr>
        <w:commentReference w:id="864"/>
      </w:r>
    </w:p>
    <w:p w14:paraId="73B689C4" w14:textId="77777777" w:rsidR="006B304D" w:rsidRDefault="00000000">
      <w:pPr>
        <w:pStyle w:val="BlockText"/>
      </w:pPr>
      <w:r>
        <w:t>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14:paraId="3CD01F89" w14:textId="77777777" w:rsidR="006B304D" w:rsidRDefault="00000000">
      <w:pPr>
        <w:pStyle w:val="BlockText"/>
      </w:pPr>
      <w:r>
        <w:t>Ebers is where the cost of compression is most visible. The raw corpus contains something the 7K-token spec does not capture, and that something is worth 0.64 points on the rubric. The honest reading is not “compression fails”; it is “compression captures the bulk of the signal but not all of it, and on some subjects the residual matters more than on others.” The trade-off is still favorable: the spec delivers +0.52 points of lift at roughly 6% of the corpus’s token cost; the corpus delivers +1.16 points at 18× the context. Per 1,000 tokens of context served, the spec is substantially more efficient.</w:t>
      </w:r>
    </w:p>
    <w:p w14:paraId="1756A403" w14:textId="77777777" w:rsidR="006B304D" w:rsidRDefault="00000000">
      <w:r>
        <w:pict w14:anchorId="10F08F73">
          <v:rect id="_x0000_i1378" style="width:0;height:1.5pt" o:hralign="center" o:hrstd="t" o:hr="t"/>
        </w:pict>
      </w:r>
    </w:p>
    <w:p w14:paraId="71DEC760" w14:textId="77777777" w:rsidR="006B304D" w:rsidRDefault="00000000">
      <w:pPr>
        <w:pStyle w:val="FirstParagraph"/>
      </w:pPr>
      <w:r>
        <w:rPr>
          <w:b/>
          <w:bCs/>
        </w:rPr>
        <w:t>Why this matters for deployment.</w:t>
      </w:r>
    </w:p>
    <w:p w14:paraId="0A93A83D" w14:textId="77777777" w:rsidR="006B304D" w:rsidRDefault="00000000">
      <w:pPr>
        <w:pStyle w:val="BodyText"/>
      </w:pPr>
      <w:r>
        <w:t>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p>
    <w:p w14:paraId="5DA9D119" w14:textId="77777777" w:rsidR="006B304D" w:rsidRDefault="00000000">
      <w:pPr>
        <w:pStyle w:val="BodyText"/>
      </w:pPr>
      <w:commentRangeStart w:id="865"/>
      <w:r>
        <w:t xml:space="preserve">Raw per-subject data is at </w:t>
      </w:r>
      <w:r>
        <w:rPr>
          <w:rStyle w:val="VerbatimChar"/>
        </w:rPr>
        <w:t>results/global_&lt;subject&gt;/c8_c9_results.json</w:t>
      </w:r>
      <w:r>
        <w:t xml:space="preserve"> and </w:t>
      </w:r>
      <w:r>
        <w:rPr>
          <w:rStyle w:val="VerbatimChar"/>
        </w:rPr>
        <w:t>results/global_&lt;subject&gt;/results_v2.json</w:t>
      </w:r>
      <w:r>
        <w:t xml:space="preserve">. The compression analysis and question-improvement rate computation are in </w:t>
      </w:r>
      <w:r>
        <w:rPr>
          <w:rStyle w:val="VerbatimChar"/>
        </w:rPr>
        <w:t>scripts/recompute_5judge_primary.py</w:t>
      </w:r>
      <w:r>
        <w:t xml:space="preserve"> and </w:t>
      </w:r>
      <w:r>
        <w:rPr>
          <w:rStyle w:val="VerbatimChar"/>
        </w:rPr>
        <w:t>scripts/compute_question_improvement_rate.py</w:t>
      </w:r>
      <w:r>
        <w:t>. Figure 4.2 plots score versus context size (log scale) per subject and shows the dose-response curve with its steep initial slope and long plateau.</w:t>
      </w:r>
      <w:commentRangeEnd w:id="865"/>
      <w:r w:rsidR="000E7342">
        <w:rPr>
          <w:rStyle w:val="CommentReference"/>
          <w:sz w:val="22"/>
          <w:szCs w:val="22"/>
        </w:rPr>
        <w:commentReference w:id="865"/>
      </w:r>
    </w:p>
    <w:p w14:paraId="56C79AFA" w14:textId="77777777" w:rsidR="006B304D" w:rsidRDefault="00000000">
      <w:r>
        <w:pict w14:anchorId="77BBEF37">
          <v:rect id="_x0000_i1379" style="width:0;height:1.5pt" o:hralign="center" o:hrstd="t" o:hr="t"/>
        </w:pict>
      </w:r>
    </w:p>
    <w:p w14:paraId="42913C11" w14:textId="77777777" w:rsidR="006B304D" w:rsidRDefault="00000000">
      <w:pPr>
        <w:pStyle w:val="Heading3"/>
      </w:pPr>
      <w:bookmarkStart w:id="866" w:name="_Toc228182818"/>
      <w:bookmarkStart w:id="867" w:name="sec-4-3"/>
      <w:bookmarkEnd w:id="801"/>
      <w:r>
        <w:lastRenderedPageBreak/>
        <w:t>4.3 Mechanism: Content, Not Format</w:t>
      </w:r>
      <w:bookmarkEnd w:id="866"/>
    </w:p>
    <w:p w14:paraId="58BA2A72" w14:textId="77777777" w:rsidR="006B304D" w:rsidRDefault="00000000">
      <w:pPr>
        <w:pStyle w:val="CaptionedFigure"/>
      </w:pPr>
      <w:r>
        <w:rPr>
          <w:noProof/>
        </w:rPr>
        <w:drawing>
          <wp:inline distT="0" distB="0" distL="0" distR="0" wp14:anchorId="7FD4FE69" wp14:editId="2930FA42">
            <wp:extent cx="5334000" cy="3650042"/>
            <wp:effectExtent l="0" t="0" r="0" b="0"/>
            <wp:docPr id="74" name="Picture" descr="Figure 6: The specification’s effect is content-specific, not structure-specific. A wrong subject’s spec, served in the right one’s place, does not reproduce the lift. Per-subject score (y-axis) for the correct specification (C2a, Δ = +0.35), a random-derangement wrong spec (C2c v2, Δ = +0.22), and an adversarial maximum-distance wrong spec (C2c v1, Δ = −0.25) on the 13 global subjects, baseline shown for reference (§4.3). The correct-vs-adversarial gap of 0.60 points on the 1-5 rubric (more than half a full rubric category) is the content effect."/>
            <wp:cNvGraphicFramePr/>
            <a:graphic xmlns:a="http://schemas.openxmlformats.org/drawingml/2006/main">
              <a:graphicData uri="http://schemas.openxmlformats.org/drawingml/2006/picture">
                <pic:pic xmlns:pic="http://schemas.openxmlformats.org/drawingml/2006/picture">
                  <pic:nvPicPr>
                    <pic:cNvPr id="75" name="Picture" descr="C:/Users/Aarik/Anthropic/memory-study-repo/figures/fig6_wrong_spec_control.png"/>
                    <pic:cNvPicPr>
                      <a:picLocks noChangeAspect="1" noChangeArrowheads="1"/>
                    </pic:cNvPicPr>
                  </pic:nvPicPr>
                  <pic:blipFill>
                    <a:blip r:embed="rId16"/>
                    <a:stretch>
                      <a:fillRect/>
                    </a:stretch>
                  </pic:blipFill>
                  <pic:spPr bwMode="auto">
                    <a:xfrm>
                      <a:off x="0" y="0"/>
                      <a:ext cx="5334000" cy="3650042"/>
                    </a:xfrm>
                    <a:prstGeom prst="rect">
                      <a:avLst/>
                    </a:prstGeom>
                    <a:noFill/>
                    <a:ln w="9525">
                      <a:noFill/>
                      <a:headEnd/>
                      <a:tailEnd/>
                    </a:ln>
                  </pic:spPr>
                </pic:pic>
              </a:graphicData>
            </a:graphic>
          </wp:inline>
        </w:drawing>
      </w:r>
    </w:p>
    <w:p w14:paraId="78FB422F" w14:textId="77777777" w:rsidR="006B304D" w:rsidRDefault="00000000">
      <w:pPr>
        <w:pStyle w:val="ImageCaption"/>
      </w:pPr>
      <w:commentRangeStart w:id="868"/>
      <w:r>
        <w:t>Figure 6: The specification’s effect is content-specific, not structure-specific. A wrong subject’s spec, served in the right one’s place, does not reproduce the lift. Per-subject score (y-axis) for the correct specification (C2a, Δ = +0.35), a random-derangement wrong spec (C2c v2, Δ = +0.22), and an adversarial maximum-distance wrong spec (C2c v1, Δ = −0.25) on the 13 global subjects, baseline shown for reference (§4.3). The correct-vs-adversarial gap of 0.60 points on the 1-5 rubric (more than half a full rubric category) is the content effect.</w:t>
      </w:r>
      <w:commentRangeEnd w:id="868"/>
      <w:r w:rsidR="000E7342">
        <w:rPr>
          <w:rStyle w:val="CommentReference"/>
          <w:sz w:val="22"/>
          <w:szCs w:val="22"/>
        </w:rPr>
        <w:commentReference w:id="868"/>
      </w:r>
    </w:p>
    <w:p w14:paraId="5A26FF0E" w14:textId="5E19F160" w:rsidR="006B304D" w:rsidDel="00435294" w:rsidRDefault="00000000">
      <w:pPr>
        <w:pStyle w:val="BodyText"/>
        <w:rPr>
          <w:del w:id="869" w:author="Aarik Gulaya [2]" w:date="2026-04-27T15:16:00Z" w16du:dateUtc="2026-04-27T22:16:00Z"/>
        </w:rPr>
      </w:pPr>
      <w:del w:id="870" w:author="Aarik Gulaya [2]" w:date="2026-04-27T15:16:00Z" w16du:dateUtc="2026-04-27T22:16:00Z">
        <w:r w:rsidDel="00435294">
          <w:rPr>
            <w:i/>
            <w:iCs/>
          </w:rPr>
          <w:delText>Figure 6: The specification’s effect is content-specific, not structure-specific. A wrong subject’s spec, served in the right one’s place, does not reproduce the lift. Per-subject score (y-axis) for the correct specification (C2a, Δ = +0.35), a random-derangement wrong spec (C2c v2, Δ = +0.22), and an adversarial maximum-distance wrong spec (C2c v1, Δ = −0.25) on the 13 global subjects, baseline shown for reference (§4.3). The correct-vs-adversarial gap of 0.60 points on the 1-5 rubric (more than half a full rubric category) is the content effect.</w:delText>
        </w:r>
      </w:del>
    </w:p>
    <w:p w14:paraId="2513B133" w14:textId="77777777" w:rsidR="006B304D" w:rsidRDefault="00000000">
      <w:pPr>
        <w:pStyle w:val="CaptionedFigure"/>
      </w:pPr>
      <w:r>
        <w:rPr>
          <w:noProof/>
        </w:rPr>
        <w:lastRenderedPageBreak/>
        <w:drawing>
          <wp:inline distT="0" distB="0" distL="0" distR="0" wp14:anchorId="56FD700B" wp14:editId="53C04D6E">
            <wp:extent cx="4819713" cy="3183579"/>
            <wp:effectExtent l="0" t="0" r="0" b="0"/>
            <wp:docPr id="77" name="Picture"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wp:cNvGraphicFramePr/>
            <a:graphic xmlns:a="http://schemas.openxmlformats.org/drawingml/2006/main">
              <a:graphicData uri="http://schemas.openxmlformats.org/drawingml/2006/picture">
                <pic:pic xmlns:pic="http://schemas.openxmlformats.org/drawingml/2006/picture">
                  <pic:nvPicPr>
                    <pic:cNvPr id="78" name="Picture" descr="C:/Users/Aarik/Anthropic/memory-study-repo/figures/fig4_hedging_reduction.png"/>
                    <pic:cNvPicPr>
                      <a:picLocks noChangeAspect="1" noChangeArrowheads="1"/>
                    </pic:cNvPicPr>
                  </pic:nvPicPr>
                  <pic:blipFill>
                    <a:blip r:embed="rId17"/>
                    <a:stretch>
                      <a:fillRect/>
                    </a:stretch>
                  </pic:blipFill>
                  <pic:spPr bwMode="auto">
                    <a:xfrm>
                      <a:off x="0" y="0"/>
                      <a:ext cx="4819713" cy="3183579"/>
                    </a:xfrm>
                    <a:prstGeom prst="rect">
                      <a:avLst/>
                    </a:prstGeom>
                    <a:noFill/>
                    <a:ln w="9525">
                      <a:noFill/>
                      <a:headEnd/>
                      <a:tailEnd/>
                    </a:ln>
                  </pic:spPr>
                </pic:pic>
              </a:graphicData>
            </a:graphic>
          </wp:inline>
        </w:drawing>
      </w:r>
    </w:p>
    <w:p w14:paraId="7F81C7B1" w14:textId="77777777" w:rsidR="006B304D" w:rsidRDefault="00000000">
      <w:pPr>
        <w:pStyle w:val="ImageCaption"/>
      </w:pPr>
      <w:commentRangeStart w:id="871"/>
      <w:r>
        <w: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commentRangeEnd w:id="871"/>
      <w:r w:rsidR="000E7342">
        <w:rPr>
          <w:rStyle w:val="CommentReference"/>
          <w:sz w:val="22"/>
          <w:szCs w:val="22"/>
        </w:rPr>
        <w:commentReference w:id="871"/>
      </w:r>
    </w:p>
    <w:p w14:paraId="30D6CD29" w14:textId="728CD9F8" w:rsidR="006B304D" w:rsidDel="00435294" w:rsidRDefault="00000000">
      <w:pPr>
        <w:pStyle w:val="BodyText"/>
        <w:rPr>
          <w:del w:id="872" w:author="Aarik Gulaya [2]" w:date="2026-04-27T15:21:00Z" w16du:dateUtc="2026-04-27T22:21:00Z"/>
        </w:rPr>
      </w:pPr>
      <w:del w:id="873" w:author="Aarik Gulaya [2]" w:date="2026-04-27T15:21:00Z" w16du:dateUtc="2026-04-27T22:21:00Z">
        <w:r w:rsidDel="00435294">
          <w:rPr>
            <w:i/>
            <w:iCs/>
          </w:rPr>
          <w:delTex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delText>
        </w:r>
      </w:del>
    </w:p>
    <w:p w14:paraId="3B895B1D" w14:textId="77777777" w:rsidR="006B304D" w:rsidRDefault="00000000">
      <w:pPr>
        <w:pStyle w:val="BodyText"/>
      </w:pPr>
      <w:r>
        <w:rPr>
          <w:b/>
          <w:bCs/>
        </w:rPr>
        <w:t>Hypothesis tested in this section</w:t>
      </w:r>
      <w:r>
        <w:t xml:space="preserve"> (H3 from </w:t>
      </w:r>
      <w:hyperlink w:anchor="sec-1-2">
        <w:r w:rsidR="006B304D">
          <w:rPr>
            <w:rStyle w:val="Hyperlink"/>
          </w:rPr>
          <w:t>§1.2</w:t>
        </w:r>
      </w:hyperlink>
      <w:r>
        <w:t>): The benefit comes from the content of the correct specification for the correct person, not from the mere presence of a structured prompt. A random other person’s specification, applied in its place, does not reproduce the effect.</w:t>
      </w:r>
    </w:p>
    <w:p w14:paraId="1F792A60" w14:textId="77777777" w:rsidR="006B304D" w:rsidRDefault="00000000">
      <w:r>
        <w:pict w14:anchorId="13676355">
          <v:rect id="_x0000_i1380" style="width:0;height:1.5pt" o:hralign="center" o:hrstd="t" o:hr="t"/>
        </w:pict>
      </w:r>
    </w:p>
    <w:p w14:paraId="065B5941" w14:textId="77777777" w:rsidR="006B304D" w:rsidRDefault="00000000">
      <w:pPr>
        <w:pStyle w:val="FirstParagraph"/>
      </w:pPr>
      <w:r>
        <w:rPr>
          <w:b/>
          <w:bCs/>
        </w:rPr>
        <w:t>If structure alone were driving the effect, a mismatched specification would produce roughly the same improvement as a matched one. The data rejects this directly.</w:t>
      </w:r>
    </w:p>
    <w:p w14:paraId="797BC4D0" w14:textId="77777777" w:rsidR="006B304D" w:rsidRDefault="00000000">
      <w:pPr>
        <w:pStyle w:val="BodyText"/>
      </w:pPr>
      <w:r>
        <w:t>On the 13 global subjects with complete 5-judge primary coverage, three conditions test whether content matters:</w:t>
      </w:r>
    </w:p>
    <w:tbl>
      <w:tblPr>
        <w:tblStyle w:val="Table"/>
        <w:tblW w:w="5000" w:type="pct"/>
        <w:tblLayout w:type="fixed"/>
        <w:tblLook w:val="0020" w:firstRow="1" w:lastRow="0" w:firstColumn="0" w:lastColumn="0" w:noHBand="0" w:noVBand="0"/>
      </w:tblPr>
      <w:tblGrid>
        <w:gridCol w:w="2873"/>
        <w:gridCol w:w="3830"/>
        <w:gridCol w:w="2873"/>
      </w:tblGrid>
      <w:tr w:rsidR="006B304D" w14:paraId="0F0C6519"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376" w:type="dxa"/>
          </w:tcPr>
          <w:p w14:paraId="1C3A543A" w14:textId="77777777" w:rsidR="006B304D" w:rsidRDefault="00000000">
            <w:pPr>
              <w:pStyle w:val="Compact"/>
            </w:pPr>
            <w:r>
              <w:t>Condition</w:t>
            </w:r>
          </w:p>
        </w:tc>
        <w:tc>
          <w:tcPr>
            <w:tcW w:w="3168" w:type="dxa"/>
          </w:tcPr>
          <w:p w14:paraId="04BE07DF" w14:textId="77777777" w:rsidR="006B304D" w:rsidRDefault="00000000">
            <w:pPr>
              <w:pStyle w:val="Compact"/>
              <w:jc w:val="right"/>
            </w:pPr>
            <w:r>
              <w:t>Mean Δ vs. C5 (5-judge primary, 13 globals)</w:t>
            </w:r>
          </w:p>
        </w:tc>
        <w:tc>
          <w:tcPr>
            <w:tcW w:w="2376" w:type="dxa"/>
          </w:tcPr>
          <w:p w14:paraId="09409E7A" w14:textId="77777777" w:rsidR="006B304D" w:rsidRDefault="00000000">
            <w:pPr>
              <w:pStyle w:val="Compact"/>
            </w:pPr>
            <w:r>
              <w:t>Reading</w:t>
            </w:r>
          </w:p>
        </w:tc>
      </w:tr>
      <w:tr w:rsidR="006B304D" w14:paraId="47EE3E7B" w14:textId="77777777">
        <w:tc>
          <w:tcPr>
            <w:tcW w:w="2376" w:type="dxa"/>
          </w:tcPr>
          <w:p w14:paraId="698F1B17" w14:textId="77777777" w:rsidR="006B304D" w:rsidRDefault="00000000">
            <w:pPr>
              <w:pStyle w:val="Compact"/>
            </w:pPr>
            <w:r>
              <w:t>C2a (correct spec)</w:t>
            </w:r>
          </w:p>
        </w:tc>
        <w:tc>
          <w:tcPr>
            <w:tcW w:w="3168" w:type="dxa"/>
          </w:tcPr>
          <w:p w14:paraId="320F253C" w14:textId="77777777" w:rsidR="006B304D" w:rsidRDefault="00000000">
            <w:pPr>
              <w:pStyle w:val="Compact"/>
              <w:jc w:val="right"/>
            </w:pPr>
            <w:r>
              <w:rPr>
                <w:b/>
                <w:bCs/>
              </w:rPr>
              <w:t>+0.35</w:t>
            </w:r>
          </w:p>
        </w:tc>
        <w:tc>
          <w:tcPr>
            <w:tcW w:w="2376" w:type="dxa"/>
          </w:tcPr>
          <w:p w14:paraId="0A144D83" w14:textId="77777777" w:rsidR="006B304D" w:rsidRDefault="00000000">
            <w:pPr>
              <w:pStyle w:val="Compact"/>
            </w:pPr>
            <w:r>
              <w:t>matched content improves prediction</w:t>
            </w:r>
          </w:p>
        </w:tc>
      </w:tr>
      <w:tr w:rsidR="006B304D" w14:paraId="3B3BE4D4" w14:textId="77777777">
        <w:tc>
          <w:tcPr>
            <w:tcW w:w="2376" w:type="dxa"/>
          </w:tcPr>
          <w:p w14:paraId="19DFCEC0" w14:textId="77777777" w:rsidR="006B304D" w:rsidRDefault="00000000">
            <w:pPr>
              <w:pStyle w:val="Compact"/>
            </w:pPr>
            <w:r>
              <w:t xml:space="preserve">C2c v2 (random </w:t>
            </w:r>
            <w:r>
              <w:lastRenderedPageBreak/>
              <w:t>derangement, seed-fixed)</w:t>
            </w:r>
          </w:p>
        </w:tc>
        <w:tc>
          <w:tcPr>
            <w:tcW w:w="3168" w:type="dxa"/>
          </w:tcPr>
          <w:p w14:paraId="3A0B5BF7" w14:textId="77777777" w:rsidR="006B304D" w:rsidRDefault="00000000">
            <w:pPr>
              <w:pStyle w:val="Compact"/>
              <w:jc w:val="right"/>
            </w:pPr>
            <w:r>
              <w:rPr>
                <w:b/>
                <w:bCs/>
              </w:rPr>
              <w:lastRenderedPageBreak/>
              <w:t>+0.15</w:t>
            </w:r>
          </w:p>
        </w:tc>
        <w:tc>
          <w:tcPr>
            <w:tcW w:w="2376" w:type="dxa"/>
          </w:tcPr>
          <w:p w14:paraId="60D3DFC1" w14:textId="77777777" w:rsidR="006B304D" w:rsidRDefault="00000000">
            <w:pPr>
              <w:pStyle w:val="Compact"/>
            </w:pPr>
            <w:r>
              <w:t xml:space="preserve">partial improvement; </w:t>
            </w:r>
            <w:r>
              <w:lastRenderedPageBreak/>
              <w:t>dominated by floor effects on low-baseline subjects</w:t>
            </w:r>
          </w:p>
        </w:tc>
      </w:tr>
      <w:tr w:rsidR="006B304D" w14:paraId="24367F2B" w14:textId="77777777">
        <w:tc>
          <w:tcPr>
            <w:tcW w:w="2376" w:type="dxa"/>
          </w:tcPr>
          <w:p w14:paraId="03C65A35" w14:textId="77777777" w:rsidR="006B304D" w:rsidRDefault="00000000">
            <w:pPr>
              <w:pStyle w:val="Compact"/>
            </w:pPr>
            <w:r>
              <w:lastRenderedPageBreak/>
              <w:t>C2c v1 (fixed derangement, cultural/temporal distance maximized)</w:t>
            </w:r>
          </w:p>
        </w:tc>
        <w:tc>
          <w:tcPr>
            <w:tcW w:w="3168" w:type="dxa"/>
          </w:tcPr>
          <w:p w14:paraId="6B7F57C7" w14:textId="77777777" w:rsidR="006B304D" w:rsidRDefault="00000000">
            <w:pPr>
              <w:pStyle w:val="Compact"/>
              <w:jc w:val="right"/>
            </w:pPr>
            <w:r>
              <w:rPr>
                <w:b/>
                <w:bCs/>
              </w:rPr>
              <w:t>−0.25</w:t>
            </w:r>
          </w:p>
        </w:tc>
        <w:tc>
          <w:tcPr>
            <w:tcW w:w="2376" w:type="dxa"/>
          </w:tcPr>
          <w:p w14:paraId="0F5753CC" w14:textId="77777777" w:rsidR="006B304D" w:rsidRDefault="00000000">
            <w:pPr>
              <w:pStyle w:val="Compact"/>
            </w:pPr>
            <w:r>
              <w:t>adversarial mismatch degrades prediction below the no-context baseline</w:t>
            </w:r>
          </w:p>
        </w:tc>
      </w:tr>
    </w:tbl>
    <w:p w14:paraId="59B96817" w14:textId="77777777" w:rsidR="006B304D" w:rsidRDefault="00000000">
      <w:pPr>
        <w:pStyle w:val="BodyText"/>
      </w:pPr>
      <w:r>
        <w:t xml:space="preserve">The two wrong-spec variants differ by construction. </w:t>
      </w:r>
      <w:r>
        <w:rPr>
          <w:b/>
          <w:bCs/>
        </w:rPr>
        <w:t>v1 (fixed derangement)</w:t>
      </w:r>
      <w:r>
        <w:t xml:space="preserve"> is a hardcoded pairing in </w:t>
      </w:r>
      <w:commentRangeStart w:id="874"/>
      <w:r>
        <w:rPr>
          <w:rStyle w:val="VerbatimChar"/>
        </w:rPr>
        <w:t>scripts/run_global_rerun.py</w:t>
      </w:r>
      <w:r>
        <w:t xml:space="preserve"> </w:t>
      </w:r>
      <w:commentRangeEnd w:id="874"/>
      <w:r w:rsidR="000E7342">
        <w:rPr>
          <w:rStyle w:val="CommentReference"/>
          <w:sz w:val="22"/>
          <w:szCs w:val="22"/>
        </w:rPr>
        <w:commentReference w:id="874"/>
      </w:r>
      <w:r>
        <w:t xml:space="preserve">designed so each subject receives the specification of a culturally- and temporally-distant other </w:t>
      </w:r>
      <w:r>
        <w:rPr>
          <w:rStyle w:val="FootnoteReference"/>
        </w:rPr>
        <w:footnoteReference w:id="12"/>
      </w:r>
      <w:r>
        <w:t xml:space="preserve">. </w:t>
      </w:r>
      <w:r>
        <w:rPr>
          <w:b/>
          <w:bCs/>
        </w:rPr>
        <w:t>v2 (random derangement)</w:t>
      </w:r>
      <w:r>
        <w:t xml:space="preserve"> 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14:paraId="38DB2188" w14:textId="77777777" w:rsidR="006B304D" w:rsidRDefault="00000000">
      <w:pPr>
        <w:pStyle w:val="BodyText"/>
      </w:pPr>
      <w:r>
        <w:t xml:space="preserve">The gap between the correct-spec (C2a) condition at +0.35 and the fixed-derangement (C2c v1) condition at −0.25 is </w:t>
      </w:r>
      <w:r>
        <w:rPr>
          <w:b/>
          <w:bCs/>
        </w:rPr>
        <w:t>0.60 points on the 1-5 rubric</w:t>
      </w:r>
      <w:r>
        <w:t xml:space="preserve">, more than half a full rubric-anchor category. That gap is the content effect, measured at the population mean; per-question swings are larger in both directions </w:t>
      </w:r>
      <w:r>
        <w:rPr>
          <w:rStyle w:val="FootnoteReference"/>
        </w:rPr>
        <w:footnoteReference w:id="13"/>
      </w:r>
      <w:r>
        <w:t>.</w:t>
      </w:r>
    </w:p>
    <w:p w14:paraId="49A23CD1" w14:textId="77777777" w:rsidR="006B304D" w:rsidRDefault="00000000">
      <w:pPr>
        <w:pStyle w:val="BodyText"/>
      </w:pPr>
      <w:r>
        <w:rPr>
          <w:b/>
          <w:bCs/>
        </w:rPr>
        <w:t>Per-subject wrong-spec deltas.</w:t>
      </w:r>
      <w:r>
        <w:t xml:space="preserve"> The aggregate Δs above are not uniform across subjects. Five of thirteen subjects show small positive deltas under the adversarial v1 pairing (Bernal Diaz, Ebers, Fukuzawa, Sunity Devee, Yung Wing); the remaining eight show negative deltas that drag the aggregate to −0.25. Under the random v2 pairing, four subjects show negative deltas (Cellini, Equiano, Rousseau, Seacole); the remaining nine span small to moderate positive deltas. </w:t>
      </w:r>
      <w:commentRangeStart w:id="875"/>
      <w:r>
        <w:t xml:space="preserve">The per-subject heterogeneity is consistent with the mechanism reading: </w:t>
      </w:r>
      <w:commentRangeEnd w:id="875"/>
      <w:r w:rsidR="000E7342">
        <w:rPr>
          <w:rStyle w:val="CommentReference"/>
          <w:sz w:val="22"/>
          <w:szCs w:val="22"/>
        </w:rPr>
        <w:commentReference w:id="875"/>
      </w:r>
      <w:r>
        <w:t>adversarial pairing hurts most subjects and helps a few where coincidental content overlap matches the target subject’s pattern; random pairing flips the proportion because cultural-temporal distance is, on average, smaller.</w:t>
      </w:r>
    </w:p>
    <w:tbl>
      <w:tblPr>
        <w:tblStyle w:val="Table"/>
        <w:tblW w:w="0" w:type="auto"/>
        <w:tblLook w:val="0020" w:firstRow="1" w:lastRow="0" w:firstColumn="0" w:lastColumn="0" w:noHBand="0" w:noVBand="0"/>
      </w:tblPr>
      <w:tblGrid>
        <w:gridCol w:w="1408"/>
        <w:gridCol w:w="2319"/>
        <w:gridCol w:w="2026"/>
      </w:tblGrid>
      <w:tr w:rsidR="006B304D" w14:paraId="261EA462"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7003F2AB" w14:textId="77777777" w:rsidR="006B304D" w:rsidRDefault="00000000">
            <w:pPr>
              <w:pStyle w:val="Compact"/>
            </w:pPr>
            <w:r>
              <w:t>Subject</w:t>
            </w:r>
          </w:p>
        </w:tc>
        <w:tc>
          <w:tcPr>
            <w:tcW w:w="0" w:type="auto"/>
          </w:tcPr>
          <w:p w14:paraId="628174AB" w14:textId="77777777" w:rsidR="006B304D" w:rsidRDefault="00000000">
            <w:pPr>
              <w:pStyle w:val="Compact"/>
              <w:jc w:val="right"/>
            </w:pPr>
            <w:r>
              <w:t>Δ_C2c_v1 (adversarial)</w:t>
            </w:r>
          </w:p>
        </w:tc>
        <w:tc>
          <w:tcPr>
            <w:tcW w:w="0" w:type="auto"/>
          </w:tcPr>
          <w:p w14:paraId="1B65A95A" w14:textId="77777777" w:rsidR="006B304D" w:rsidRDefault="00000000">
            <w:pPr>
              <w:pStyle w:val="Compact"/>
              <w:jc w:val="right"/>
            </w:pPr>
            <w:r>
              <w:t>Δ_C2c_v2 (random)</w:t>
            </w:r>
          </w:p>
        </w:tc>
      </w:tr>
      <w:tr w:rsidR="006B304D" w14:paraId="2A5B9F24" w14:textId="77777777">
        <w:tc>
          <w:tcPr>
            <w:tcW w:w="0" w:type="auto"/>
          </w:tcPr>
          <w:p w14:paraId="00951068" w14:textId="77777777" w:rsidR="006B304D" w:rsidRDefault="00000000">
            <w:pPr>
              <w:pStyle w:val="Compact"/>
            </w:pPr>
            <w:r>
              <w:t>Augustine</w:t>
            </w:r>
          </w:p>
        </w:tc>
        <w:tc>
          <w:tcPr>
            <w:tcW w:w="0" w:type="auto"/>
          </w:tcPr>
          <w:p w14:paraId="71A32039" w14:textId="77777777" w:rsidR="006B304D" w:rsidRDefault="00000000">
            <w:pPr>
              <w:pStyle w:val="Compact"/>
              <w:jc w:val="right"/>
            </w:pPr>
            <w:r>
              <w:t>−0.47</w:t>
            </w:r>
          </w:p>
        </w:tc>
        <w:tc>
          <w:tcPr>
            <w:tcW w:w="0" w:type="auto"/>
          </w:tcPr>
          <w:p w14:paraId="1A181EA0" w14:textId="77777777" w:rsidR="006B304D" w:rsidRDefault="00000000">
            <w:pPr>
              <w:pStyle w:val="Compact"/>
              <w:jc w:val="right"/>
            </w:pPr>
            <w:r>
              <w:t>+0.13</w:t>
            </w:r>
          </w:p>
        </w:tc>
      </w:tr>
      <w:tr w:rsidR="006B304D" w14:paraId="3A7C5440" w14:textId="77777777">
        <w:tc>
          <w:tcPr>
            <w:tcW w:w="0" w:type="auto"/>
          </w:tcPr>
          <w:p w14:paraId="17F4F8B4" w14:textId="77777777" w:rsidR="006B304D" w:rsidRDefault="00000000">
            <w:pPr>
              <w:pStyle w:val="Compact"/>
            </w:pPr>
            <w:r>
              <w:t>Babur</w:t>
            </w:r>
          </w:p>
        </w:tc>
        <w:tc>
          <w:tcPr>
            <w:tcW w:w="0" w:type="auto"/>
          </w:tcPr>
          <w:p w14:paraId="2BF5D5F4" w14:textId="77777777" w:rsidR="006B304D" w:rsidRDefault="00000000">
            <w:pPr>
              <w:pStyle w:val="Compact"/>
              <w:jc w:val="right"/>
            </w:pPr>
            <w:r>
              <w:t>−0.59</w:t>
            </w:r>
          </w:p>
        </w:tc>
        <w:tc>
          <w:tcPr>
            <w:tcW w:w="0" w:type="auto"/>
          </w:tcPr>
          <w:p w14:paraId="111DACD6" w14:textId="77777777" w:rsidR="006B304D" w:rsidRDefault="00000000">
            <w:pPr>
              <w:pStyle w:val="Compact"/>
              <w:jc w:val="right"/>
            </w:pPr>
            <w:r>
              <w:t>+0.76</w:t>
            </w:r>
          </w:p>
        </w:tc>
      </w:tr>
      <w:tr w:rsidR="006B304D" w14:paraId="7498C523" w14:textId="77777777">
        <w:tc>
          <w:tcPr>
            <w:tcW w:w="0" w:type="auto"/>
          </w:tcPr>
          <w:p w14:paraId="4EB8F22B" w14:textId="77777777" w:rsidR="006B304D" w:rsidRDefault="00000000">
            <w:pPr>
              <w:pStyle w:val="Compact"/>
            </w:pPr>
            <w:r>
              <w:t>Bernal Diaz</w:t>
            </w:r>
          </w:p>
        </w:tc>
        <w:tc>
          <w:tcPr>
            <w:tcW w:w="0" w:type="auto"/>
          </w:tcPr>
          <w:p w14:paraId="282F2A13" w14:textId="77777777" w:rsidR="006B304D" w:rsidRDefault="00000000">
            <w:pPr>
              <w:pStyle w:val="Compact"/>
              <w:jc w:val="right"/>
            </w:pPr>
            <w:r>
              <w:rPr>
                <w:b/>
                <w:bCs/>
              </w:rPr>
              <w:t>+0.09</w:t>
            </w:r>
          </w:p>
        </w:tc>
        <w:tc>
          <w:tcPr>
            <w:tcW w:w="0" w:type="auto"/>
          </w:tcPr>
          <w:p w14:paraId="346DD533" w14:textId="77777777" w:rsidR="006B304D" w:rsidRDefault="00000000">
            <w:pPr>
              <w:pStyle w:val="Compact"/>
              <w:jc w:val="right"/>
            </w:pPr>
            <w:r>
              <w:t>+0.69</w:t>
            </w:r>
          </w:p>
        </w:tc>
      </w:tr>
      <w:tr w:rsidR="006B304D" w14:paraId="2DDB0971" w14:textId="77777777">
        <w:tc>
          <w:tcPr>
            <w:tcW w:w="0" w:type="auto"/>
          </w:tcPr>
          <w:p w14:paraId="23CFD816" w14:textId="77777777" w:rsidR="006B304D" w:rsidRDefault="00000000">
            <w:pPr>
              <w:pStyle w:val="Compact"/>
            </w:pPr>
            <w:r>
              <w:t>Cellini</w:t>
            </w:r>
          </w:p>
        </w:tc>
        <w:tc>
          <w:tcPr>
            <w:tcW w:w="0" w:type="auto"/>
          </w:tcPr>
          <w:p w14:paraId="77A18DF1" w14:textId="77777777" w:rsidR="006B304D" w:rsidRDefault="00000000">
            <w:pPr>
              <w:pStyle w:val="Compact"/>
              <w:jc w:val="right"/>
            </w:pPr>
            <w:r>
              <w:t>−0.56</w:t>
            </w:r>
          </w:p>
        </w:tc>
        <w:tc>
          <w:tcPr>
            <w:tcW w:w="0" w:type="auto"/>
          </w:tcPr>
          <w:p w14:paraId="0BCF6179" w14:textId="77777777" w:rsidR="006B304D" w:rsidRDefault="00000000">
            <w:pPr>
              <w:pStyle w:val="Compact"/>
              <w:jc w:val="right"/>
            </w:pPr>
            <w:r>
              <w:t>−0.87</w:t>
            </w:r>
          </w:p>
        </w:tc>
      </w:tr>
      <w:tr w:rsidR="006B304D" w14:paraId="0694100B" w14:textId="77777777">
        <w:tc>
          <w:tcPr>
            <w:tcW w:w="0" w:type="auto"/>
          </w:tcPr>
          <w:p w14:paraId="47060D84" w14:textId="77777777" w:rsidR="006B304D" w:rsidRDefault="00000000">
            <w:pPr>
              <w:pStyle w:val="Compact"/>
            </w:pPr>
            <w:r>
              <w:t>Ebers</w:t>
            </w:r>
          </w:p>
        </w:tc>
        <w:tc>
          <w:tcPr>
            <w:tcW w:w="0" w:type="auto"/>
          </w:tcPr>
          <w:p w14:paraId="4E415625" w14:textId="77777777" w:rsidR="006B304D" w:rsidRDefault="00000000">
            <w:pPr>
              <w:pStyle w:val="Compact"/>
              <w:jc w:val="right"/>
            </w:pPr>
            <w:r>
              <w:rPr>
                <w:b/>
                <w:bCs/>
              </w:rPr>
              <w:t>+0.30</w:t>
            </w:r>
          </w:p>
        </w:tc>
        <w:tc>
          <w:tcPr>
            <w:tcW w:w="0" w:type="auto"/>
          </w:tcPr>
          <w:p w14:paraId="3B92B770" w14:textId="77777777" w:rsidR="006B304D" w:rsidRDefault="00000000">
            <w:pPr>
              <w:pStyle w:val="Compact"/>
              <w:jc w:val="right"/>
            </w:pPr>
            <w:r>
              <w:t>+0.79</w:t>
            </w:r>
          </w:p>
        </w:tc>
      </w:tr>
      <w:tr w:rsidR="006B304D" w14:paraId="0A6D2C71" w14:textId="77777777">
        <w:tc>
          <w:tcPr>
            <w:tcW w:w="0" w:type="auto"/>
          </w:tcPr>
          <w:p w14:paraId="79382CFE" w14:textId="77777777" w:rsidR="006B304D" w:rsidRDefault="00000000">
            <w:pPr>
              <w:pStyle w:val="Compact"/>
            </w:pPr>
            <w:r>
              <w:t>Equiano</w:t>
            </w:r>
          </w:p>
        </w:tc>
        <w:tc>
          <w:tcPr>
            <w:tcW w:w="0" w:type="auto"/>
          </w:tcPr>
          <w:p w14:paraId="7B22F28C" w14:textId="77777777" w:rsidR="006B304D" w:rsidRDefault="00000000">
            <w:pPr>
              <w:pStyle w:val="Compact"/>
              <w:jc w:val="right"/>
            </w:pPr>
            <w:r>
              <w:t>−0.79</w:t>
            </w:r>
          </w:p>
        </w:tc>
        <w:tc>
          <w:tcPr>
            <w:tcW w:w="0" w:type="auto"/>
          </w:tcPr>
          <w:p w14:paraId="06BFE2D1" w14:textId="77777777" w:rsidR="006B304D" w:rsidRDefault="00000000">
            <w:pPr>
              <w:pStyle w:val="Compact"/>
              <w:jc w:val="right"/>
            </w:pPr>
            <w:r>
              <w:t>−1.00</w:t>
            </w:r>
          </w:p>
        </w:tc>
      </w:tr>
      <w:tr w:rsidR="006B304D" w14:paraId="54BFC524" w14:textId="77777777">
        <w:tc>
          <w:tcPr>
            <w:tcW w:w="0" w:type="auto"/>
          </w:tcPr>
          <w:p w14:paraId="194EAD97" w14:textId="77777777" w:rsidR="006B304D" w:rsidRDefault="00000000">
            <w:pPr>
              <w:pStyle w:val="Compact"/>
            </w:pPr>
            <w:r>
              <w:t>Fukuzawa</w:t>
            </w:r>
          </w:p>
        </w:tc>
        <w:tc>
          <w:tcPr>
            <w:tcW w:w="0" w:type="auto"/>
          </w:tcPr>
          <w:p w14:paraId="7A6638B8" w14:textId="77777777" w:rsidR="006B304D" w:rsidRDefault="00000000">
            <w:pPr>
              <w:pStyle w:val="Compact"/>
              <w:jc w:val="right"/>
            </w:pPr>
            <w:r>
              <w:rPr>
                <w:b/>
                <w:bCs/>
              </w:rPr>
              <w:t>+0.26</w:t>
            </w:r>
          </w:p>
        </w:tc>
        <w:tc>
          <w:tcPr>
            <w:tcW w:w="0" w:type="auto"/>
          </w:tcPr>
          <w:p w14:paraId="3E9AD3E5" w14:textId="77777777" w:rsidR="006B304D" w:rsidRDefault="00000000">
            <w:pPr>
              <w:pStyle w:val="Compact"/>
              <w:jc w:val="right"/>
            </w:pPr>
            <w:r>
              <w:t>+0.86</w:t>
            </w:r>
          </w:p>
        </w:tc>
      </w:tr>
      <w:tr w:rsidR="006B304D" w14:paraId="0F5F4BC4" w14:textId="77777777">
        <w:tc>
          <w:tcPr>
            <w:tcW w:w="0" w:type="auto"/>
          </w:tcPr>
          <w:p w14:paraId="5BFAE4D2" w14:textId="77777777" w:rsidR="006B304D" w:rsidRDefault="00000000">
            <w:pPr>
              <w:pStyle w:val="Compact"/>
            </w:pPr>
            <w:r>
              <w:t>Keckley</w:t>
            </w:r>
          </w:p>
        </w:tc>
        <w:tc>
          <w:tcPr>
            <w:tcW w:w="0" w:type="auto"/>
          </w:tcPr>
          <w:p w14:paraId="432937F6" w14:textId="77777777" w:rsidR="006B304D" w:rsidRDefault="00000000">
            <w:pPr>
              <w:pStyle w:val="Compact"/>
              <w:jc w:val="right"/>
            </w:pPr>
            <w:r>
              <w:t>−0.49</w:t>
            </w:r>
          </w:p>
        </w:tc>
        <w:tc>
          <w:tcPr>
            <w:tcW w:w="0" w:type="auto"/>
          </w:tcPr>
          <w:p w14:paraId="1F54B2E2" w14:textId="77777777" w:rsidR="006B304D" w:rsidRDefault="00000000">
            <w:pPr>
              <w:pStyle w:val="Compact"/>
              <w:jc w:val="right"/>
            </w:pPr>
            <w:r>
              <w:t>+0.14</w:t>
            </w:r>
          </w:p>
        </w:tc>
      </w:tr>
      <w:tr w:rsidR="006B304D" w14:paraId="3242363B" w14:textId="77777777">
        <w:tc>
          <w:tcPr>
            <w:tcW w:w="0" w:type="auto"/>
          </w:tcPr>
          <w:p w14:paraId="55EA5281" w14:textId="77777777" w:rsidR="006B304D" w:rsidRDefault="00000000">
            <w:pPr>
              <w:pStyle w:val="Compact"/>
            </w:pPr>
            <w:r>
              <w:t>Rousseau</w:t>
            </w:r>
          </w:p>
        </w:tc>
        <w:tc>
          <w:tcPr>
            <w:tcW w:w="0" w:type="auto"/>
          </w:tcPr>
          <w:p w14:paraId="196BF076" w14:textId="77777777" w:rsidR="006B304D" w:rsidRDefault="00000000">
            <w:pPr>
              <w:pStyle w:val="Compact"/>
              <w:jc w:val="right"/>
            </w:pPr>
            <w:r>
              <w:t>−0.52</w:t>
            </w:r>
          </w:p>
        </w:tc>
        <w:tc>
          <w:tcPr>
            <w:tcW w:w="0" w:type="auto"/>
          </w:tcPr>
          <w:p w14:paraId="5CF4B149" w14:textId="77777777" w:rsidR="006B304D" w:rsidRDefault="00000000">
            <w:pPr>
              <w:pStyle w:val="Compact"/>
              <w:jc w:val="right"/>
            </w:pPr>
            <w:r>
              <w:t>−0.37</w:t>
            </w:r>
          </w:p>
        </w:tc>
      </w:tr>
      <w:tr w:rsidR="006B304D" w14:paraId="240A00D6" w14:textId="77777777">
        <w:tc>
          <w:tcPr>
            <w:tcW w:w="0" w:type="auto"/>
          </w:tcPr>
          <w:p w14:paraId="312740D0" w14:textId="77777777" w:rsidR="006B304D" w:rsidRDefault="00000000">
            <w:pPr>
              <w:pStyle w:val="Compact"/>
            </w:pPr>
            <w:r>
              <w:t>Seacole</w:t>
            </w:r>
          </w:p>
        </w:tc>
        <w:tc>
          <w:tcPr>
            <w:tcW w:w="0" w:type="auto"/>
          </w:tcPr>
          <w:p w14:paraId="49EE3B10" w14:textId="77777777" w:rsidR="006B304D" w:rsidRDefault="00000000">
            <w:pPr>
              <w:pStyle w:val="Compact"/>
              <w:jc w:val="right"/>
            </w:pPr>
            <w:r>
              <w:t>−0.34</w:t>
            </w:r>
          </w:p>
        </w:tc>
        <w:tc>
          <w:tcPr>
            <w:tcW w:w="0" w:type="auto"/>
          </w:tcPr>
          <w:p w14:paraId="535CA3F0" w14:textId="77777777" w:rsidR="006B304D" w:rsidRDefault="00000000">
            <w:pPr>
              <w:pStyle w:val="Compact"/>
              <w:jc w:val="right"/>
            </w:pPr>
            <w:r>
              <w:t>−0.10</w:t>
            </w:r>
          </w:p>
        </w:tc>
      </w:tr>
      <w:tr w:rsidR="006B304D" w14:paraId="45CEE9FD" w14:textId="77777777">
        <w:tc>
          <w:tcPr>
            <w:tcW w:w="0" w:type="auto"/>
          </w:tcPr>
          <w:p w14:paraId="2ECED2A2" w14:textId="77777777" w:rsidR="006B304D" w:rsidRDefault="00000000">
            <w:pPr>
              <w:pStyle w:val="Compact"/>
            </w:pPr>
            <w:r>
              <w:t>Sunity Devee</w:t>
            </w:r>
          </w:p>
        </w:tc>
        <w:tc>
          <w:tcPr>
            <w:tcW w:w="0" w:type="auto"/>
          </w:tcPr>
          <w:p w14:paraId="4F734FDE" w14:textId="77777777" w:rsidR="006B304D" w:rsidRDefault="00000000">
            <w:pPr>
              <w:pStyle w:val="Compact"/>
              <w:jc w:val="right"/>
            </w:pPr>
            <w:r>
              <w:rPr>
                <w:b/>
                <w:bCs/>
              </w:rPr>
              <w:t>+0.27</w:t>
            </w:r>
          </w:p>
        </w:tc>
        <w:tc>
          <w:tcPr>
            <w:tcW w:w="0" w:type="auto"/>
          </w:tcPr>
          <w:p w14:paraId="15CBC846" w14:textId="77777777" w:rsidR="006B304D" w:rsidRDefault="00000000">
            <w:pPr>
              <w:pStyle w:val="Compact"/>
              <w:jc w:val="right"/>
            </w:pPr>
            <w:r>
              <w:t>+0.53</w:t>
            </w:r>
          </w:p>
        </w:tc>
      </w:tr>
      <w:tr w:rsidR="006B304D" w14:paraId="0FB88C3D" w14:textId="77777777">
        <w:tc>
          <w:tcPr>
            <w:tcW w:w="0" w:type="auto"/>
          </w:tcPr>
          <w:p w14:paraId="2DF37078" w14:textId="77777777" w:rsidR="006B304D" w:rsidRDefault="00000000">
            <w:pPr>
              <w:pStyle w:val="Compact"/>
            </w:pPr>
            <w:r>
              <w:lastRenderedPageBreak/>
              <w:t>Yung Wing</w:t>
            </w:r>
          </w:p>
        </w:tc>
        <w:tc>
          <w:tcPr>
            <w:tcW w:w="0" w:type="auto"/>
          </w:tcPr>
          <w:p w14:paraId="6F2E7219" w14:textId="77777777" w:rsidR="006B304D" w:rsidRDefault="00000000">
            <w:pPr>
              <w:pStyle w:val="Compact"/>
              <w:jc w:val="right"/>
            </w:pPr>
            <w:r>
              <w:rPr>
                <w:b/>
                <w:bCs/>
              </w:rPr>
              <w:t>+0.32</w:t>
            </w:r>
          </w:p>
        </w:tc>
        <w:tc>
          <w:tcPr>
            <w:tcW w:w="0" w:type="auto"/>
          </w:tcPr>
          <w:p w14:paraId="63DC265C" w14:textId="77777777" w:rsidR="006B304D" w:rsidRDefault="00000000">
            <w:pPr>
              <w:pStyle w:val="Compact"/>
              <w:jc w:val="right"/>
            </w:pPr>
            <w:r>
              <w:t>+0.39</w:t>
            </w:r>
          </w:p>
        </w:tc>
      </w:tr>
      <w:tr w:rsidR="006B304D" w14:paraId="0F89983D" w14:textId="77777777">
        <w:tc>
          <w:tcPr>
            <w:tcW w:w="0" w:type="auto"/>
          </w:tcPr>
          <w:p w14:paraId="35E8BA75" w14:textId="77777777" w:rsidR="006B304D" w:rsidRDefault="00000000">
            <w:pPr>
              <w:pStyle w:val="Compact"/>
            </w:pPr>
            <w:r>
              <w:t>Zitkala-Sa</w:t>
            </w:r>
          </w:p>
        </w:tc>
        <w:tc>
          <w:tcPr>
            <w:tcW w:w="0" w:type="auto"/>
          </w:tcPr>
          <w:p w14:paraId="3C45DA1E" w14:textId="77777777" w:rsidR="006B304D" w:rsidRDefault="00000000">
            <w:pPr>
              <w:pStyle w:val="Compact"/>
              <w:jc w:val="right"/>
            </w:pPr>
            <w:r>
              <w:t>−0.68</w:t>
            </w:r>
          </w:p>
        </w:tc>
        <w:tc>
          <w:tcPr>
            <w:tcW w:w="0" w:type="auto"/>
          </w:tcPr>
          <w:p w14:paraId="5ECD92E7" w14:textId="77777777" w:rsidR="006B304D" w:rsidRDefault="00000000">
            <w:pPr>
              <w:pStyle w:val="Compact"/>
              <w:jc w:val="right"/>
            </w:pPr>
            <w:r>
              <w:t>+0.04</w:t>
            </w:r>
          </w:p>
        </w:tc>
      </w:tr>
      <w:tr w:rsidR="006B304D" w14:paraId="3088AEC8" w14:textId="77777777">
        <w:tc>
          <w:tcPr>
            <w:tcW w:w="0" w:type="auto"/>
          </w:tcPr>
          <w:p w14:paraId="2CA21A5A" w14:textId="77777777" w:rsidR="006B304D" w:rsidRDefault="00000000">
            <w:pPr>
              <w:pStyle w:val="Compact"/>
            </w:pPr>
            <w:r>
              <w:rPr>
                <w:b/>
                <w:bCs/>
              </w:rPr>
              <w:t>Aggregate</w:t>
            </w:r>
          </w:p>
        </w:tc>
        <w:tc>
          <w:tcPr>
            <w:tcW w:w="0" w:type="auto"/>
          </w:tcPr>
          <w:p w14:paraId="61D9BF64" w14:textId="77777777" w:rsidR="006B304D" w:rsidRDefault="00000000">
            <w:pPr>
              <w:pStyle w:val="Compact"/>
              <w:jc w:val="right"/>
            </w:pPr>
            <w:r>
              <w:rPr>
                <w:b/>
                <w:bCs/>
              </w:rPr>
              <w:t>−0.25</w:t>
            </w:r>
          </w:p>
        </w:tc>
        <w:tc>
          <w:tcPr>
            <w:tcW w:w="0" w:type="auto"/>
          </w:tcPr>
          <w:p w14:paraId="79905137" w14:textId="77777777" w:rsidR="006B304D" w:rsidRDefault="00000000">
            <w:pPr>
              <w:pStyle w:val="Compact"/>
              <w:jc w:val="right"/>
            </w:pPr>
            <w:r>
              <w:rPr>
                <w:b/>
                <w:bCs/>
              </w:rPr>
              <w:t>+0.15</w:t>
            </w:r>
          </w:p>
        </w:tc>
      </w:tr>
    </w:tbl>
    <w:p w14:paraId="06A5F59E" w14:textId="77777777" w:rsidR="006B304D" w:rsidRDefault="00000000">
      <w:pPr>
        <w:pStyle w:val="BodyText"/>
      </w:pPr>
      <w:r>
        <w:t xml:space="preserve">5-judge primary panel; per-subject Δ vs. C5 baseline. Bolded v1 deltas are the five subjects where adversarial pairing produces a positive delta. </w:t>
      </w:r>
      <w:commentRangeStart w:id="876"/>
      <w:r>
        <w:t xml:space="preserve">Per-subject scaffold values at </w:t>
      </w:r>
      <w:r>
        <w:rPr>
          <w:rStyle w:val="VerbatimChar"/>
        </w:rPr>
        <w:t>docs/research/v11_emit/4_3_wrong_spec.json</w:t>
      </w:r>
      <w:r>
        <w:t xml:space="preserve"> (claim ids </w:t>
      </w:r>
      <w:r>
        <w:rPr>
          <w:rStyle w:val="VerbatimChar"/>
        </w:rPr>
        <w:t>4_3_&lt;subject&gt;_c2c_v1_delta</w:t>
      </w:r>
      <w:r>
        <w:t xml:space="preserve"> / </w:t>
      </w:r>
      <w:r>
        <w:rPr>
          <w:rStyle w:val="VerbatimChar"/>
        </w:rPr>
        <w:t>4_3_&lt;subject&gt;_c2c_v2_delta</w:t>
      </w:r>
      <w:r>
        <w:t>).</w:t>
      </w:r>
      <w:commentRangeEnd w:id="876"/>
      <w:r w:rsidR="000E7342">
        <w:rPr>
          <w:rStyle w:val="CommentReference"/>
          <w:sz w:val="22"/>
          <w:szCs w:val="22"/>
        </w:rPr>
        <w:commentReference w:id="876"/>
      </w:r>
    </w:p>
    <w:p w14:paraId="27CC6267" w14:textId="77777777" w:rsidR="006B304D" w:rsidRDefault="00000000">
      <w:r>
        <w:pict w14:anchorId="005A7CB7">
          <v:rect id="_x0000_i1381" style="width:0;height:1.5pt" o:hralign="center" o:hrstd="t" o:hr="t"/>
        </w:pict>
      </w:r>
    </w:p>
    <w:p w14:paraId="66E7BF24" w14:textId="77777777" w:rsidR="006B304D" w:rsidRDefault="00000000">
      <w:pPr>
        <w:pStyle w:val="FirstParagraph"/>
      </w:pPr>
      <w:r>
        <w:rPr>
          <w:b/>
          <w:bCs/>
        </w:rPr>
        <w:t>Three mechanism types.</w:t>
      </w:r>
    </w:p>
    <w:p w14:paraId="639CAAFB" w14:textId="77777777" w:rsidR="006B304D" w:rsidRDefault="00000000">
      <w:pPr>
        <w:pStyle w:val="BodyText"/>
      </w:pPr>
      <w:r>
        <w:t>Three distinct mechanisms produce the correct-specification improvement across the study data. Each has a characteristic wrong-specification failure mode, illustrated in the matched examples below.</w:t>
      </w:r>
    </w:p>
    <w:p w14:paraId="0C585666" w14:textId="77777777" w:rsidR="006B304D" w:rsidRDefault="00000000">
      <w:pPr>
        <w:pStyle w:val="Compact"/>
        <w:numPr>
          <w:ilvl w:val="0"/>
          <w:numId w:val="17"/>
        </w:numPr>
      </w:pPr>
      <w:r>
        <w:rPr>
          <w:b/>
          <w:bCs/>
        </w:rPr>
        <w:t>Identity disambiguation.</w:t>
      </w:r>
      <w:r>
        <w:t xml:space="preserve"> When the baseline model cannot determine which person is being asked about, the specification provides enough content (temporal markers, cultural domain, documented life events) to resolve the identity and anchor the reasoning frame. </w:t>
      </w:r>
      <w:r>
        <w:rPr>
          <w:i/>
          <w:iCs/>
        </w:rPr>
        <w:t>Wrong-spec failure mode:</w:t>
      </w:r>
      <w:r>
        <w:t xml:space="preserve"> the model either detects the mismatch explicitly and refuses to predict, or anchors on the wrong person’s pattern and produces a coherent but off-target prediction.</w:t>
      </w:r>
    </w:p>
    <w:p w14:paraId="33F73A28" w14:textId="77777777" w:rsidR="006B304D" w:rsidRDefault="00000000">
      <w:pPr>
        <w:pStyle w:val="Compact"/>
        <w:numPr>
          <w:ilvl w:val="0"/>
          <w:numId w:val="17"/>
        </w:numPr>
      </w:pPr>
      <w:r>
        <w:rPr>
          <w:b/>
          <w:bCs/>
        </w:rPr>
        <w:t>Directional correction.</w:t>
      </w:r>
      <w:r>
        <w:t xml:space="preserve"> When retrieved facts suggest a generic-default prediction that contradicts the subject’s actual pattern, the specification overrides the generic with the subject-specific. </w:t>
      </w:r>
      <w:r>
        <w:rPr>
          <w:i/>
          <w:iCs/>
        </w:rPr>
        <w:t>Wrong-spec failure mode:</w:t>
      </w:r>
      <w:r>
        <w:t xml:space="preserve"> the model applies the wrong person’s pattern; depending on how close that pattern happens to be to the target subject’s, the prediction is either directionally wrong in a new way or coincidentally correct </w:t>
      </w:r>
      <w:r>
        <w:rPr>
          <w:rStyle w:val="FootnoteReference"/>
        </w:rPr>
        <w:footnoteReference w:id="14"/>
      </w:r>
      <w:r>
        <w:t>.</w:t>
      </w:r>
    </w:p>
    <w:p w14:paraId="2E7EE5BA" w14:textId="77777777" w:rsidR="006B304D" w:rsidRDefault="00000000">
      <w:pPr>
        <w:pStyle w:val="Compact"/>
        <w:numPr>
          <w:ilvl w:val="0"/>
          <w:numId w:val="17"/>
        </w:numPr>
      </w:pPr>
      <w:r>
        <w:rPr>
          <w:b/>
          <w:bCs/>
        </w:rPr>
        <w:t>Interpretive inference.</w:t>
      </w:r>
      <w:r>
        <w:t xml:space="preserve"> When retrieved facts do not include direct evidence for the specific question, the specification provides interpretive scaffolding to generalize from established character patterns to the novel situation. </w:t>
      </w:r>
      <w:r>
        <w:rPr>
          <w:i/>
          <w:iCs/>
        </w:rPr>
        <w:t>Wrong-spec failure mode:</w:t>
      </w:r>
      <w:r>
        <w:t xml:space="preserve"> the model detects the mismatch and refuses, or applies wrong-person scaffolding and produces a low-quality prediction.</w:t>
      </w:r>
    </w:p>
    <w:p w14:paraId="553FD833" w14:textId="77777777" w:rsidR="006B304D" w:rsidRDefault="00000000">
      <w:r>
        <w:pict w14:anchorId="2A6F1AE0">
          <v:rect id="_x0000_i1382" style="width:0;height:1.5pt" o:hralign="center" o:hrstd="t" o:hr="t"/>
        </w:pict>
      </w:r>
    </w:p>
    <w:p w14:paraId="0D560F3F" w14:textId="77777777" w:rsidR="006B304D" w:rsidRDefault="00000000">
      <w:pPr>
        <w:pStyle w:val="FirstParagraph"/>
      </w:pPr>
      <w:commentRangeStart w:id="877"/>
      <w:r>
        <w:rPr>
          <w:b/>
          <w:bCs/>
        </w:rPr>
        <w:t>Spec-activation evidence.</w:t>
      </w:r>
      <w:commentRangeEnd w:id="877"/>
      <w:r w:rsidR="000E7342">
        <w:rPr>
          <w:rStyle w:val="CommentReference"/>
          <w:sz w:val="22"/>
          <w:szCs w:val="22"/>
        </w:rPr>
        <w:commentReference w:id="877"/>
      </w:r>
    </w:p>
    <w:p w14:paraId="39939AE3" w14:textId="77777777" w:rsidR="006B304D" w:rsidRDefault="00000000">
      <w:pPr>
        <w:pStyle w:val="BodyText"/>
      </w:pPr>
      <w:commentRangeStart w:id="878"/>
      <w:r>
        <w:t xml:space="preserve">Tag-citation analysis on response text (data at </w:t>
      </w:r>
      <w:r>
        <w:rPr>
          <w:rStyle w:val="VerbatimChar"/>
        </w:rPr>
        <w:t>docs/research/spec_activation_analysis.json</w:t>
      </w:r>
      <w:r>
        <w:t xml:space="preserve">) </w:t>
      </w:r>
      <w:commentRangeEnd w:id="878"/>
      <w:r w:rsidR="000E7342">
        <w:rPr>
          <w:rStyle w:val="CommentReference"/>
          <w:sz w:val="22"/>
          <w:szCs w:val="22"/>
        </w:rPr>
        <w:commentReference w:id="878"/>
      </w:r>
      <w:r>
        <w:t xml:space="preserve">shows the content-activation gap. On correct-spec conditions, </w:t>
      </w:r>
      <w:r>
        <w:rPr>
          <w:b/>
          <w:bCs/>
        </w:rPr>
        <w:t>78.6%</w:t>
      </w:r>
      <w:r>
        <w:t xml:space="preserve"> of responses explicitly cite at least one spec tag (anchor ID, axiom reference, predictive-template label). On wrong-spec conditions, only </w:t>
      </w:r>
      <w:r>
        <w:rPr>
          <w:b/>
          <w:bCs/>
        </w:rPr>
        <w:t>50.0%</w:t>
      </w:r>
      <w:r>
        <w:t xml:space="preserve"> 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p>
    <w:p w14:paraId="6EA9B660" w14:textId="77777777" w:rsidR="006B304D" w:rsidRDefault="00000000">
      <w:r>
        <w:pict w14:anchorId="0366C52B">
          <v:rect id="_x0000_i1383" style="width:0;height:1.5pt" o:hralign="center" o:hrstd="t" o:hr="t"/>
        </w:pict>
      </w:r>
    </w:p>
    <w:p w14:paraId="7FC67EC0" w14:textId="77777777" w:rsidR="006B304D" w:rsidRDefault="00000000">
      <w:pPr>
        <w:pStyle w:val="FirstParagraph"/>
      </w:pPr>
      <w:r>
        <w:rPr>
          <w:b/>
          <w:bCs/>
        </w:rPr>
        <w:t>Response-level evidence: wrong-spec detection.</w:t>
      </w:r>
    </w:p>
    <w:p w14:paraId="7CF991F1" w14:textId="77777777" w:rsidR="006B304D" w:rsidRDefault="00000000">
      <w:pPr>
        <w:pStyle w:val="BodyText"/>
      </w:pPr>
      <w:r>
        <w:lastRenderedPageBreak/>
        <w:t xml:space="preserve">Across 587 wrong-spec responses classified </w:t>
      </w:r>
      <w:r>
        <w:rPr>
          <w:rStyle w:val="FootnoteReference"/>
        </w:rPr>
        <w:footnoteReference w:id="15"/>
      </w:r>
      <w:r>
        <w:t>, the response distribution is bimodal:</w:t>
      </w:r>
    </w:p>
    <w:p w14:paraId="0D60D70B" w14:textId="77777777" w:rsidR="006B304D" w:rsidRDefault="00000000">
      <w:pPr>
        <w:pStyle w:val="Compact"/>
        <w:numPr>
          <w:ilvl w:val="0"/>
          <w:numId w:val="18"/>
        </w:numPr>
      </w:pPr>
      <w:r>
        <w:rPr>
          <w:b/>
          <w:bCs/>
        </w:rPr>
        <w:t>60.6%</w:t>
      </w:r>
      <w:r>
        <w:t xml:space="preserve"> explicitly flagged the content mismatch </w:t>
      </w:r>
      <w:r>
        <w:rPr>
          <w:rStyle w:val="FootnoteReference"/>
        </w:rPr>
        <w:footnoteReference w:id="16"/>
      </w:r>
    </w:p>
    <w:p w14:paraId="57268AA6" w14:textId="77777777" w:rsidR="006B304D" w:rsidRDefault="00000000">
      <w:pPr>
        <w:pStyle w:val="Compact"/>
        <w:numPr>
          <w:ilvl w:val="0"/>
          <w:numId w:val="18"/>
        </w:numPr>
      </w:pPr>
      <w:r>
        <w:rPr>
          <w:b/>
          <w:bCs/>
        </w:rPr>
        <w:t>36.5%</w:t>
      </w:r>
      <w:r>
        <w:t xml:space="preserve"> attempted to apply the mismatched content and produced a low-quality prediction</w:t>
      </w:r>
    </w:p>
    <w:p w14:paraId="7CA1F158" w14:textId="77777777" w:rsidR="006B304D" w:rsidRDefault="00000000">
      <w:pPr>
        <w:pStyle w:val="Compact"/>
        <w:numPr>
          <w:ilvl w:val="0"/>
          <w:numId w:val="18"/>
        </w:numPr>
      </w:pPr>
      <w:r>
        <w:rPr>
          <w:b/>
          <w:bCs/>
        </w:rPr>
        <w:t>2.0%</w:t>
      </w:r>
      <w:r>
        <w:t xml:space="preserve"> hedged implicitly</w:t>
      </w:r>
    </w:p>
    <w:p w14:paraId="6BB4C483" w14:textId="77777777" w:rsidR="006B304D" w:rsidRDefault="00000000">
      <w:pPr>
        <w:pStyle w:val="Compact"/>
        <w:numPr>
          <w:ilvl w:val="0"/>
          <w:numId w:val="18"/>
        </w:numPr>
      </w:pPr>
      <w:r>
        <w:rPr>
          <w:b/>
          <w:bCs/>
        </w:rPr>
        <w:t>0.9%</w:t>
      </w:r>
      <w:r>
        <w:t xml:space="preserve"> were ambiguous</w:t>
      </w:r>
    </w:p>
    <w:p w14:paraId="10E3C60F" w14:textId="77777777" w:rsidR="006B304D" w:rsidRDefault="00000000">
      <w:pPr>
        <w:pStyle w:val="FirstParagraph"/>
      </w:pPr>
      <w:r>
        <w:t>The detection asymmetry in this experiment: battery questions name the target subject (e.g., “How would Ebers characterize…”) but specifications are anonymized (</w:t>
      </w:r>
      <w:hyperlink w:anchor="sec-3-3">
        <w:r w:rsidR="006B304D">
          <w:rPr>
            <w:rStyle w:val="Hyperlink"/>
          </w:rPr>
          <w:t>§3.3</w:t>
        </w:r>
      </w:hyperlink>
      <w:r>
        <w:t>), so “detecting the mismatch” means the model is comparing the named target in the question to the interpretive content of the anonymized specification, and concluding the specification does not describe the named target.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14:paraId="0D31F9A8" w14:textId="77777777" w:rsidR="006B304D" w:rsidRDefault="00000000">
      <w:r>
        <w:pict w14:anchorId="18A6B08E">
          <v:rect id="_x0000_i1384" style="width:0;height:1.5pt" o:hralign="center" o:hrstd="t" o:hr="t"/>
        </w:pict>
      </w:r>
    </w:p>
    <w:p w14:paraId="51434B17" w14:textId="77777777" w:rsidR="006B304D" w:rsidRDefault="00000000">
      <w:pPr>
        <w:pStyle w:val="FirstParagraph"/>
      </w:pPr>
      <w:r>
        <w:rPr>
          <w:b/>
          <w:bCs/>
        </w:rPr>
        <w:t xml:space="preserve">Hedging evidence (from </w:t>
      </w:r>
      <w:hyperlink w:anchor="sec-1-3">
        <w:r w:rsidR="006B304D">
          <w:rPr>
            <w:rStyle w:val="Hyperlink"/>
            <w:b/>
            <w:bCs/>
          </w:rPr>
          <w:t>§1.3</w:t>
        </w:r>
      </w:hyperlink>
      <w:r>
        <w:rPr>
          <w:b/>
          <w:bCs/>
        </w:rPr>
        <w:t>) carries the same implication.</w:t>
      </w:r>
    </w:p>
    <w:p w14:paraId="1DA49FE1" w14:textId="77777777" w:rsidR="006B304D" w:rsidRDefault="00000000">
      <w:pPr>
        <w:pStyle w:val="BodyText"/>
      </w:pPr>
      <w:r>
        <w:t>Under both classifier rules, spec-containing conditions eliminate baseline hedging: narrow-rule 28.8% → 1.4% → 0.0%, broader-rule 41.2% → 7.9% → 0.4%. 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14:paraId="4F962B24" w14:textId="77777777" w:rsidR="006B304D" w:rsidRDefault="00000000">
      <w:r>
        <w:pict w14:anchorId="4DCFF853">
          <v:rect id="_x0000_i1385" style="width:0;height:1.5pt" o:hralign="center" o:hrstd="t" o:hr="t"/>
        </w:pict>
      </w:r>
    </w:p>
    <w:p w14:paraId="4F01EAF4" w14:textId="77777777" w:rsidR="006B304D" w:rsidRDefault="00000000">
      <w:pPr>
        <w:pStyle w:val="FirstParagraph"/>
      </w:pPr>
      <w:r>
        <w:rPr>
          <w:b/>
          <w:bCs/>
        </w:rPr>
        <w:t>Per-question matched comparison.</w:t>
      </w:r>
    </w:p>
    <w:p w14:paraId="179F7B8B" w14:textId="77777777" w:rsidR="006B304D" w:rsidRDefault="00000000">
      <w:pPr>
        <w:pStyle w:val="BodyText"/>
      </w:pPr>
      <w:r>
        <w:t xml:space="preserve">The three </w:t>
      </w:r>
      <w:hyperlink w:anchor="sec-4-1">
        <w:r w:rsidR="006B304D">
          <w:rPr>
            <w:rStyle w:val="Hyperlink"/>
          </w:rPr>
          <w:t>§4.1</w:t>
        </w:r>
      </w:hyperlink>
      <w:r>
        <w:t xml:space="preserve"> examples extend directly into mechanism-by-mechanism wrong-spec contrasts. Same subject, same question, same response model; the only change is the specification content. Correct-spec C4a responses are in </w:t>
      </w:r>
      <w:hyperlink w:anchor="sec-4-1">
        <w:r w:rsidR="006B304D">
          <w:rPr>
            <w:rStyle w:val="Hyperlink"/>
          </w:rPr>
          <w:t>§4.1</w:t>
        </w:r>
      </w:hyperlink>
      <w:r>
        <w:t xml:space="preserve"> for reference.</w:t>
      </w:r>
    </w:p>
    <w:p w14:paraId="5C53425C" w14:textId="77777777" w:rsidR="006B304D" w:rsidRDefault="00000000">
      <w:pPr>
        <w:pStyle w:val="Heading3"/>
      </w:pPr>
      <w:bookmarkStart w:id="879" w:name="X8d9e7c8c95d6c4e680ea3e8965f26e8d1420361"/>
      <w:bookmarkStart w:id="880" w:name="_Toc228182819"/>
      <w:r>
        <w:t>Example A (wrong-spec), Ebers Q7: identity disambiguation fails</w:t>
      </w:r>
      <w:bookmarkEnd w:id="879"/>
      <w:bookmarkEnd w:id="880"/>
    </w:p>
    <w:p w14:paraId="0125AC7A" w14:textId="77777777" w:rsidR="006B304D" w:rsidRDefault="00000000">
      <w:pPr>
        <w:pStyle w:val="BlockText"/>
      </w:pPr>
      <w:r>
        <w:rPr>
          <w:b/>
          <w:bCs/>
        </w:rPr>
        <w:t>Subject + question:</w:t>
      </w:r>
      <w:r>
        <w:t xml:space="preserve"> same as </w:t>
      </w:r>
      <w:hyperlink w:anchor="sec-4-1">
        <w:r w:rsidR="006B304D">
          <w:rPr>
            <w:rStyle w:val="Hyperlink"/>
          </w:rPr>
          <w:t>§4.1</w:t>
        </w:r>
      </w:hyperlink>
      <w:r>
        <w:t xml:space="preserve"> Example A (Ebers, self-sacrifice and educational institutional success). Battery-question target name: Ebers (explicit in the prompt). </w:t>
      </w:r>
      <w:r>
        <w:rPr>
          <w:b/>
          <w:bCs/>
        </w:rPr>
        <w:t>Wrong spec served:</w:t>
      </w:r>
      <w:r>
        <w:t xml:space="preserve"> Equiano’s specification, served anonymized per </w:t>
      </w:r>
      <w:r>
        <w:rPr>
          <w:rStyle w:val="VerbatimChar"/>
        </w:rPr>
        <w:t>run_global_rerun.py</w:t>
      </w:r>
      <w:r>
        <w:t xml:space="preserve"> fixed pairing. The response cites two of Equiano’s anchors; the anchor definitions from Equiano’s specification are:</w:t>
      </w:r>
    </w:p>
    <w:p w14:paraId="1D566AC3" w14:textId="77777777" w:rsidR="006B304D" w:rsidRDefault="00000000">
      <w:pPr>
        <w:pStyle w:val="BlockText"/>
      </w:pPr>
      <w:r>
        <w:rPr>
          <w:b/>
          <w:bCs/>
        </w:rPr>
        <w:t>A4 — SYSTEMIC INDICTMENT:</w:t>
      </w:r>
      <w:r>
        <w:t xml:space="preserve"> </w:t>
      </w:r>
      <w:r>
        <w:rPr>
          <w:i/>
          <w:iCs/>
        </w:rPr>
        <w:t>“avarice — institutionalized greed — is the generative engine of the greatest human cruelties, and that individual kindness within a corrupt system neither redeems the system nor excuses participation in it.”</w:t>
      </w:r>
    </w:p>
    <w:p w14:paraId="174A754A" w14:textId="77777777" w:rsidR="006B304D" w:rsidRDefault="00000000">
      <w:pPr>
        <w:pStyle w:val="BlockText"/>
      </w:pPr>
      <w:r>
        <w:rPr>
          <w:b/>
          <w:bCs/>
        </w:rPr>
        <w:lastRenderedPageBreak/>
        <w:t>A9 — ECONOMIC SELF-DETERMINATION:</w:t>
      </w:r>
      <w:r>
        <w:t xml:space="preserve"> </w:t>
      </w:r>
      <w:r>
        <w:rPr>
          <w:i/>
          <w:iCs/>
        </w:rPr>
        <w:t>“the capacity to earn, trade, and accumulate independently is not merely practical but constitutive of dignity and agency — economic self-determination is the material form that freedom takes.”</w:t>
      </w:r>
    </w:p>
    <w:p w14:paraId="1E824A93" w14:textId="77777777" w:rsidR="006B304D" w:rsidRDefault="00000000">
      <w:pPr>
        <w:pStyle w:val="BlockText"/>
      </w:pPr>
      <w:r>
        <w:rPr>
          <w:b/>
          <w:bCs/>
        </w:rPr>
        <w:t>Wrong-spec response (C2c v1 fixed-derangement condition, 5-judge primary mean 1.60, drop −2.00 vs. the correct-spec C4a condition’s 3.60):</w:t>
      </w:r>
    </w:p>
    <w:p w14:paraId="0773AB75" w14:textId="77777777" w:rsidR="006B304D" w:rsidRDefault="00000000">
      <w:pPr>
        <w:pStyle w:val="BlockText"/>
      </w:pPr>
      <w:r>
        <w:rPr>
          <w:i/>
          <w:iCs/>
        </w:rPr>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7B854C41" w14:textId="77777777" w:rsidR="006B304D" w:rsidRDefault="00000000">
      <w:pPr>
        <w:pStyle w:val="BlockText"/>
      </w:pPr>
      <w:r>
        <w:rPr>
          <w:b/>
          <w:bCs/>
        </w:rPr>
        <w:t>Reading.</w:t>
      </w:r>
      <w:r>
        <w:t xml:space="preserve"> 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w:t>
      </w:r>
      <w:hyperlink w:anchor="sec-4-1">
        <w:r w:rsidR="006B304D">
          <w:rPr>
            <w:rStyle w:val="Hyperlink"/>
          </w:rPr>
          <w:t>§4.1</w:t>
        </w:r>
      </w:hyperlink>
      <w:r>
        <w:t xml:space="preserve"> Example A did not fire because the spec content is not about Ebers. The response falls near the rubric floor because no prediction was made.</w:t>
      </w:r>
    </w:p>
    <w:p w14:paraId="43CB4A45" w14:textId="77777777" w:rsidR="006B304D" w:rsidRDefault="00000000">
      <w:pPr>
        <w:pStyle w:val="Heading3"/>
      </w:pPr>
      <w:bookmarkStart w:id="881" w:name="X33af10a59aa88c81a270a08f7b76d7732ba31a3"/>
      <w:bookmarkStart w:id="882" w:name="_Toc228182820"/>
      <w:r>
        <w:t>Example B (wrong-spec), Bernal Diaz Q16: content convergence across genuinely different frameworks</w:t>
      </w:r>
      <w:bookmarkEnd w:id="881"/>
      <w:bookmarkEnd w:id="882"/>
    </w:p>
    <w:p w14:paraId="68ED0378" w14:textId="77777777" w:rsidR="006B304D" w:rsidRDefault="00000000">
      <w:pPr>
        <w:pStyle w:val="BlockText"/>
      </w:pPr>
      <w:r>
        <w:rPr>
          <w:b/>
          <w:bCs/>
        </w:rPr>
        <w:t>Subject + question:</w:t>
      </w:r>
      <w:r>
        <w:t xml:space="preserve"> same as </w:t>
      </w:r>
      <w:hyperlink w:anchor="sec-4-1">
        <w:r w:rsidR="006B304D">
          <w:rPr>
            <w:rStyle w:val="Hyperlink"/>
          </w:rPr>
          <w:t>§4.1</w:t>
        </w:r>
      </w:hyperlink>
      <w:r>
        <w:t xml:space="preserve"> Example B (Bernal Diaz, Cortes and offered physical assistance). Battery-question target name: Bernal Diaz. </w:t>
      </w:r>
      <w:r>
        <w:rPr>
          <w:b/>
          <w:bCs/>
        </w:rPr>
        <w:t>Wrong spec served:</w:t>
      </w:r>
      <w:r>
        <w:t xml:space="preserve"> Sunity Devee’s specification (fixed pairing). The response cites three of Sunity Devee’s anchors; the anchor definitions from her specification are:</w:t>
      </w:r>
    </w:p>
    <w:p w14:paraId="67AAFA98" w14:textId="77777777" w:rsidR="006B304D" w:rsidRDefault="00000000">
      <w:pPr>
        <w:pStyle w:val="BlockText"/>
      </w:pPr>
      <w:r>
        <w:rPr>
          <w:b/>
          <w:bCs/>
        </w:rPr>
        <w:t>A5 — RELATIONAL IDENTITY:</w:t>
      </w:r>
      <w:r>
        <w:t xml:space="preserve"> </w:t>
      </w:r>
      <w:r>
        <w:rPr>
          <w:i/>
          <w:iCs/>
        </w:rPr>
        <w:t>“identity, worth, and moral standing are constituted through their relationships — to family, spouse, ruler, and God — rather than through individual achievement or autonomous selfhood.”</w:t>
      </w:r>
    </w:p>
    <w:p w14:paraId="255C778E" w14:textId="77777777" w:rsidR="006B304D" w:rsidRDefault="00000000">
      <w:pPr>
        <w:pStyle w:val="BlockText"/>
      </w:pPr>
      <w:r>
        <w:rPr>
          <w:b/>
          <w:bCs/>
        </w:rPr>
        <w:t>A9 — SIMPLICITY AS VIRTUE:</w:t>
      </w:r>
      <w:r>
        <w:t xml:space="preserve"> </w:t>
      </w:r>
      <w:r>
        <w:rPr>
          <w:i/>
          <w:iCs/>
        </w:rPr>
        <w:t>“Simplicity in dress, material goods, personal manner, and child-rearing is a positive moral value — a marker of spiritual seriousness. Elaborateness, display, and material accumulation are read as mild moral signals in the wrong direction.”</w:t>
      </w:r>
    </w:p>
    <w:p w14:paraId="6763505C" w14:textId="77777777" w:rsidR="006B304D" w:rsidRDefault="00000000">
      <w:pPr>
        <w:pStyle w:val="BlockText"/>
      </w:pPr>
      <w:r>
        <w:rPr>
          <w:b/>
          <w:bCs/>
        </w:rPr>
        <w:t>P5 — VIRTUE THROUGH EMBODIED PRACTICE:</w:t>
      </w:r>
      <w:r>
        <w:t xml:space="preserve"> </w:t>
      </w:r>
      <w:r>
        <w:rPr>
          <w:i/>
          <w:iCs/>
        </w:rPr>
        <w:t>“credibility is demonstrated through concrete daily disciplines (bathing, prayer, ritual purity, hospitality, domestic skill) rather than through abstract declaration. Habit is the principle.”</w:t>
      </w:r>
    </w:p>
    <w:p w14:paraId="680EC817" w14:textId="77777777" w:rsidR="006B304D" w:rsidRDefault="00000000">
      <w:pPr>
        <w:pStyle w:val="BlockText"/>
      </w:pPr>
      <w:r>
        <w:rPr>
          <w:b/>
          <w:bCs/>
        </w:rPr>
        <w:t>Wrong-spec response (</w:t>
      </w:r>
      <w:commentRangeStart w:id="883"/>
      <w:r>
        <w:rPr>
          <w:b/>
          <w:bCs/>
        </w:rPr>
        <w:t>C2c v1 fixed-derangement condition, 5-judge primary mean 4.60, drop only −0.20 vs. the correct-spec C4a condition’s 4.80):</w:t>
      </w:r>
      <w:commentRangeEnd w:id="883"/>
      <w:r w:rsidR="000E7342">
        <w:rPr>
          <w:rStyle w:val="CommentReference"/>
          <w:sz w:val="22"/>
          <w:szCs w:val="22"/>
        </w:rPr>
        <w:commentReference w:id="883"/>
      </w:r>
    </w:p>
    <w:p w14:paraId="1A1EFF10" w14:textId="77777777" w:rsidR="006B304D" w:rsidRDefault="00000000">
      <w:pPr>
        <w:pStyle w:val="BlockText"/>
      </w:pPr>
      <w:r>
        <w:rPr>
          <w:i/>
          <w:iCs/>
        </w:rPr>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322BC116" w14:textId="25951361" w:rsidR="006B304D" w:rsidRDefault="00000000">
      <w:pPr>
        <w:pStyle w:val="BlockText"/>
      </w:pPr>
      <w:r>
        <w:rPr>
          <w:b/>
          <w:bCs/>
        </w:rPr>
        <w:t>Reading, not parroting.</w:t>
      </w:r>
      <w:r>
        <w:t xml:space="preserve"> 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w:t>
      </w:r>
      <w:ins w:id="884" w:author="Aarik Gulaya [2]" w:date="2026-04-27T15:28:00Z" w16du:dateUtc="2026-04-27T22:28:00Z">
        <w:r w:rsidR="00A20DFF">
          <w:t xml:space="preserve">. </w:t>
        </w:r>
      </w:ins>
      <w:r>
        <w:t xml:space="preserve">cited here (A5 Relational Identity, A9 Simplicity as Virtue, P5 Virtue through Embodied Practice) are an ascetic-devotional register. Direct anchor-to-anchor comparison across the two specs finds zero </w:t>
      </w:r>
      <w:r>
        <w:lastRenderedPageBreak/>
        <w:t>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14:paraId="539B2C47" w14:textId="77777777" w:rsidR="006B304D" w:rsidRDefault="00000000">
      <w:pPr>
        <w:pStyle w:val="BlockText"/>
      </w:pPr>
      <w:r>
        <w:rPr>
          <w:b/>
          <w:bCs/>
        </w:rPr>
        <w:t>Why the correct spec still outperformed, 4.80 vs. 4.60.</w:t>
      </w:r>
      <w: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Cortes on the steps of the Templo Mayor. Judges reward tonally-aligned rationale. The convergence is real but costs precision.</w:t>
      </w:r>
    </w:p>
    <w:p w14:paraId="02FE7DFB" w14:textId="77777777" w:rsidR="006B304D" w:rsidRDefault="00000000">
      <w:pPr>
        <w:pStyle w:val="BlockText"/>
      </w:pPr>
      <w:commentRangeStart w:id="885"/>
      <w:r>
        <w:rPr>
          <w:b/>
          <w:bCs/>
        </w:rPr>
        <w:t>Why this matters for the aggregate numbers.</w:t>
      </w:r>
      <w:r>
        <w:t xml:space="preserve"> 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commentRangeEnd w:id="885"/>
      <w:r w:rsidR="000E7342">
        <w:rPr>
          <w:rStyle w:val="CommentReference"/>
          <w:sz w:val="22"/>
          <w:szCs w:val="22"/>
        </w:rPr>
        <w:commentReference w:id="885"/>
      </w:r>
    </w:p>
    <w:p w14:paraId="7833C605" w14:textId="77777777" w:rsidR="006B304D" w:rsidRDefault="00000000">
      <w:pPr>
        <w:pStyle w:val="Heading3"/>
      </w:pPr>
      <w:bookmarkStart w:id="886" w:name="Xe13a7cfba761b23a9fb68aad951f34258f129ba"/>
      <w:bookmarkStart w:id="887" w:name="_Toc228182821"/>
      <w:r>
        <w:t>Example C (wrong-spec), Seacole Q2: interpretive inference fails</w:t>
      </w:r>
      <w:bookmarkEnd w:id="886"/>
      <w:bookmarkEnd w:id="887"/>
    </w:p>
    <w:p w14:paraId="7540A4BA" w14:textId="77777777" w:rsidR="006B304D" w:rsidRDefault="00000000">
      <w:pPr>
        <w:pStyle w:val="BlockText"/>
      </w:pPr>
      <w:r>
        <w:rPr>
          <w:b/>
          <w:bCs/>
        </w:rPr>
        <w:t>Subject + question:</w:t>
      </w:r>
      <w:r>
        <w:t xml:space="preserve"> same as </w:t>
      </w:r>
      <w:hyperlink w:anchor="sec-4-1">
        <w:r w:rsidR="006B304D">
          <w:rPr>
            <w:rStyle w:val="Hyperlink"/>
          </w:rPr>
          <w:t>§4.1</w:t>
        </w:r>
      </w:hyperlink>
      <w:r>
        <w:t xml:space="preserve"> Example C (Seacole, delirious patient). Battery-question target name: Mary Seacole. </w:t>
      </w:r>
      <w:r>
        <w:rPr>
          <w:b/>
          <w:bCs/>
        </w:rPr>
        <w:t>Wrong spec served:</w:t>
      </w:r>
      <w:r>
        <w:t xml:space="preserve"> Bernal Diaz’s specification (fixed pairing, anonymized). The response identifies the wrong spec by its interpretive content alone. Bernal Diaz’s actual anchors that the model names in the response are:</w:t>
      </w:r>
    </w:p>
    <w:p w14:paraId="4BFC6E87" w14:textId="77777777" w:rsidR="006B304D" w:rsidRDefault="00000000">
      <w:pPr>
        <w:pStyle w:val="BlockText"/>
      </w:pPr>
      <w:r>
        <w:rPr>
          <w:b/>
          <w:bCs/>
        </w:rPr>
        <w:t>A1 — DIVINE MANDATE:</w:t>
      </w:r>
      <w:r>
        <w:t xml:space="preserve"> </w:t>
      </w:r>
      <w:r>
        <w:rPr>
          <w:i/>
          <w:iCs/>
        </w:rPr>
        <w:t>every outcome is providentially ordained; reasoning is teleological.</w:t>
      </w:r>
    </w:p>
    <w:p w14:paraId="2E290DBB" w14:textId="77777777" w:rsidR="006B304D" w:rsidRDefault="00000000">
      <w:pPr>
        <w:pStyle w:val="BlockText"/>
      </w:pPr>
      <w:r>
        <w:rPr>
          <w:b/>
          <w:bCs/>
        </w:rPr>
        <w:t>A2 — CIVILIZATIONAL HIERARCHY:</w:t>
      </w:r>
      <w:r>
        <w:t xml:space="preserve"> </w:t>
      </w:r>
      <w:r>
        <w:rPr>
          <w:i/>
          <w:iCs/>
        </w:rPr>
        <w:t>Spanish Christian civilization as axiomatic superior lens on encountered peoples.</w:t>
      </w:r>
    </w:p>
    <w:p w14:paraId="78008CDB" w14:textId="77777777" w:rsidR="006B304D" w:rsidRDefault="00000000">
      <w:pPr>
        <w:pStyle w:val="BlockText"/>
      </w:pPr>
      <w:r>
        <w:rPr>
          <w:b/>
          <w:bCs/>
        </w:rPr>
        <w:t>A4 — LOYALTY ARCHITECTURE:</w:t>
      </w:r>
      <w:r>
        <w:t xml:space="preserve"> </w:t>
      </w:r>
      <w:r>
        <w:rPr>
          <w:i/>
          <w:iCs/>
        </w:rPr>
        <w:t>personal loyalty is load-bearing, more binding than formal rank.</w:t>
      </w:r>
    </w:p>
    <w:p w14:paraId="4828AA2A" w14:textId="77777777" w:rsidR="006B304D" w:rsidRDefault="00000000">
      <w:pPr>
        <w:pStyle w:val="BlockText"/>
      </w:pPr>
      <w:r>
        <w:rPr>
          <w:b/>
          <w:bCs/>
        </w:rPr>
        <w:t>A5 — FORWARD COMPULSION:</w:t>
      </w:r>
      <w:r>
        <w:t xml:space="preserve"> </w:t>
      </w:r>
      <w:r>
        <w:rPr>
          <w:i/>
          <w:iCs/>
        </w:rPr>
        <w:t>retreat is moral failure; momentum is irreversible once committed.</w:t>
      </w:r>
    </w:p>
    <w:p w14:paraId="5B14E9CB" w14:textId="77777777" w:rsidR="006B304D" w:rsidRDefault="00000000">
      <w:pPr>
        <w:pStyle w:val="BlockText"/>
      </w:pPr>
      <w:r>
        <w:rPr>
          <w:b/>
          <w:bCs/>
        </w:rPr>
        <w:t>Wrong-spec response (C2c v1 fixed-derangement condition, 5-judge primary mean 1.40, drop −3.60 vs. the correct-spec C4a condition’s 5.00):</w:t>
      </w:r>
    </w:p>
    <w:p w14:paraId="4C59F719" w14:textId="77777777" w:rsidR="006B304D" w:rsidRDefault="00000000">
      <w:pPr>
        <w:pStyle w:val="BlockText"/>
      </w:pPr>
      <w:commentRangeStart w:id="888"/>
      <w:r>
        <w:rPr>
          <w:i/>
          <w:iCs/>
        </w:rPr>
        <w:t xml:space="preserve">“The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w:t>
      </w:r>
      <w:commentRangeEnd w:id="888"/>
      <w:r w:rsidR="000E7342">
        <w:rPr>
          <w:rStyle w:val="CommentReference"/>
          <w:i/>
          <w:iCs/>
          <w:sz w:val="22"/>
          <w:szCs w:val="22"/>
        </w:rPr>
        <w:commentReference w:id="888"/>
      </w:r>
      <w:r>
        <w:rPr>
          <w:i/>
          <w:iCs/>
        </w:rPr>
        <w:t>These are entirely different people from different centuries with different frameworks. … I don’t have documented instances of this. I could speculate based on her memoir’s tone and her known character, but that would be inference, not behavioral specification.”</w:t>
      </w:r>
    </w:p>
    <w:p w14:paraId="32695891" w14:textId="77777777" w:rsidR="006B304D" w:rsidRDefault="00000000">
      <w:pPr>
        <w:pStyle w:val="BlockText"/>
      </w:pPr>
      <w:r>
        <w:rPr>
          <w:b/>
          <w:bCs/>
        </w:rPr>
        <w:t>Reading.</w:t>
      </w:r>
      <w:r>
        <w:t xml:space="preserve"> The model detected the mismatch between the named target in the question (Mary Seacole, a 19th-century Jamaican Creole nurse) and the anonymized content of the served specification (16th-century Spanish conquest anchors). It named the anchors it was seeing, </w:t>
      </w:r>
      <w:r>
        <w:lastRenderedPageBreak/>
        <w:t xml:space="preserve">placed Seacole in a different era and role, and refused to apply the mismatched content. The interpretive-inference mechanism that produced </w:t>
      </w:r>
      <w:hyperlink w:anchor="sec-4-1">
        <w:r w:rsidR="006B304D">
          <w:rPr>
            <w:rStyle w:val="Hyperlink"/>
          </w:rPr>
          <w:t>§4.1</w:t>
        </w:r>
      </w:hyperlink>
      <w:r>
        <w:t xml:space="preserve"> Example C’s correct-spec 5.00 score does not fire: without Seacole’s actual character pattern in context, the model would not generalize from an unrelated conquistador’s framework to her delirious-patient scenario.</w:t>
      </w:r>
    </w:p>
    <w:p w14:paraId="0E778E64" w14:textId="77777777" w:rsidR="006B304D" w:rsidRDefault="00000000">
      <w:r>
        <w:pict w14:anchorId="3E765F98">
          <v:rect id="_x0000_i1386" style="width:0;height:1.5pt" o:hralign="center" o:hrstd="t" o:hr="t"/>
        </w:pict>
      </w:r>
    </w:p>
    <w:p w14:paraId="1B9E5265" w14:textId="77777777" w:rsidR="006B304D" w:rsidRDefault="00000000">
      <w:pPr>
        <w:pStyle w:val="FirstParagraph"/>
      </w:pPr>
      <w:r>
        <w:rPr>
          <w:b/>
          <w:bCs/>
        </w:rPr>
        <w:t>Summary of the three examples.</w:t>
      </w:r>
    </w:p>
    <w:tbl>
      <w:tblPr>
        <w:tblStyle w:val="Table"/>
        <w:tblW w:w="5000" w:type="pct"/>
        <w:tblLayout w:type="fixed"/>
        <w:tblLook w:val="0020" w:firstRow="1" w:lastRow="0" w:firstColumn="0" w:lastColumn="0" w:noHBand="0" w:noVBand="0"/>
        <w:tblPrChange w:id="889" w:author="Aarik Gulaya [2]" w:date="2026-04-27T15:31:00Z" w16du:dateUtc="2026-04-27T22:31:00Z">
          <w:tblPr>
            <w:tblStyle w:val="Table"/>
            <w:tblW w:w="5000" w:type="pct"/>
            <w:tblLayout w:type="fixed"/>
            <w:tblLook w:val="0020" w:firstRow="1" w:lastRow="0" w:firstColumn="0" w:lastColumn="0" w:noHBand="0" w:noVBand="0"/>
          </w:tblPr>
        </w:tblPrChange>
      </w:tblPr>
      <w:tblGrid>
        <w:gridCol w:w="2088"/>
        <w:gridCol w:w="1980"/>
        <w:gridCol w:w="1080"/>
        <w:gridCol w:w="1236"/>
        <w:gridCol w:w="924"/>
        <w:gridCol w:w="2268"/>
        <w:tblGridChange w:id="890">
          <w:tblGrid>
            <w:gridCol w:w="1368"/>
            <w:gridCol w:w="720"/>
            <w:gridCol w:w="648"/>
            <w:gridCol w:w="1332"/>
            <w:gridCol w:w="492"/>
            <w:gridCol w:w="588"/>
            <w:gridCol w:w="1236"/>
            <w:gridCol w:w="924"/>
            <w:gridCol w:w="900"/>
            <w:gridCol w:w="1368"/>
          </w:tblGrid>
        </w:tblGridChange>
      </w:tblGrid>
      <w:tr w:rsidR="006B304D" w14:paraId="1CBFF477" w14:textId="77777777" w:rsidTr="00A20DFF">
        <w:trPr>
          <w:cnfStyle w:val="100000000000" w:firstRow="1" w:lastRow="0" w:firstColumn="0" w:lastColumn="0" w:oddVBand="0" w:evenVBand="0" w:oddHBand="0" w:evenHBand="0" w:firstRowFirstColumn="0" w:firstRowLastColumn="0" w:lastRowFirstColumn="0" w:lastRowLastColumn="0"/>
          <w:tblHeader/>
          <w:trPrChange w:id="891" w:author="Aarik Gulaya [2]" w:date="2026-04-27T15:31:00Z" w16du:dateUtc="2026-04-27T22:31:00Z">
            <w:trPr>
              <w:tblHeader/>
            </w:trPr>
          </w:trPrChange>
        </w:trPr>
        <w:tc>
          <w:tcPr>
            <w:tcW w:w="2088" w:type="dxa"/>
            <w:tcPrChange w:id="892" w:author="Aarik Gulaya [2]" w:date="2026-04-27T15:31:00Z" w16du:dateUtc="2026-04-27T22:31:00Z">
              <w:tcPr>
                <w:tcW w:w="1131" w:type="dxa"/>
              </w:tcPr>
            </w:tcPrChange>
          </w:tcPr>
          <w:p w14:paraId="23CBABC8"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Example</w:t>
            </w:r>
          </w:p>
        </w:tc>
        <w:tc>
          <w:tcPr>
            <w:tcW w:w="1980" w:type="dxa"/>
            <w:tcPrChange w:id="893" w:author="Aarik Gulaya [2]" w:date="2026-04-27T15:31:00Z" w16du:dateUtc="2026-04-27T22:31:00Z">
              <w:tcPr>
                <w:tcW w:w="1131" w:type="dxa"/>
                <w:gridSpan w:val="2"/>
              </w:tcPr>
            </w:tcPrChange>
          </w:tcPr>
          <w:p w14:paraId="5789EF3F"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Mechanism (correct spec)</w:t>
            </w:r>
          </w:p>
        </w:tc>
        <w:tc>
          <w:tcPr>
            <w:tcW w:w="1080" w:type="dxa"/>
            <w:tcPrChange w:id="894" w:author="Aarik Gulaya [2]" w:date="2026-04-27T15:31:00Z" w16du:dateUtc="2026-04-27T22:31:00Z">
              <w:tcPr>
                <w:tcW w:w="1508" w:type="dxa"/>
                <w:gridSpan w:val="2"/>
              </w:tcPr>
            </w:tcPrChange>
          </w:tcPr>
          <w:p w14:paraId="61AC2AB0"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C4a (correct)</w:t>
            </w:r>
          </w:p>
        </w:tc>
        <w:tc>
          <w:tcPr>
            <w:tcW w:w="1236" w:type="dxa"/>
            <w:tcPrChange w:id="895" w:author="Aarik Gulaya [2]" w:date="2026-04-27T15:31:00Z" w16du:dateUtc="2026-04-27T22:31:00Z">
              <w:tcPr>
                <w:tcW w:w="1508" w:type="dxa"/>
                <w:gridSpan w:val="2"/>
              </w:tcPr>
            </w:tcPrChange>
          </w:tcPr>
          <w:p w14:paraId="24EE83DF"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C2c v1 (wrong)</w:t>
            </w:r>
          </w:p>
        </w:tc>
        <w:tc>
          <w:tcPr>
            <w:tcW w:w="924" w:type="dxa"/>
            <w:tcPrChange w:id="896" w:author="Aarik Gulaya [2]" w:date="2026-04-27T15:31:00Z" w16du:dateUtc="2026-04-27T22:31:00Z">
              <w:tcPr>
                <w:tcW w:w="1508" w:type="dxa"/>
                <w:gridSpan w:val="2"/>
              </w:tcPr>
            </w:tcPrChange>
          </w:tcPr>
          <w:p w14:paraId="6D45C4FF" w14:textId="77777777" w:rsidR="006B304D" w:rsidRDefault="00000000">
            <w:pPr>
              <w:pStyle w:val="Compact"/>
              <w:jc w:val="right"/>
              <w:cnfStyle w:val="100000000000" w:firstRow="1" w:lastRow="0" w:firstColumn="0" w:lastColumn="0" w:oddVBand="0" w:evenVBand="0" w:oddHBand="0" w:evenHBand="0" w:firstRowFirstColumn="0" w:firstRowLastColumn="0" w:lastRowFirstColumn="0" w:lastRowLastColumn="0"/>
            </w:pPr>
            <w:r>
              <w:t>Drop</w:t>
            </w:r>
          </w:p>
        </w:tc>
        <w:tc>
          <w:tcPr>
            <w:tcW w:w="2268" w:type="dxa"/>
            <w:tcPrChange w:id="897" w:author="Aarik Gulaya [2]" w:date="2026-04-27T15:31:00Z" w16du:dateUtc="2026-04-27T22:31:00Z">
              <w:tcPr>
                <w:tcW w:w="1131" w:type="dxa"/>
              </w:tcPr>
            </w:tcPrChange>
          </w:tcPr>
          <w:p w14:paraId="28A35350" w14:textId="77777777" w:rsidR="006B304D" w:rsidRDefault="00000000">
            <w:pPr>
              <w:pStyle w:val="Compact"/>
              <w:cnfStyle w:val="100000000000" w:firstRow="1" w:lastRow="0" w:firstColumn="0" w:lastColumn="0" w:oddVBand="0" w:evenVBand="0" w:oddHBand="0" w:evenHBand="0" w:firstRowFirstColumn="0" w:firstRowLastColumn="0" w:lastRowFirstColumn="0" w:lastRowLastColumn="0"/>
            </w:pPr>
            <w:r>
              <w:t>Wrong-spec pattern</w:t>
            </w:r>
          </w:p>
        </w:tc>
      </w:tr>
      <w:tr w:rsidR="006B304D" w14:paraId="75D32E0B" w14:textId="77777777" w:rsidTr="00A20DFF">
        <w:tc>
          <w:tcPr>
            <w:tcW w:w="2088" w:type="dxa"/>
            <w:tcPrChange w:id="898" w:author="Aarik Gulaya [2]" w:date="2026-04-27T15:31:00Z" w16du:dateUtc="2026-04-27T22:31:00Z">
              <w:tcPr>
                <w:tcW w:w="1131" w:type="dxa"/>
              </w:tcPr>
            </w:tcPrChange>
          </w:tcPr>
          <w:p w14:paraId="0B1228E3" w14:textId="77777777" w:rsidR="006B304D" w:rsidRDefault="00000000">
            <w:pPr>
              <w:pStyle w:val="Compact"/>
            </w:pPr>
            <w:r>
              <w:t>A (Ebers Q7)</w:t>
            </w:r>
          </w:p>
        </w:tc>
        <w:tc>
          <w:tcPr>
            <w:tcW w:w="1980" w:type="dxa"/>
            <w:tcPrChange w:id="899" w:author="Aarik Gulaya [2]" w:date="2026-04-27T15:31:00Z" w16du:dateUtc="2026-04-27T22:31:00Z">
              <w:tcPr>
                <w:tcW w:w="1131" w:type="dxa"/>
                <w:gridSpan w:val="2"/>
              </w:tcPr>
            </w:tcPrChange>
          </w:tcPr>
          <w:p w14:paraId="52B75405" w14:textId="77777777" w:rsidR="006B304D" w:rsidRDefault="00000000">
            <w:pPr>
              <w:pStyle w:val="Compact"/>
            </w:pPr>
            <w:r>
              <w:t>Identity disambiguation + interpretive inference</w:t>
            </w:r>
          </w:p>
        </w:tc>
        <w:tc>
          <w:tcPr>
            <w:tcW w:w="1080" w:type="dxa"/>
            <w:tcPrChange w:id="900" w:author="Aarik Gulaya [2]" w:date="2026-04-27T15:31:00Z" w16du:dateUtc="2026-04-27T22:31:00Z">
              <w:tcPr>
                <w:tcW w:w="1508" w:type="dxa"/>
                <w:gridSpan w:val="2"/>
              </w:tcPr>
            </w:tcPrChange>
          </w:tcPr>
          <w:p w14:paraId="5E1F2F90" w14:textId="77777777" w:rsidR="006B304D" w:rsidRDefault="00000000">
            <w:pPr>
              <w:pStyle w:val="Compact"/>
              <w:jc w:val="right"/>
            </w:pPr>
            <w:r>
              <w:t>3.60</w:t>
            </w:r>
          </w:p>
        </w:tc>
        <w:tc>
          <w:tcPr>
            <w:tcW w:w="1236" w:type="dxa"/>
            <w:tcPrChange w:id="901" w:author="Aarik Gulaya [2]" w:date="2026-04-27T15:31:00Z" w16du:dateUtc="2026-04-27T22:31:00Z">
              <w:tcPr>
                <w:tcW w:w="1508" w:type="dxa"/>
                <w:gridSpan w:val="2"/>
              </w:tcPr>
            </w:tcPrChange>
          </w:tcPr>
          <w:p w14:paraId="6D7088CB" w14:textId="77777777" w:rsidR="006B304D" w:rsidRDefault="00000000">
            <w:pPr>
              <w:pStyle w:val="Compact"/>
              <w:jc w:val="right"/>
            </w:pPr>
            <w:r>
              <w:t>1.60</w:t>
            </w:r>
          </w:p>
        </w:tc>
        <w:tc>
          <w:tcPr>
            <w:tcW w:w="924" w:type="dxa"/>
            <w:tcPrChange w:id="902" w:author="Aarik Gulaya [2]" w:date="2026-04-27T15:31:00Z" w16du:dateUtc="2026-04-27T22:31:00Z">
              <w:tcPr>
                <w:tcW w:w="1508" w:type="dxa"/>
                <w:gridSpan w:val="2"/>
              </w:tcPr>
            </w:tcPrChange>
          </w:tcPr>
          <w:p w14:paraId="113CB9A7" w14:textId="77777777" w:rsidR="006B304D" w:rsidRDefault="00000000">
            <w:pPr>
              <w:pStyle w:val="Compact"/>
              <w:jc w:val="right"/>
            </w:pPr>
            <w:r>
              <w:rPr>
                <w:b/>
                <w:bCs/>
              </w:rPr>
              <w:t>−2.00</w:t>
            </w:r>
          </w:p>
        </w:tc>
        <w:tc>
          <w:tcPr>
            <w:tcW w:w="2268" w:type="dxa"/>
            <w:tcPrChange w:id="903" w:author="Aarik Gulaya [2]" w:date="2026-04-27T15:31:00Z" w16du:dateUtc="2026-04-27T22:31:00Z">
              <w:tcPr>
                <w:tcW w:w="1131" w:type="dxa"/>
              </w:tcPr>
            </w:tcPrChange>
          </w:tcPr>
          <w:p w14:paraId="61AAF057" w14:textId="77777777" w:rsidR="006B304D" w:rsidRDefault="00000000">
            <w:pPr>
              <w:pStyle w:val="Compact"/>
            </w:pPr>
            <w:r>
              <w:t>Explicit mismatch flag; declined prediction</w:t>
            </w:r>
          </w:p>
        </w:tc>
      </w:tr>
      <w:tr w:rsidR="006B304D" w14:paraId="6FAA6C41" w14:textId="77777777" w:rsidTr="00A20DFF">
        <w:tc>
          <w:tcPr>
            <w:tcW w:w="2088" w:type="dxa"/>
            <w:tcPrChange w:id="904" w:author="Aarik Gulaya [2]" w:date="2026-04-27T15:31:00Z" w16du:dateUtc="2026-04-27T22:31:00Z">
              <w:tcPr>
                <w:tcW w:w="1131" w:type="dxa"/>
              </w:tcPr>
            </w:tcPrChange>
          </w:tcPr>
          <w:p w14:paraId="419A402D" w14:textId="77777777" w:rsidR="006B304D" w:rsidRDefault="00000000">
            <w:pPr>
              <w:pStyle w:val="Compact"/>
            </w:pPr>
            <w:r>
              <w:t>B (Bernal Diaz Q16)</w:t>
            </w:r>
          </w:p>
        </w:tc>
        <w:tc>
          <w:tcPr>
            <w:tcW w:w="1980" w:type="dxa"/>
            <w:tcPrChange w:id="905" w:author="Aarik Gulaya [2]" w:date="2026-04-27T15:31:00Z" w16du:dateUtc="2026-04-27T22:31:00Z">
              <w:tcPr>
                <w:tcW w:w="1131" w:type="dxa"/>
                <w:gridSpan w:val="2"/>
              </w:tcPr>
            </w:tcPrChange>
          </w:tcPr>
          <w:p w14:paraId="559CD2A4" w14:textId="77777777" w:rsidR="006B304D" w:rsidRDefault="00000000">
            <w:pPr>
              <w:pStyle w:val="Compact"/>
            </w:pPr>
            <w:r>
              <w:t>Directional correction</w:t>
            </w:r>
          </w:p>
        </w:tc>
        <w:tc>
          <w:tcPr>
            <w:tcW w:w="1080" w:type="dxa"/>
            <w:tcPrChange w:id="906" w:author="Aarik Gulaya [2]" w:date="2026-04-27T15:31:00Z" w16du:dateUtc="2026-04-27T22:31:00Z">
              <w:tcPr>
                <w:tcW w:w="1508" w:type="dxa"/>
                <w:gridSpan w:val="2"/>
              </w:tcPr>
            </w:tcPrChange>
          </w:tcPr>
          <w:p w14:paraId="7C49C4AD" w14:textId="77777777" w:rsidR="006B304D" w:rsidRDefault="00000000">
            <w:pPr>
              <w:pStyle w:val="Compact"/>
              <w:jc w:val="right"/>
            </w:pPr>
            <w:r>
              <w:t>4.80</w:t>
            </w:r>
          </w:p>
        </w:tc>
        <w:tc>
          <w:tcPr>
            <w:tcW w:w="1236" w:type="dxa"/>
            <w:tcPrChange w:id="907" w:author="Aarik Gulaya [2]" w:date="2026-04-27T15:31:00Z" w16du:dateUtc="2026-04-27T22:31:00Z">
              <w:tcPr>
                <w:tcW w:w="1508" w:type="dxa"/>
                <w:gridSpan w:val="2"/>
              </w:tcPr>
            </w:tcPrChange>
          </w:tcPr>
          <w:p w14:paraId="350B1EA7" w14:textId="77777777" w:rsidR="006B304D" w:rsidRDefault="00000000">
            <w:pPr>
              <w:pStyle w:val="Compact"/>
              <w:jc w:val="right"/>
            </w:pPr>
            <w:r>
              <w:t>4.60</w:t>
            </w:r>
          </w:p>
        </w:tc>
        <w:tc>
          <w:tcPr>
            <w:tcW w:w="924" w:type="dxa"/>
            <w:tcPrChange w:id="908" w:author="Aarik Gulaya [2]" w:date="2026-04-27T15:31:00Z" w16du:dateUtc="2026-04-27T22:31:00Z">
              <w:tcPr>
                <w:tcW w:w="1508" w:type="dxa"/>
                <w:gridSpan w:val="2"/>
              </w:tcPr>
            </w:tcPrChange>
          </w:tcPr>
          <w:p w14:paraId="06A3C59D" w14:textId="77777777" w:rsidR="006B304D" w:rsidRDefault="00000000">
            <w:pPr>
              <w:pStyle w:val="Compact"/>
              <w:jc w:val="right"/>
            </w:pPr>
            <w:r>
              <w:rPr>
                <w:b/>
                <w:bCs/>
              </w:rPr>
              <w:t>−0.20</w:t>
            </w:r>
          </w:p>
        </w:tc>
        <w:tc>
          <w:tcPr>
            <w:tcW w:w="2268" w:type="dxa"/>
            <w:tcPrChange w:id="909" w:author="Aarik Gulaya [2]" w:date="2026-04-27T15:31:00Z" w16du:dateUtc="2026-04-27T22:31:00Z">
              <w:tcPr>
                <w:tcW w:w="1131" w:type="dxa"/>
              </w:tcPr>
            </w:tcPrChange>
          </w:tcPr>
          <w:p w14:paraId="53E0BC73" w14:textId="77777777" w:rsidR="006B304D" w:rsidRDefault="00000000">
            <w:pPr>
              <w:pStyle w:val="Compact"/>
            </w:pPr>
            <w:r>
              <w:t>Coincidental content overlap; wrong-spec prediction matches</w:t>
            </w:r>
          </w:p>
        </w:tc>
      </w:tr>
      <w:tr w:rsidR="006B304D" w14:paraId="5D5CB3D1" w14:textId="77777777" w:rsidTr="00A20DFF">
        <w:tc>
          <w:tcPr>
            <w:tcW w:w="2088" w:type="dxa"/>
            <w:tcPrChange w:id="910" w:author="Aarik Gulaya [2]" w:date="2026-04-27T15:31:00Z" w16du:dateUtc="2026-04-27T22:31:00Z">
              <w:tcPr>
                <w:tcW w:w="1131" w:type="dxa"/>
              </w:tcPr>
            </w:tcPrChange>
          </w:tcPr>
          <w:p w14:paraId="7807E9B4" w14:textId="77777777" w:rsidR="006B304D" w:rsidRDefault="00000000">
            <w:pPr>
              <w:pStyle w:val="Compact"/>
            </w:pPr>
            <w:r>
              <w:t>C (Seacole Q2)</w:t>
            </w:r>
          </w:p>
        </w:tc>
        <w:tc>
          <w:tcPr>
            <w:tcW w:w="1980" w:type="dxa"/>
            <w:tcPrChange w:id="911" w:author="Aarik Gulaya [2]" w:date="2026-04-27T15:31:00Z" w16du:dateUtc="2026-04-27T22:31:00Z">
              <w:tcPr>
                <w:tcW w:w="1131" w:type="dxa"/>
                <w:gridSpan w:val="2"/>
              </w:tcPr>
            </w:tcPrChange>
          </w:tcPr>
          <w:p w14:paraId="629D9467" w14:textId="77777777" w:rsidR="006B304D" w:rsidRDefault="00000000">
            <w:pPr>
              <w:pStyle w:val="Compact"/>
            </w:pPr>
            <w:r>
              <w:t>Interpretive inference</w:t>
            </w:r>
          </w:p>
        </w:tc>
        <w:tc>
          <w:tcPr>
            <w:tcW w:w="1080" w:type="dxa"/>
            <w:tcPrChange w:id="912" w:author="Aarik Gulaya [2]" w:date="2026-04-27T15:31:00Z" w16du:dateUtc="2026-04-27T22:31:00Z">
              <w:tcPr>
                <w:tcW w:w="1508" w:type="dxa"/>
                <w:gridSpan w:val="2"/>
              </w:tcPr>
            </w:tcPrChange>
          </w:tcPr>
          <w:p w14:paraId="5253108E" w14:textId="77777777" w:rsidR="006B304D" w:rsidRDefault="00000000">
            <w:pPr>
              <w:pStyle w:val="Compact"/>
              <w:jc w:val="right"/>
            </w:pPr>
            <w:r>
              <w:t>5.00</w:t>
            </w:r>
          </w:p>
        </w:tc>
        <w:tc>
          <w:tcPr>
            <w:tcW w:w="1236" w:type="dxa"/>
            <w:tcPrChange w:id="913" w:author="Aarik Gulaya [2]" w:date="2026-04-27T15:31:00Z" w16du:dateUtc="2026-04-27T22:31:00Z">
              <w:tcPr>
                <w:tcW w:w="1508" w:type="dxa"/>
                <w:gridSpan w:val="2"/>
              </w:tcPr>
            </w:tcPrChange>
          </w:tcPr>
          <w:p w14:paraId="57AEE8F5" w14:textId="77777777" w:rsidR="006B304D" w:rsidRDefault="00000000">
            <w:pPr>
              <w:pStyle w:val="Compact"/>
              <w:jc w:val="right"/>
            </w:pPr>
            <w:r>
              <w:t>1.40</w:t>
            </w:r>
          </w:p>
        </w:tc>
        <w:tc>
          <w:tcPr>
            <w:tcW w:w="924" w:type="dxa"/>
            <w:tcPrChange w:id="914" w:author="Aarik Gulaya [2]" w:date="2026-04-27T15:31:00Z" w16du:dateUtc="2026-04-27T22:31:00Z">
              <w:tcPr>
                <w:tcW w:w="1508" w:type="dxa"/>
                <w:gridSpan w:val="2"/>
              </w:tcPr>
            </w:tcPrChange>
          </w:tcPr>
          <w:p w14:paraId="6C2BE2E2" w14:textId="77777777" w:rsidR="006B304D" w:rsidRDefault="00000000">
            <w:pPr>
              <w:pStyle w:val="Compact"/>
              <w:jc w:val="right"/>
            </w:pPr>
            <w:r>
              <w:rPr>
                <w:b/>
                <w:bCs/>
              </w:rPr>
              <w:t>−3.60</w:t>
            </w:r>
          </w:p>
        </w:tc>
        <w:tc>
          <w:tcPr>
            <w:tcW w:w="2268" w:type="dxa"/>
            <w:tcPrChange w:id="915" w:author="Aarik Gulaya [2]" w:date="2026-04-27T15:31:00Z" w16du:dateUtc="2026-04-27T22:31:00Z">
              <w:tcPr>
                <w:tcW w:w="1131" w:type="dxa"/>
              </w:tcPr>
            </w:tcPrChange>
          </w:tcPr>
          <w:p w14:paraId="6AABD6CF" w14:textId="77777777" w:rsidR="006B304D" w:rsidRDefault="00000000">
            <w:pPr>
              <w:pStyle w:val="Compact"/>
            </w:pPr>
            <w:r>
              <w:t>Explicit mismatch flag; declined prediction</w:t>
            </w:r>
          </w:p>
        </w:tc>
      </w:tr>
    </w:tbl>
    <w:p w14:paraId="486B32FD" w14:textId="77777777" w:rsidR="006B304D" w:rsidRDefault="00000000">
      <w:pPr>
        <w:pStyle w:val="BodyText"/>
      </w:pPr>
      <w:r>
        <w:t>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p>
    <w:p w14:paraId="538FFA7C" w14:textId="77777777" w:rsidR="006B304D" w:rsidRDefault="00000000">
      <w:pPr>
        <w:pStyle w:val="BodyText"/>
      </w:pPr>
      <w:commentRangeStart w:id="916"/>
      <w:r>
        <w:t xml:space="preserve">Raw per-judge data and full response text are at </w:t>
      </w:r>
      <w:r>
        <w:rPr>
          <w:rStyle w:val="VerbatimChar"/>
        </w:rPr>
        <w:t>results/global_&lt;subject&gt;/results_v2.json</w:t>
      </w:r>
      <w:r>
        <w:t xml:space="preserve"> (wrong-spec responses) and </w:t>
      </w:r>
      <w:r>
        <w:rPr>
          <w:rStyle w:val="VerbatimChar"/>
        </w:rPr>
        <w:t>results/global_&lt;subject&gt;/judgments_v2.json</w:t>
      </w:r>
      <w:r>
        <w:t xml:space="preserve"> (per-judge scores). The analysis scripts are </w:t>
      </w:r>
      <w:r>
        <w:rPr>
          <w:rStyle w:val="VerbatimChar"/>
        </w:rPr>
        <w:t>scripts/compute_wrong_spec_5judge.py</w:t>
      </w:r>
      <w:r>
        <w:t xml:space="preserve"> and </w:t>
      </w:r>
      <w:r>
        <w:rPr>
          <w:rStyle w:val="VerbatimChar"/>
        </w:rPr>
        <w:t>scripts/compute_wrong_spec_per_subject.py</w:t>
      </w:r>
      <w:r>
        <w:t>.</w:t>
      </w:r>
      <w:commentRangeEnd w:id="916"/>
      <w:r w:rsidR="000E7342">
        <w:rPr>
          <w:rStyle w:val="CommentReference"/>
          <w:sz w:val="22"/>
          <w:szCs w:val="22"/>
        </w:rPr>
        <w:commentReference w:id="916"/>
      </w:r>
    </w:p>
    <w:p w14:paraId="55895A6F" w14:textId="77777777" w:rsidR="006B304D" w:rsidRDefault="00000000">
      <w:r>
        <w:pict w14:anchorId="5E3E2315">
          <v:rect id="_x0000_i1387" style="width:0;height:1.5pt" o:hralign="center" o:hrstd="t" o:hr="t"/>
        </w:pict>
      </w:r>
    </w:p>
    <w:p w14:paraId="115F4A0A" w14:textId="77777777" w:rsidR="006B304D" w:rsidRDefault="00000000">
      <w:pPr>
        <w:pStyle w:val="Heading3"/>
      </w:pPr>
      <w:bookmarkStart w:id="917" w:name="_Toc228182822"/>
      <w:bookmarkStart w:id="918" w:name="sec-4-4"/>
      <w:bookmarkEnd w:id="867"/>
      <w:r>
        <w:t>4.4 Memory-system composition</w:t>
      </w:r>
      <w:bookmarkEnd w:id="917"/>
    </w:p>
    <w:p w14:paraId="0FA822D3" w14:textId="77777777" w:rsidR="006B304D" w:rsidRDefault="00000000">
      <w:pPr>
        <w:pStyle w:val="FirstParagraph"/>
      </w:pPr>
      <w:r>
        <w:rPr>
          <w:b/>
          <w:bCs/>
        </w:rPr>
        <w:t>Hypothesis tested in this section</w:t>
      </w:r>
      <w:r>
        <w:t xml:space="preserve"> (H4 from </w:t>
      </w:r>
      <w:hyperlink w:anchor="sec-1-2">
        <w:r w:rsidR="006B304D">
          <w:rPr>
            <w:rStyle w:val="Hyperlink"/>
          </w:rPr>
          <w:t>§1.2</w:t>
        </w:r>
      </w:hyperlink>
      <w:r>
        <w:t>): The specification is composable with existing memory-system retrieval pipelines, not a replacement for them. When added to commercial memory systems, it improves their behavioral prediction additively.</w:t>
      </w:r>
    </w:p>
    <w:p w14:paraId="404CAD2D" w14:textId="77777777" w:rsidR="006B304D" w:rsidRDefault="00000000">
      <w:r>
        <w:pict w14:anchorId="10D4C6CE">
          <v:rect id="_x0000_i1388" style="width:0;height:1.5pt" o:hralign="center" o:hrstd="t" o:hr="t"/>
        </w:pict>
      </w:r>
    </w:p>
    <w:p w14:paraId="589C7DD9" w14:textId="77777777" w:rsidR="006B304D" w:rsidRDefault="00000000">
      <w:pPr>
        <w:pStyle w:val="Heading3"/>
      </w:pPr>
      <w:bookmarkStart w:id="919" w:name="_Toc228182823"/>
      <w:bookmarkStart w:id="920" w:name="sec-4-4-1"/>
      <w:bookmarkEnd w:id="918"/>
      <w:commentRangeStart w:id="921"/>
      <w:r>
        <w:lastRenderedPageBreak/>
        <w:t>4.4.1 Aggregate performance across systems</w:t>
      </w:r>
      <w:bookmarkEnd w:id="919"/>
      <w:commentRangeEnd w:id="921"/>
      <w:r w:rsidR="000E7342">
        <w:rPr>
          <w:rStyle w:val="CommentReference"/>
          <w:sz w:val="24"/>
          <w:szCs w:val="24"/>
        </w:rPr>
        <w:commentReference w:id="921"/>
      </w:r>
    </w:p>
    <w:p w14:paraId="0694DA42" w14:textId="77777777" w:rsidR="006B304D" w:rsidRDefault="00000000">
      <w:pPr>
        <w:pStyle w:val="CaptionedFigure"/>
      </w:pPr>
      <w:r>
        <w:rPr>
          <w:noProof/>
        </w:rPr>
        <w:drawing>
          <wp:inline distT="0" distB="0" distL="0" distR="0" wp14:anchorId="4DDB8F12" wp14:editId="484528A6">
            <wp:extent cx="5939942" cy="2170358"/>
            <wp:effectExtent l="0" t="0" r="0" b="0"/>
            <wp:docPr id="90" name="Picture" descr="Figure 7: Three of four commercial memory systems benefit when the Behavioral Specification is layered on top of their retrieval. Per-system spec delta (Δ_spec = C3 mean − C1 mean, x-axis) across the 9 low-baseline subjects, grouped by memory system, with positive-subject counts on the system labels (§4.4.1). Zep (Δ +0.17, 9/9 positive) and Letta-archival (Δ +0.17, 8/9) are the cleanest gains; Mem0 (Δ +0.10, 6/9) and Base Layer’s local retrieval substrate (Δ +0.08, 6/9) are smaller but positive; Supermemory aggregates near zero (Δ −0.01, 5/9) because per-question swings cancel (median improvement +1.45, median worsening −1.41; treated in §4.4)."/>
            <wp:cNvGraphicFramePr/>
            <a:graphic xmlns:a="http://schemas.openxmlformats.org/drawingml/2006/main">
              <a:graphicData uri="http://schemas.openxmlformats.org/drawingml/2006/picture">
                <pic:pic xmlns:pic="http://schemas.openxmlformats.org/drawingml/2006/picture">
                  <pic:nvPicPr>
                    <pic:cNvPr id="91" name="Picture" descr="C:/Users/Aarik/Anthropic/memory-study-repo/figures/fig7_memory_systems_v3.png"/>
                    <pic:cNvPicPr>
                      <a:picLocks noChangeAspect="1" noChangeArrowheads="1"/>
                    </pic:cNvPicPr>
                  </pic:nvPicPr>
                  <pic:blipFill rotWithShape="1">
                    <a:blip r:embed="rId18"/>
                    <a:srcRect l="8550" r="8611"/>
                    <a:stretch>
                      <a:fillRect/>
                    </a:stretch>
                  </pic:blipFill>
                  <pic:spPr bwMode="auto">
                    <a:xfrm>
                      <a:off x="0" y="0"/>
                      <a:ext cx="5990721" cy="2188912"/>
                    </a:xfrm>
                    <a:prstGeom prst="rect">
                      <a:avLst/>
                    </a:prstGeom>
                    <a:noFill/>
                    <a:ln>
                      <a:noFill/>
                    </a:ln>
                    <a:extLst>
                      <a:ext uri="{53640926-AAD7-44D8-BBD7-CCE9431645EC}">
                        <a14:shadowObscured xmlns:a14="http://schemas.microsoft.com/office/drawing/2010/main"/>
                      </a:ext>
                    </a:extLst>
                  </pic:spPr>
                </pic:pic>
              </a:graphicData>
            </a:graphic>
          </wp:inline>
        </w:drawing>
      </w:r>
    </w:p>
    <w:p w14:paraId="1785C316" w14:textId="77777777" w:rsidR="006B304D" w:rsidRDefault="00000000">
      <w:pPr>
        <w:pStyle w:val="ImageCaption"/>
      </w:pPr>
      <w:commentRangeStart w:id="922"/>
      <w:r>
        <w:t xml:space="preserve">Figure 7: </w:t>
      </w:r>
      <w:commentRangeEnd w:id="922"/>
      <w:r w:rsidR="000E7342">
        <w:rPr>
          <w:rStyle w:val="CommentReference"/>
          <w:sz w:val="22"/>
          <w:szCs w:val="22"/>
        </w:rPr>
        <w:commentReference w:id="922"/>
      </w:r>
      <w:r>
        <w:t>Three of four commercial memory systems benefit when the Behavioral Specification is layered on top of their retrieval. Per-system spec delta (Δ_spec = C3 mean − C1 mean, x-axis) across the 9 low-baseline subjects, grouped by memory system, with positive-subject counts on the system labels (§4.4.1). Zep (Δ +0.17, 9/9 positive) and Letta-archival (Δ +0.17, 8/9) are the cleanest gains; Mem0 (Δ +0.10, 6/9) and Base Layer’s local retrieval substrate (Δ +0.08, 6/9) are smaller but positive; Supermemory aggregates near zero (Δ −0.01, 5/9) because per-question swings cancel (median improvement +1.45, median worsening −1.41; treated in §4.4).</w:t>
      </w:r>
    </w:p>
    <w:p w14:paraId="0199E3CF" w14:textId="32CE338F" w:rsidR="006B304D" w:rsidDel="00E27858" w:rsidRDefault="00000000">
      <w:pPr>
        <w:pStyle w:val="BodyText"/>
        <w:rPr>
          <w:del w:id="923" w:author="Aarik Gulaya [2]" w:date="2026-04-27T15:33:00Z" w16du:dateUtc="2026-04-27T22:33:00Z"/>
        </w:rPr>
      </w:pPr>
      <w:del w:id="924" w:author="Aarik Gulaya [2]" w:date="2026-04-27T15:33:00Z" w16du:dateUtc="2026-04-27T22:33:00Z">
        <w:r w:rsidDel="00E27858">
          <w:rPr>
            <w:i/>
            <w:iCs/>
          </w:rPr>
          <w:delText>Figure 7: Three of four commercial memory systems benefit when the Behavioral Specification is layered on top of their retrieval. Per-system spec delta (Δ_spec = C3 mean − C1 mean, x-axis) across the 9 low-baseline subjects, grouped by memory system, with positive-subject counts on the system labels (§4.4.1). Zep (Δ +0.17, 9/9 positive) and Letta-archival (Δ +0.17, 8/9) are the cleanest gains; Mem0 (Δ +0.10, 6/9) and Base Layer’s local retrieval substrate (Δ +0.08, 6/9) are smaller but positive; Supermemory aggregates near zero (Δ −0.01, 5/9) because per-question swings cancel (median improvement +1.45, median worsening −1.41; treated in §4.4).</w:delText>
        </w:r>
      </w:del>
    </w:p>
    <w:p w14:paraId="07C53440" w14:textId="77777777" w:rsidR="006B304D" w:rsidRDefault="00000000">
      <w:pPr>
        <w:pStyle w:val="CaptionedFigure"/>
      </w:pPr>
      <w:r>
        <w:rPr>
          <w:noProof/>
        </w:rPr>
        <w:lastRenderedPageBreak/>
        <w:drawing>
          <wp:inline distT="0" distB="0" distL="0" distR="0" wp14:anchorId="2CC6D826" wp14:editId="3BA12E24">
            <wp:extent cx="3716122" cy="3267341"/>
            <wp:effectExtent l="0" t="0" r="0" b="0"/>
            <wp:docPr id="93" name="Picture" descr="Figure 3: Embedding-based memory systems given identical inputs return substantially different retrieved facts. All-three-disagree rate (y-axis) across Mem0, Letta, and Supermemory at top-k = 1, 3, 5, and 10 (x-axis), in the controlled configuration where every system received the same pre-extracted fact pool (§4.4.1, supports retrieval-substrate variability). 93% of the 515 questions produce a fully disjoint top-1 across the three systems; even at top-10, 53% remain fully disjoint. Retrieval is not a stable substrate to evaluate the specification on top of without an apples-to-apples controlled condition."/>
            <wp:cNvGraphicFramePr/>
            <a:graphic xmlns:a="http://schemas.openxmlformats.org/drawingml/2006/main">
              <a:graphicData uri="http://schemas.openxmlformats.org/drawingml/2006/picture">
                <pic:pic xmlns:pic="http://schemas.openxmlformats.org/drawingml/2006/picture">
                  <pic:nvPicPr>
                    <pic:cNvPr id="94" name="Picture" descr="C:/Users/Aarik/Anthropic/memory-study-repo/figures/fig3_retrieval_disagreement.png"/>
                    <pic:cNvPicPr>
                      <a:picLocks noChangeAspect="1" noChangeArrowheads="1"/>
                    </pic:cNvPicPr>
                  </pic:nvPicPr>
                  <pic:blipFill>
                    <a:blip r:embed="rId19"/>
                    <a:stretch>
                      <a:fillRect/>
                    </a:stretch>
                  </pic:blipFill>
                  <pic:spPr bwMode="auto">
                    <a:xfrm>
                      <a:off x="0" y="0"/>
                      <a:ext cx="3729639" cy="3279226"/>
                    </a:xfrm>
                    <a:prstGeom prst="rect">
                      <a:avLst/>
                    </a:prstGeom>
                    <a:noFill/>
                    <a:ln w="9525">
                      <a:noFill/>
                      <a:headEnd/>
                      <a:tailEnd/>
                    </a:ln>
                  </pic:spPr>
                </pic:pic>
              </a:graphicData>
            </a:graphic>
          </wp:inline>
        </w:drawing>
      </w:r>
    </w:p>
    <w:p w14:paraId="337229A2" w14:textId="77777777" w:rsidR="006B304D" w:rsidRDefault="00000000">
      <w:pPr>
        <w:pStyle w:val="ImageCaption"/>
      </w:pPr>
      <w:commentRangeStart w:id="925"/>
      <w:r>
        <w:t xml:space="preserve">Figure 3: </w:t>
      </w:r>
      <w:commentRangeEnd w:id="925"/>
      <w:r w:rsidR="000E7342">
        <w:rPr>
          <w:rStyle w:val="CommentReference"/>
          <w:sz w:val="22"/>
          <w:szCs w:val="22"/>
        </w:rPr>
        <w:commentReference w:id="925"/>
      </w:r>
      <w:r>
        <w:t>Embedding-based memory systems given identical inputs return substantially different retrieved facts. All-three-disagree rate (y-axis) across Mem0, Letta, and Supermemory at top-k = 1, 3, 5, and 10 (x-axis), in the controlled configuration where every system received the same pre-extracted fact pool (§4.4.1, supports retrieval-substrate variability). 93% of the 515 questions produce a fully disjoint top-1 across the three systems; even at top-10, 53% remain fully disjoint. Retrieval is not a stable substrate to evaluate the specification on top of without an apples-to-apples controlled condition.</w:t>
      </w:r>
    </w:p>
    <w:p w14:paraId="3DB3FB8A" w14:textId="1DC3961A" w:rsidR="006B304D" w:rsidDel="00E27858" w:rsidRDefault="00000000">
      <w:pPr>
        <w:pStyle w:val="BodyText"/>
        <w:rPr>
          <w:del w:id="926" w:author="Aarik Gulaya [2]" w:date="2026-04-27T15:36:00Z" w16du:dateUtc="2026-04-27T22:36:00Z"/>
        </w:rPr>
      </w:pPr>
      <w:del w:id="927" w:author="Aarik Gulaya [2]" w:date="2026-04-27T15:36:00Z" w16du:dateUtc="2026-04-27T22:36:00Z">
        <w:r w:rsidDel="00E27858">
          <w:rPr>
            <w:i/>
            <w:iCs/>
          </w:rPr>
          <w:delText>Figure 3: Embedding-based memory systems given identical inputs return substantially different retrieved facts. All-three-disagree rate (y-axis) across Mem0, Letta, and Supermemory at top-k = 1, 3, 5, and 10 (x-axis), in the controlled configuration where every system received the same pre-extracted fact pool (§4.4.1, supports retrieval-substrate variability). 93% of the 515 questions produce a fully disjoint top-1 across the three systems; even at top-10, 53% remain fully disjoint. Retrieval is not a stable substrate to evaluate the specification on top of without an apples-to-apples controlled condition.</w:delText>
        </w:r>
      </w:del>
    </w:p>
    <w:p w14:paraId="3CC5AA7F" w14:textId="77777777" w:rsidR="006B304D" w:rsidRDefault="00000000">
      <w:pPr>
        <w:pStyle w:val="BodyText"/>
      </w:pPr>
      <w:commentRangeStart w:id="928"/>
      <w:r>
        <w:rPr>
          <w:b/>
          <w:bCs/>
        </w:rPr>
        <w:t>Plain version</w:t>
      </w:r>
      <w:commentRangeEnd w:id="928"/>
      <w:r w:rsidR="000E7342">
        <w:rPr>
          <w:rStyle w:val="CommentReference"/>
          <w:b/>
          <w:bCs/>
          <w:sz w:val="22"/>
          <w:szCs w:val="22"/>
        </w:rPr>
        <w:commentReference w:id="928"/>
      </w:r>
      <w:r>
        <w:rPr>
          <w:b/>
          <w:bCs/>
        </w:rPr>
        <w:t>.</w:t>
      </w:r>
      <w:r>
        <w:t xml:space="preserve"> </w:t>
      </w:r>
      <w:commentRangeStart w:id="929"/>
      <w:r>
        <w:rPr>
          <w:b/>
          <w:bCs/>
        </w:rPr>
        <w:t>When the Behavioral Specification is added on top of a commercial memory system’s retrieval, the combined context produces better behavioral prediction than retrieval alone on people the model doesn’t already know. The effect holds on three of the four commercial systems we tested.</w:t>
      </w:r>
      <w:commentRangeEnd w:id="929"/>
      <w:r w:rsidR="000E7342">
        <w:rPr>
          <w:rStyle w:val="CommentReference"/>
          <w:sz w:val="22"/>
          <w:szCs w:val="22"/>
        </w:rPr>
        <w:commentReference w:id="929"/>
      </w:r>
    </w:p>
    <w:p w14:paraId="062AA5B4" w14:textId="77777777" w:rsidR="006B304D" w:rsidRDefault="00000000">
      <w:pPr>
        <w:pStyle w:val="BodyText"/>
      </w:pPr>
      <w:r>
        <w:rPr>
          <w:b/>
          <w:bCs/>
        </w:rPr>
        <w:t>Setup.</w:t>
      </w:r>
      <w:r>
        <w:t xml:space="preserve"> We tested four commercial memory systems (Mem0, Letta, Supermemory, Zep) and Base Layer’s own zero-cost retrieval substrate (MiniLM-L6-v2 + ChromaDB), each evaluated under two configurations. Full details in </w:t>
      </w:r>
      <w:hyperlink w:anchor="sec-3-3">
        <w:r w:rsidR="006B304D">
          <w:rPr>
            <w:rStyle w:val="Hyperlink"/>
          </w:rPr>
          <w:t>§3.3</w:t>
        </w:r>
      </w:hyperlink>
      <w:r>
        <w:t xml:space="preserve"> and </w:t>
      </w:r>
      <w:hyperlink w:anchor="sec-3-5">
        <w:r w:rsidR="006B304D">
          <w:rPr>
            <w:rStyle w:val="Hyperlink"/>
          </w:rPr>
          <w:t>§3.5</w:t>
        </w:r>
      </w:hyperlink>
      <w:r>
        <w:t>; summary:</w:t>
      </w:r>
    </w:p>
    <w:p w14:paraId="2D239C85" w14:textId="77777777" w:rsidR="006B304D" w:rsidRDefault="00000000">
      <w:pPr>
        <w:pStyle w:val="Compact"/>
        <w:numPr>
          <w:ilvl w:val="0"/>
          <w:numId w:val="19"/>
        </w:numPr>
      </w:pPr>
      <w:r>
        <w:rPr>
          <w:b/>
          <w:bCs/>
        </w:rPr>
        <w:t>Controlled configuration.</w:t>
      </w:r>
      <w:r>
        <w:t xml:space="preserve"> Each system is given an identical pre-extracted fact pool drawn from the training half of each subject’s corpus. The input is held constant across all four commercial systems and the Base Layer substrate, so any difference in the downstream prediction score is attributable to the system’s retrieval and presentation policy alone, not to what it was able to ingest.</w:t>
      </w:r>
    </w:p>
    <w:p w14:paraId="4A3861A6" w14:textId="77777777" w:rsidR="006B304D" w:rsidRDefault="00000000">
      <w:pPr>
        <w:pStyle w:val="Compact"/>
        <w:numPr>
          <w:ilvl w:val="0"/>
          <w:numId w:val="19"/>
        </w:numPr>
      </w:pPr>
      <w:r>
        <w:rPr>
          <w:b/>
          <w:bCs/>
        </w:rPr>
        <w:t>Native configuration.</w:t>
      </w:r>
      <w:r>
        <w:t xml:space="preserve"> Each system ingests the raw training corpus through its own production pipeline, as in deployment. Measures the full end-to-end system.</w:t>
      </w:r>
    </w:p>
    <w:p w14:paraId="7006F425" w14:textId="77777777" w:rsidR="006B304D" w:rsidRDefault="00000000">
      <w:pPr>
        <w:pStyle w:val="FirstParagraph"/>
      </w:pPr>
      <w:r>
        <w:lastRenderedPageBreak/>
        <w:t xml:space="preserve">Within each system in each configuration, two conditions are compared: - </w:t>
      </w:r>
      <w:r>
        <w:rPr>
          <w:b/>
          <w:bCs/>
        </w:rPr>
        <w:t>C1</w:t>
      </w:r>
      <w:r>
        <w:t xml:space="preserve"> (retrieval only): the memory system’s retrieval served as context; no Behavioral Specification. - </w:t>
      </w:r>
      <w:r>
        <w:rPr>
          <w:b/>
          <w:bCs/>
        </w:rPr>
        <w:t>C3</w:t>
      </w:r>
      <w:r>
        <w:t xml:space="preserve"> (retrieval + spec): the same retrieval plus the full Behavioral Specification.</w:t>
      </w:r>
    </w:p>
    <w:p w14:paraId="55D11D49" w14:textId="77777777" w:rsidR="006B304D" w:rsidRDefault="00000000">
      <w:pPr>
        <w:pStyle w:val="BodyText"/>
      </w:pPr>
      <w:r>
        <w:t xml:space="preserve">The spec-effect for that system is the </w:t>
      </w:r>
      <w:r>
        <w:rPr>
          <w:b/>
          <w:bCs/>
        </w:rPr>
        <w:t>Δ_spec = mean(C3) − mean(C1) aggregated per subject, then averaged across subjects.</w:t>
      </w:r>
      <w:r>
        <w:t xml:space="preserve"> If H4 holds, Δ_spec is positive across systems.</w:t>
      </w:r>
    </w:p>
    <w:p w14:paraId="525D5E72" w14:textId="77777777" w:rsidR="006B304D" w:rsidRDefault="00000000">
      <w:r>
        <w:pict w14:anchorId="4CF3BB71">
          <v:rect id="_x0000_i1389" style="width:0;height:1.5pt" o:hralign="center" o:hrstd="t" o:hr="t"/>
        </w:pict>
      </w:r>
    </w:p>
    <w:p w14:paraId="62FD2EF4" w14:textId="77777777" w:rsidR="006B304D" w:rsidRDefault="00000000">
      <w:pPr>
        <w:pStyle w:val="FirstParagraph"/>
      </w:pPr>
      <w:r>
        <w:rPr>
          <w:b/>
          <w:bCs/>
        </w:rPr>
        <w:t>Aggregate results, controlled configuration (5-judge primary, N = 14 subjects).</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6B304D" w14:paraId="37672050"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250" w:type="dxa"/>
          </w:tcPr>
          <w:p w14:paraId="25FF23EE" w14:textId="77777777" w:rsidR="006B304D" w:rsidRDefault="00000000">
            <w:pPr>
              <w:pStyle w:val="Compact"/>
            </w:pPr>
            <w:r>
              <w:t>System</w:t>
            </w:r>
          </w:p>
        </w:tc>
        <w:tc>
          <w:tcPr>
            <w:tcW w:w="1667" w:type="dxa"/>
          </w:tcPr>
          <w:p w14:paraId="48121A68" w14:textId="77777777" w:rsidR="006B304D" w:rsidRDefault="00000000">
            <w:pPr>
              <w:pStyle w:val="Compact"/>
              <w:jc w:val="right"/>
            </w:pPr>
            <w:r>
              <w:t>Δ_spec (all 14)</w:t>
            </w:r>
          </w:p>
        </w:tc>
        <w:tc>
          <w:tcPr>
            <w:tcW w:w="1667" w:type="dxa"/>
          </w:tcPr>
          <w:p w14:paraId="798BE36A" w14:textId="77777777" w:rsidR="006B304D" w:rsidRDefault="00000000">
            <w:pPr>
              <w:pStyle w:val="Compact"/>
              <w:jc w:val="right"/>
            </w:pPr>
            <w:r>
              <w:t>Subjects improved (of 14)</w:t>
            </w:r>
          </w:p>
        </w:tc>
        <w:tc>
          <w:tcPr>
            <w:tcW w:w="1667" w:type="dxa"/>
          </w:tcPr>
          <w:p w14:paraId="06A05F55" w14:textId="77777777" w:rsidR="006B304D" w:rsidRDefault="00000000">
            <w:pPr>
              <w:pStyle w:val="Compact"/>
              <w:jc w:val="right"/>
            </w:pPr>
            <w:r>
              <w:t>Δ_spec (low-baseline 9)</w:t>
            </w:r>
          </w:p>
        </w:tc>
        <w:tc>
          <w:tcPr>
            <w:tcW w:w="1667" w:type="dxa"/>
          </w:tcPr>
          <w:p w14:paraId="5176033D" w14:textId="77777777" w:rsidR="006B304D" w:rsidRDefault="00000000">
            <w:pPr>
              <w:pStyle w:val="Compact"/>
              <w:jc w:val="right"/>
            </w:pPr>
            <w:r>
              <w:t>Subjects improved (of 9)</w:t>
            </w:r>
          </w:p>
        </w:tc>
      </w:tr>
      <w:tr w:rsidR="006B304D" w14:paraId="58316C91" w14:textId="77777777">
        <w:tc>
          <w:tcPr>
            <w:tcW w:w="1250" w:type="dxa"/>
          </w:tcPr>
          <w:p w14:paraId="0A4F7F26" w14:textId="77777777" w:rsidR="006B304D" w:rsidRDefault="00000000">
            <w:pPr>
              <w:pStyle w:val="Compact"/>
            </w:pPr>
            <w:r>
              <w:t>Mem0</w:t>
            </w:r>
          </w:p>
        </w:tc>
        <w:tc>
          <w:tcPr>
            <w:tcW w:w="1667" w:type="dxa"/>
          </w:tcPr>
          <w:p w14:paraId="26CD7F5E" w14:textId="77777777" w:rsidR="006B304D" w:rsidRDefault="00000000">
            <w:pPr>
              <w:pStyle w:val="Compact"/>
              <w:jc w:val="right"/>
            </w:pPr>
            <w:r>
              <w:t>+0.12</w:t>
            </w:r>
          </w:p>
        </w:tc>
        <w:tc>
          <w:tcPr>
            <w:tcW w:w="1667" w:type="dxa"/>
          </w:tcPr>
          <w:p w14:paraId="349BF338" w14:textId="77777777" w:rsidR="006B304D" w:rsidRDefault="00000000">
            <w:pPr>
              <w:pStyle w:val="Compact"/>
              <w:jc w:val="right"/>
            </w:pPr>
            <w:r>
              <w:t>10/14</w:t>
            </w:r>
          </w:p>
        </w:tc>
        <w:tc>
          <w:tcPr>
            <w:tcW w:w="1667" w:type="dxa"/>
          </w:tcPr>
          <w:p w14:paraId="5DCE7C6A" w14:textId="77777777" w:rsidR="006B304D" w:rsidRDefault="00000000">
            <w:pPr>
              <w:pStyle w:val="Compact"/>
              <w:jc w:val="right"/>
            </w:pPr>
            <w:r>
              <w:t>+0.10</w:t>
            </w:r>
          </w:p>
        </w:tc>
        <w:tc>
          <w:tcPr>
            <w:tcW w:w="1667" w:type="dxa"/>
          </w:tcPr>
          <w:p w14:paraId="5587DCE0" w14:textId="77777777" w:rsidR="006B304D" w:rsidRDefault="00000000">
            <w:pPr>
              <w:pStyle w:val="Compact"/>
              <w:jc w:val="right"/>
            </w:pPr>
            <w:r>
              <w:t>6/9</w:t>
            </w:r>
          </w:p>
        </w:tc>
      </w:tr>
      <w:tr w:rsidR="006B304D" w14:paraId="7E0D32EE" w14:textId="77777777">
        <w:tc>
          <w:tcPr>
            <w:tcW w:w="1250" w:type="dxa"/>
          </w:tcPr>
          <w:p w14:paraId="7B1EE5CB" w14:textId="77777777" w:rsidR="006B304D" w:rsidRDefault="00000000">
            <w:pPr>
              <w:pStyle w:val="Compact"/>
            </w:pPr>
            <w:r>
              <w:t>Letta (archival retrieval path)</w:t>
            </w:r>
          </w:p>
        </w:tc>
        <w:tc>
          <w:tcPr>
            <w:tcW w:w="1667" w:type="dxa"/>
          </w:tcPr>
          <w:p w14:paraId="6B6284E5" w14:textId="77777777" w:rsidR="006B304D" w:rsidRDefault="00000000">
            <w:pPr>
              <w:pStyle w:val="Compact"/>
              <w:jc w:val="right"/>
            </w:pPr>
            <w:r>
              <w:t>+0.20</w:t>
            </w:r>
          </w:p>
        </w:tc>
        <w:tc>
          <w:tcPr>
            <w:tcW w:w="1667" w:type="dxa"/>
          </w:tcPr>
          <w:p w14:paraId="3D91319D" w14:textId="77777777" w:rsidR="006B304D" w:rsidRDefault="00000000">
            <w:pPr>
              <w:pStyle w:val="Compact"/>
              <w:jc w:val="right"/>
            </w:pPr>
            <w:r>
              <w:t>12/14</w:t>
            </w:r>
          </w:p>
        </w:tc>
        <w:tc>
          <w:tcPr>
            <w:tcW w:w="1667" w:type="dxa"/>
          </w:tcPr>
          <w:p w14:paraId="06292796" w14:textId="77777777" w:rsidR="006B304D" w:rsidRDefault="00000000">
            <w:pPr>
              <w:pStyle w:val="Compact"/>
              <w:jc w:val="right"/>
            </w:pPr>
            <w:r>
              <w:t>+0.17</w:t>
            </w:r>
          </w:p>
        </w:tc>
        <w:tc>
          <w:tcPr>
            <w:tcW w:w="1667" w:type="dxa"/>
          </w:tcPr>
          <w:p w14:paraId="73E046E8" w14:textId="77777777" w:rsidR="006B304D" w:rsidRDefault="00000000">
            <w:pPr>
              <w:pStyle w:val="Compact"/>
              <w:jc w:val="right"/>
            </w:pPr>
            <w:r>
              <w:t>8/9</w:t>
            </w:r>
          </w:p>
        </w:tc>
      </w:tr>
      <w:tr w:rsidR="006B304D" w14:paraId="7011518E" w14:textId="77777777">
        <w:tc>
          <w:tcPr>
            <w:tcW w:w="1250" w:type="dxa"/>
          </w:tcPr>
          <w:p w14:paraId="5B67D004" w14:textId="77777777" w:rsidR="006B304D" w:rsidRDefault="00000000">
            <w:pPr>
              <w:pStyle w:val="Compact"/>
            </w:pPr>
            <w:r>
              <w:t>Zep</w:t>
            </w:r>
          </w:p>
        </w:tc>
        <w:tc>
          <w:tcPr>
            <w:tcW w:w="1667" w:type="dxa"/>
          </w:tcPr>
          <w:p w14:paraId="38A41786" w14:textId="77777777" w:rsidR="006B304D" w:rsidRDefault="00000000">
            <w:pPr>
              <w:pStyle w:val="Compact"/>
              <w:jc w:val="right"/>
            </w:pPr>
            <w:r>
              <w:t>+0.19</w:t>
            </w:r>
          </w:p>
        </w:tc>
        <w:tc>
          <w:tcPr>
            <w:tcW w:w="1667" w:type="dxa"/>
          </w:tcPr>
          <w:p w14:paraId="0A274301" w14:textId="77777777" w:rsidR="006B304D" w:rsidRDefault="00000000">
            <w:pPr>
              <w:pStyle w:val="Compact"/>
              <w:jc w:val="right"/>
            </w:pPr>
            <w:r>
              <w:t>13/14</w:t>
            </w:r>
          </w:p>
        </w:tc>
        <w:tc>
          <w:tcPr>
            <w:tcW w:w="1667" w:type="dxa"/>
          </w:tcPr>
          <w:p w14:paraId="1F42303E" w14:textId="77777777" w:rsidR="006B304D" w:rsidRDefault="00000000">
            <w:pPr>
              <w:pStyle w:val="Compact"/>
              <w:jc w:val="right"/>
            </w:pPr>
            <w:r>
              <w:t>+0.17</w:t>
            </w:r>
          </w:p>
        </w:tc>
        <w:tc>
          <w:tcPr>
            <w:tcW w:w="1667" w:type="dxa"/>
          </w:tcPr>
          <w:p w14:paraId="49417AD0" w14:textId="77777777" w:rsidR="006B304D" w:rsidRDefault="00000000">
            <w:pPr>
              <w:pStyle w:val="Compact"/>
              <w:jc w:val="right"/>
            </w:pPr>
            <w:r>
              <w:rPr>
                <w:b/>
                <w:bCs/>
              </w:rPr>
              <w:t>9/9</w:t>
            </w:r>
          </w:p>
        </w:tc>
      </w:tr>
      <w:tr w:rsidR="006B304D" w14:paraId="30BB9521" w14:textId="77777777">
        <w:tc>
          <w:tcPr>
            <w:tcW w:w="1250" w:type="dxa"/>
          </w:tcPr>
          <w:p w14:paraId="6372A62D" w14:textId="77777777" w:rsidR="006B304D" w:rsidRDefault="00000000">
            <w:pPr>
              <w:pStyle w:val="Compact"/>
            </w:pPr>
            <w:r>
              <w:t>Supermemory</w:t>
            </w:r>
          </w:p>
        </w:tc>
        <w:tc>
          <w:tcPr>
            <w:tcW w:w="1667" w:type="dxa"/>
          </w:tcPr>
          <w:p w14:paraId="405DF446" w14:textId="77777777" w:rsidR="006B304D" w:rsidRDefault="00000000">
            <w:pPr>
              <w:pStyle w:val="Compact"/>
              <w:jc w:val="right"/>
            </w:pPr>
            <w:r>
              <w:t>−0.05</w:t>
            </w:r>
          </w:p>
        </w:tc>
        <w:tc>
          <w:tcPr>
            <w:tcW w:w="1667" w:type="dxa"/>
          </w:tcPr>
          <w:p w14:paraId="6F70F8CB" w14:textId="77777777" w:rsidR="006B304D" w:rsidRDefault="00000000">
            <w:pPr>
              <w:pStyle w:val="Compact"/>
              <w:jc w:val="right"/>
            </w:pPr>
            <w:r>
              <w:t>5/14</w:t>
            </w:r>
          </w:p>
        </w:tc>
        <w:tc>
          <w:tcPr>
            <w:tcW w:w="1667" w:type="dxa"/>
          </w:tcPr>
          <w:p w14:paraId="5C057C01" w14:textId="77777777" w:rsidR="006B304D" w:rsidRDefault="00000000">
            <w:pPr>
              <w:pStyle w:val="Compact"/>
              <w:jc w:val="right"/>
            </w:pPr>
            <w:r>
              <w:t>−0.01</w:t>
            </w:r>
          </w:p>
        </w:tc>
        <w:tc>
          <w:tcPr>
            <w:tcW w:w="1667" w:type="dxa"/>
          </w:tcPr>
          <w:p w14:paraId="597320BB" w14:textId="77777777" w:rsidR="006B304D" w:rsidRDefault="00000000">
            <w:pPr>
              <w:pStyle w:val="Compact"/>
              <w:jc w:val="right"/>
            </w:pPr>
            <w:r>
              <w:t>5/9</w:t>
            </w:r>
          </w:p>
        </w:tc>
      </w:tr>
      <w:tr w:rsidR="006B304D" w14:paraId="6431B87E" w14:textId="77777777">
        <w:tc>
          <w:tcPr>
            <w:tcW w:w="1250" w:type="dxa"/>
          </w:tcPr>
          <w:p w14:paraId="2754DBBF" w14:textId="77777777" w:rsidR="006B304D" w:rsidRDefault="00000000">
            <w:pPr>
              <w:pStyle w:val="Compact"/>
            </w:pPr>
            <w:r>
              <w:t>Base Layer substrate</w:t>
            </w:r>
          </w:p>
        </w:tc>
        <w:tc>
          <w:tcPr>
            <w:tcW w:w="1667" w:type="dxa"/>
          </w:tcPr>
          <w:p w14:paraId="7D7EF02C" w14:textId="77777777" w:rsidR="006B304D" w:rsidRDefault="00000000">
            <w:pPr>
              <w:pStyle w:val="Compact"/>
              <w:jc w:val="right"/>
            </w:pPr>
            <w:r>
              <w:t>+0.08</w:t>
            </w:r>
          </w:p>
        </w:tc>
        <w:tc>
          <w:tcPr>
            <w:tcW w:w="1667" w:type="dxa"/>
          </w:tcPr>
          <w:p w14:paraId="09D0B442" w14:textId="77777777" w:rsidR="006B304D" w:rsidRDefault="00000000">
            <w:pPr>
              <w:pStyle w:val="Compact"/>
              <w:jc w:val="right"/>
            </w:pPr>
            <w:r>
              <w:t>9/14</w:t>
            </w:r>
          </w:p>
        </w:tc>
        <w:tc>
          <w:tcPr>
            <w:tcW w:w="1667" w:type="dxa"/>
          </w:tcPr>
          <w:p w14:paraId="26A00D96" w14:textId="77777777" w:rsidR="006B304D" w:rsidRDefault="00000000">
            <w:pPr>
              <w:pStyle w:val="Compact"/>
              <w:jc w:val="right"/>
            </w:pPr>
            <w:r>
              <w:t>+0.08</w:t>
            </w:r>
          </w:p>
        </w:tc>
        <w:tc>
          <w:tcPr>
            <w:tcW w:w="1667" w:type="dxa"/>
          </w:tcPr>
          <w:p w14:paraId="65360383" w14:textId="77777777" w:rsidR="006B304D" w:rsidRDefault="00000000">
            <w:pPr>
              <w:pStyle w:val="Compact"/>
              <w:jc w:val="right"/>
            </w:pPr>
            <w:r>
              <w:t>6/9</w:t>
            </w:r>
          </w:p>
        </w:tc>
      </w:tr>
    </w:tbl>
    <w:p w14:paraId="627F95EF" w14:textId="77777777" w:rsidR="006B304D" w:rsidRDefault="00000000">
      <w:pPr>
        <w:pStyle w:val="BodyText"/>
      </w:pPr>
      <w:r>
        <w:t xml:space="preserve">Wilcoxon signed-rank on retrieval-only (C1) vs. retrieval-plus-specification (C3) within each system: </w:t>
      </w:r>
      <w:r>
        <w:rPr>
          <w:b/>
          <w:bCs/>
        </w:rPr>
        <w:t>Zep controlled p = 0.0004, Letta controlled p = 0.0017</w:t>
      </w:r>
      <w:r>
        <w:t xml:space="preserve"> (both robust at α = 0.01). Mem0, Supermemory, and Base Layer substrate are not significant at α = 0.05 on the 9-subject low-baseline slice. The test is underpowered at n = 9 for the effect sizes these systems show (Mem0 controlled Δ ≈ +0.05, Base Layer substrate +0.08, Supermemory +0.004); the direction is still positive on Mem0 and Base Layer substrate, and the effect sizes are small enough that a larger sample would be needed to separate signal from noise. Supermemory’s near-zero aggregate is treated in detail in </w:t>
      </w:r>
      <w:hyperlink w:anchor="sec-4-4-2">
        <w:r w:rsidR="006B304D">
          <w:rPr>
            <w:rStyle w:val="Hyperlink"/>
          </w:rPr>
          <w:t>§4.4.2</w:t>
        </w:r>
      </w:hyperlink>
      <w:r>
        <w:t xml:space="preserve"> (the per-question mixture is bimodal and the aggregate cancels).</w:t>
      </w:r>
    </w:p>
    <w:p w14:paraId="53A7DBB2" w14:textId="77777777" w:rsidR="006B304D" w:rsidRDefault="00000000">
      <w:pPr>
        <w:pStyle w:val="BodyText"/>
      </w:pPr>
      <w:r>
        <w:rPr>
          <w:b/>
          <w:bCs/>
        </w:rPr>
        <w:t>Aggregate results, native configuration (5-judge primary).</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6B304D" w14:paraId="575AACE6"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250" w:type="dxa"/>
          </w:tcPr>
          <w:p w14:paraId="69A42EC0" w14:textId="77777777" w:rsidR="006B304D" w:rsidRDefault="00000000">
            <w:pPr>
              <w:pStyle w:val="Compact"/>
            </w:pPr>
            <w:r>
              <w:t>System</w:t>
            </w:r>
          </w:p>
        </w:tc>
        <w:tc>
          <w:tcPr>
            <w:tcW w:w="1667" w:type="dxa"/>
          </w:tcPr>
          <w:p w14:paraId="5AA27BF3" w14:textId="77777777" w:rsidR="006B304D" w:rsidRDefault="00000000">
            <w:pPr>
              <w:pStyle w:val="Compact"/>
              <w:jc w:val="right"/>
            </w:pPr>
            <w:r>
              <w:t>Δ_spec (full)</w:t>
            </w:r>
          </w:p>
        </w:tc>
        <w:tc>
          <w:tcPr>
            <w:tcW w:w="1667" w:type="dxa"/>
          </w:tcPr>
          <w:p w14:paraId="267A1150" w14:textId="77777777" w:rsidR="006B304D" w:rsidRDefault="00000000">
            <w:pPr>
              <w:pStyle w:val="Compact"/>
              <w:jc w:val="right"/>
            </w:pPr>
            <w:r>
              <w:t>Subjects improved (of n)</w:t>
            </w:r>
          </w:p>
        </w:tc>
        <w:tc>
          <w:tcPr>
            <w:tcW w:w="1667" w:type="dxa"/>
          </w:tcPr>
          <w:p w14:paraId="33F70374" w14:textId="77777777" w:rsidR="006B304D" w:rsidRDefault="00000000">
            <w:pPr>
              <w:pStyle w:val="Compact"/>
              <w:jc w:val="right"/>
            </w:pPr>
            <w:r>
              <w:t>Δ_spec (low-baseline)</w:t>
            </w:r>
          </w:p>
        </w:tc>
        <w:tc>
          <w:tcPr>
            <w:tcW w:w="1667" w:type="dxa"/>
          </w:tcPr>
          <w:p w14:paraId="264C475E" w14:textId="77777777" w:rsidR="006B304D" w:rsidRDefault="00000000">
            <w:pPr>
              <w:pStyle w:val="Compact"/>
              <w:jc w:val="right"/>
            </w:pPr>
            <w:r>
              <w:t>Subjects improved (of n)</w:t>
            </w:r>
          </w:p>
        </w:tc>
      </w:tr>
      <w:tr w:rsidR="006B304D" w14:paraId="49D39DC9" w14:textId="77777777">
        <w:tc>
          <w:tcPr>
            <w:tcW w:w="1250" w:type="dxa"/>
          </w:tcPr>
          <w:p w14:paraId="4CA7E5E5" w14:textId="77777777" w:rsidR="006B304D" w:rsidRDefault="00000000">
            <w:pPr>
              <w:pStyle w:val="Compact"/>
            </w:pPr>
            <w:r>
              <w:t>Mem0</w:t>
            </w:r>
          </w:p>
        </w:tc>
        <w:tc>
          <w:tcPr>
            <w:tcW w:w="1667" w:type="dxa"/>
          </w:tcPr>
          <w:p w14:paraId="602B6312" w14:textId="77777777" w:rsidR="006B304D" w:rsidRDefault="00000000">
            <w:pPr>
              <w:pStyle w:val="Compact"/>
              <w:jc w:val="right"/>
            </w:pPr>
            <w:r>
              <w:t>+0.33</w:t>
            </w:r>
          </w:p>
        </w:tc>
        <w:tc>
          <w:tcPr>
            <w:tcW w:w="1667" w:type="dxa"/>
          </w:tcPr>
          <w:p w14:paraId="7B84A46B" w14:textId="77777777" w:rsidR="006B304D" w:rsidRDefault="00000000">
            <w:pPr>
              <w:pStyle w:val="Compact"/>
              <w:jc w:val="right"/>
            </w:pPr>
            <w:r>
              <w:t>10/14</w:t>
            </w:r>
          </w:p>
        </w:tc>
        <w:tc>
          <w:tcPr>
            <w:tcW w:w="1667" w:type="dxa"/>
          </w:tcPr>
          <w:p w14:paraId="2AA498E1" w14:textId="77777777" w:rsidR="006B304D" w:rsidRDefault="00000000">
            <w:pPr>
              <w:pStyle w:val="Compact"/>
              <w:jc w:val="right"/>
            </w:pPr>
            <w:r>
              <w:t>+0.32</w:t>
            </w:r>
          </w:p>
        </w:tc>
        <w:tc>
          <w:tcPr>
            <w:tcW w:w="1667" w:type="dxa"/>
          </w:tcPr>
          <w:p w14:paraId="0789BAE5" w14:textId="77777777" w:rsidR="006B304D" w:rsidRDefault="00000000">
            <w:pPr>
              <w:pStyle w:val="Compact"/>
              <w:jc w:val="right"/>
            </w:pPr>
            <w:r>
              <w:t>7/9</w:t>
            </w:r>
          </w:p>
        </w:tc>
      </w:tr>
      <w:tr w:rsidR="006B304D" w14:paraId="03720920" w14:textId="77777777">
        <w:tc>
          <w:tcPr>
            <w:tcW w:w="1250" w:type="dxa"/>
          </w:tcPr>
          <w:p w14:paraId="56590382" w14:textId="77777777" w:rsidR="006B304D" w:rsidRDefault="00000000">
            <w:pPr>
              <w:pStyle w:val="Compact"/>
            </w:pPr>
            <w:r>
              <w:t>Letta (archival retrieval path)</w:t>
            </w:r>
          </w:p>
        </w:tc>
        <w:tc>
          <w:tcPr>
            <w:tcW w:w="1667" w:type="dxa"/>
          </w:tcPr>
          <w:p w14:paraId="2FE863C0" w14:textId="77777777" w:rsidR="006B304D" w:rsidRDefault="00000000">
            <w:pPr>
              <w:pStyle w:val="Compact"/>
              <w:jc w:val="right"/>
            </w:pPr>
            <w:r>
              <w:t>−0.02</w:t>
            </w:r>
          </w:p>
        </w:tc>
        <w:tc>
          <w:tcPr>
            <w:tcW w:w="1667" w:type="dxa"/>
          </w:tcPr>
          <w:p w14:paraId="01478835" w14:textId="77777777" w:rsidR="006B304D" w:rsidRDefault="00000000">
            <w:pPr>
              <w:pStyle w:val="Compact"/>
              <w:jc w:val="right"/>
            </w:pPr>
            <w:r>
              <w:t>5/14</w:t>
            </w:r>
          </w:p>
        </w:tc>
        <w:tc>
          <w:tcPr>
            <w:tcW w:w="1667" w:type="dxa"/>
          </w:tcPr>
          <w:p w14:paraId="3041095C" w14:textId="77777777" w:rsidR="006B304D" w:rsidRDefault="00000000">
            <w:pPr>
              <w:pStyle w:val="Compact"/>
              <w:jc w:val="right"/>
            </w:pPr>
            <w:r>
              <w:t>−0.04</w:t>
            </w:r>
          </w:p>
        </w:tc>
        <w:tc>
          <w:tcPr>
            <w:tcW w:w="1667" w:type="dxa"/>
          </w:tcPr>
          <w:p w14:paraId="4A10D96D" w14:textId="77777777" w:rsidR="006B304D" w:rsidRDefault="00000000">
            <w:pPr>
              <w:pStyle w:val="Compact"/>
              <w:jc w:val="right"/>
            </w:pPr>
            <w:r>
              <w:t>4/9</w:t>
            </w:r>
          </w:p>
        </w:tc>
      </w:tr>
      <w:tr w:rsidR="006B304D" w14:paraId="1C1E3F89" w14:textId="77777777">
        <w:tc>
          <w:tcPr>
            <w:tcW w:w="1250" w:type="dxa"/>
          </w:tcPr>
          <w:p w14:paraId="48D4B63D" w14:textId="77777777" w:rsidR="006B304D" w:rsidRDefault="00000000">
            <w:pPr>
              <w:pStyle w:val="Compact"/>
            </w:pPr>
            <w:r>
              <w:t>Zep</w:t>
            </w:r>
          </w:p>
        </w:tc>
        <w:tc>
          <w:tcPr>
            <w:tcW w:w="1667" w:type="dxa"/>
          </w:tcPr>
          <w:p w14:paraId="2360230B" w14:textId="77777777" w:rsidR="006B304D" w:rsidRDefault="00000000">
            <w:pPr>
              <w:pStyle w:val="Compact"/>
              <w:jc w:val="right"/>
            </w:pPr>
            <w:r>
              <w:t>+0.33</w:t>
            </w:r>
          </w:p>
        </w:tc>
        <w:tc>
          <w:tcPr>
            <w:tcW w:w="1667" w:type="dxa"/>
          </w:tcPr>
          <w:p w14:paraId="3A2D3184" w14:textId="77777777" w:rsidR="006B304D" w:rsidRDefault="00000000">
            <w:pPr>
              <w:pStyle w:val="Compact"/>
              <w:jc w:val="right"/>
            </w:pPr>
            <w:r>
              <w:t>13/14</w:t>
            </w:r>
          </w:p>
        </w:tc>
        <w:tc>
          <w:tcPr>
            <w:tcW w:w="1667" w:type="dxa"/>
          </w:tcPr>
          <w:p w14:paraId="72D16A98" w14:textId="77777777" w:rsidR="006B304D" w:rsidRDefault="00000000">
            <w:pPr>
              <w:pStyle w:val="Compact"/>
              <w:jc w:val="right"/>
            </w:pPr>
            <w:r>
              <w:t>+0.30</w:t>
            </w:r>
          </w:p>
        </w:tc>
        <w:tc>
          <w:tcPr>
            <w:tcW w:w="1667" w:type="dxa"/>
          </w:tcPr>
          <w:p w14:paraId="66F33AA8" w14:textId="77777777" w:rsidR="006B304D" w:rsidRDefault="00000000">
            <w:pPr>
              <w:pStyle w:val="Compact"/>
              <w:jc w:val="right"/>
            </w:pPr>
            <w:r>
              <w:rPr>
                <w:b/>
                <w:bCs/>
              </w:rPr>
              <w:t>9/9</w:t>
            </w:r>
          </w:p>
        </w:tc>
      </w:tr>
      <w:tr w:rsidR="006B304D" w14:paraId="14A9D599" w14:textId="77777777">
        <w:tc>
          <w:tcPr>
            <w:tcW w:w="1250" w:type="dxa"/>
          </w:tcPr>
          <w:p w14:paraId="4F7831F3" w14:textId="77777777" w:rsidR="006B304D" w:rsidRDefault="00000000">
            <w:pPr>
              <w:pStyle w:val="Compact"/>
            </w:pPr>
            <w:r>
              <w:t>Supermemory</w:t>
            </w:r>
          </w:p>
        </w:tc>
        <w:tc>
          <w:tcPr>
            <w:tcW w:w="1667" w:type="dxa"/>
          </w:tcPr>
          <w:p w14:paraId="5121268C" w14:textId="77777777" w:rsidR="006B304D" w:rsidRDefault="00000000">
            <w:pPr>
              <w:pStyle w:val="Compact"/>
              <w:jc w:val="right"/>
            </w:pPr>
            <w:r>
              <w:t>−0.01</w:t>
            </w:r>
          </w:p>
        </w:tc>
        <w:tc>
          <w:tcPr>
            <w:tcW w:w="1667" w:type="dxa"/>
          </w:tcPr>
          <w:p w14:paraId="7FD09894" w14:textId="77777777" w:rsidR="006B304D" w:rsidRDefault="00000000">
            <w:pPr>
              <w:pStyle w:val="Compact"/>
              <w:jc w:val="right"/>
            </w:pPr>
            <w:r>
              <w:t>6/14</w:t>
            </w:r>
          </w:p>
        </w:tc>
        <w:tc>
          <w:tcPr>
            <w:tcW w:w="1667" w:type="dxa"/>
          </w:tcPr>
          <w:p w14:paraId="007A702A" w14:textId="77777777" w:rsidR="006B304D" w:rsidRDefault="00000000">
            <w:pPr>
              <w:pStyle w:val="Compact"/>
              <w:jc w:val="right"/>
            </w:pPr>
            <w:r>
              <w:t>−0.03</w:t>
            </w:r>
          </w:p>
        </w:tc>
        <w:tc>
          <w:tcPr>
            <w:tcW w:w="1667" w:type="dxa"/>
          </w:tcPr>
          <w:p w14:paraId="742D9B40" w14:textId="77777777" w:rsidR="006B304D" w:rsidRDefault="00000000">
            <w:pPr>
              <w:pStyle w:val="Compact"/>
              <w:jc w:val="right"/>
            </w:pPr>
            <w:r>
              <w:t>4/9</w:t>
            </w:r>
          </w:p>
        </w:tc>
      </w:tr>
      <w:tr w:rsidR="006B304D" w14:paraId="4634267D" w14:textId="77777777">
        <w:tc>
          <w:tcPr>
            <w:tcW w:w="1250" w:type="dxa"/>
          </w:tcPr>
          <w:p w14:paraId="52740A73" w14:textId="77777777" w:rsidR="006B304D" w:rsidRDefault="00000000">
            <w:pPr>
              <w:pStyle w:val="Compact"/>
            </w:pPr>
            <w:r>
              <w:t>Base Layer</w:t>
            </w:r>
          </w:p>
        </w:tc>
        <w:tc>
          <w:tcPr>
            <w:tcW w:w="1667" w:type="dxa"/>
          </w:tcPr>
          <w:p w14:paraId="48C1BCA3" w14:textId="77777777" w:rsidR="006B304D" w:rsidRDefault="00000000">
            <w:pPr>
              <w:pStyle w:val="Compact"/>
              <w:jc w:val="right"/>
            </w:pPr>
            <w:r>
              <w:t>-</w:t>
            </w:r>
          </w:p>
        </w:tc>
        <w:tc>
          <w:tcPr>
            <w:tcW w:w="1667" w:type="dxa"/>
          </w:tcPr>
          <w:p w14:paraId="4B6E9168" w14:textId="77777777" w:rsidR="006B304D" w:rsidRDefault="00000000">
            <w:pPr>
              <w:pStyle w:val="Compact"/>
              <w:jc w:val="right"/>
            </w:pPr>
            <w:r>
              <w:t>N/A</w:t>
            </w:r>
          </w:p>
        </w:tc>
        <w:tc>
          <w:tcPr>
            <w:tcW w:w="1667" w:type="dxa"/>
          </w:tcPr>
          <w:p w14:paraId="6BCD149A" w14:textId="77777777" w:rsidR="006B304D" w:rsidRDefault="00000000">
            <w:pPr>
              <w:pStyle w:val="Compact"/>
              <w:jc w:val="right"/>
            </w:pPr>
            <w:r>
              <w:t>-</w:t>
            </w:r>
          </w:p>
        </w:tc>
        <w:tc>
          <w:tcPr>
            <w:tcW w:w="1667" w:type="dxa"/>
          </w:tcPr>
          <w:p w14:paraId="359C3F46" w14:textId="77777777" w:rsidR="006B304D" w:rsidRDefault="00000000">
            <w:pPr>
              <w:pStyle w:val="Compact"/>
              <w:jc w:val="right"/>
            </w:pPr>
            <w:r>
              <w:t>N/A</w:t>
            </w:r>
          </w:p>
        </w:tc>
      </w:tr>
    </w:tbl>
    <w:p w14:paraId="59B55CE1" w14:textId="77777777" w:rsidR="006B304D" w:rsidRDefault="00000000">
      <w:pPr>
        <w:pStyle w:val="BodyText"/>
      </w:pPr>
      <w:commentRangeStart w:id="930"/>
      <w:r>
        <w:t>Supermemory native data: four subjects (Bernal Diaz, Babur, Cellini, Rousseau) initially encountered ingestion failures on the free-tier Supermemory API. A paid-tier rerun completed 2026-04-23 indexed all 199 chunks (0 failures)</w:t>
      </w:r>
      <w:commentRangeEnd w:id="930"/>
      <w:r w:rsidR="000E7342">
        <w:rPr>
          <w:rStyle w:val="CommentReference"/>
          <w:sz w:val="22"/>
          <w:szCs w:val="22"/>
        </w:rPr>
        <w:commentReference w:id="930"/>
      </w:r>
      <w:r>
        <w:t xml:space="preserve"> and retrieved 4.3-5.0 facts per question across these four subjects, with the 5-judge primary panel re-run on the resulting responses; the native Supermemory aggregate reported above reflects the paid-tier rerun, with all 14 main-study subjects (Hamerton + 13 globals) included. Base Layer has no separate “native” condition because Base Layer’s authored pipeline is already the main-study ingestion for the controlled configuration; there is no separate native ingestion path to compare against.</w:t>
      </w:r>
    </w:p>
    <w:p w14:paraId="1DB90AEB" w14:textId="77777777" w:rsidR="006B304D" w:rsidRDefault="00000000">
      <w:pPr>
        <w:pStyle w:val="BodyText"/>
      </w:pPr>
      <w:r>
        <w:lastRenderedPageBreak/>
        <w:t xml:space="preserve">Wilcoxon: </w:t>
      </w:r>
      <w:r>
        <w:rPr>
          <w:b/>
          <w:bCs/>
        </w:rPr>
        <w:t>Zep native p = 0.0015, Mem0 native p = 0.0088</w:t>
      </w:r>
      <w:r>
        <w:t>, both robust. Letta native and Supermemory native are not significant (Supermemory native W = 48.0, p = 0.8077 on the paid-tier-complete n = 14 sample).</w:t>
      </w:r>
    </w:p>
    <w:p w14:paraId="5EE4916A" w14:textId="77777777" w:rsidR="006B304D" w:rsidRDefault="00000000">
      <w:r>
        <w:pict w14:anchorId="3D6ACF6B">
          <v:rect id="_x0000_i1390" style="width:0;height:1.5pt" o:hralign="center" o:hrstd="t" o:hr="t"/>
        </w:pict>
      </w:r>
    </w:p>
    <w:p w14:paraId="01AB8A9E" w14:textId="77777777" w:rsidR="006B304D" w:rsidRDefault="00000000">
      <w:pPr>
        <w:pStyle w:val="FirstParagraph"/>
      </w:pPr>
      <w:r>
        <w:rPr>
          <w:b/>
          <w:bCs/>
        </w:rPr>
        <w:t>Three of four commercial memory systems benefit from the specification.</w:t>
      </w:r>
      <w:r>
        <w:t xml:space="preserve"> Mem0, Letta (archival path), and Zep all produce positive Δ_spec in the controlled configuration, and two of the three (Mem0, Zep) produce larger positive Δ_spec in the native configuration. Supermemory’s aggregate is near zero (Wilcoxon p = 1.00, statistically indistinguishable from zero) under the strict 5-judge primary aggregation; the per-subject paired distribution is symmetric around zero, with the per-question distribution bimodal (large swings in both directions that cancel at the mean). What the near-zero aggregate actually means per-question is developed in the dedicated Supermemory section below.</w:t>
      </w:r>
    </w:p>
    <w:p w14:paraId="2CF19396" w14:textId="77777777" w:rsidR="006B304D" w:rsidRDefault="00000000">
      <w:pPr>
        <w:pStyle w:val="BodyText"/>
      </w:pPr>
      <w:commentRangeStart w:id="931"/>
      <w:r>
        <w:rPr>
          <w:b/>
          <w:bCs/>
        </w:rPr>
        <w:t>Methodological caveat: Supermemory NO_RETRIEVAL placeholders.</w:t>
      </w:r>
      <w:r>
        <w:t xml:space="preserve"> 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If the 30 NO_RETRIEVAL records were excluded as missing data instead, Supermemory’s aggregate Δ would shift slightly higher; the qualitative story (small aggregate, bimodal per-question distribution) holds either way.</w:t>
      </w:r>
      <w:commentRangeEnd w:id="931"/>
      <w:r w:rsidR="000E7342">
        <w:rPr>
          <w:rStyle w:val="CommentReference"/>
          <w:sz w:val="22"/>
          <w:szCs w:val="22"/>
        </w:rPr>
        <w:commentReference w:id="931"/>
      </w:r>
    </w:p>
    <w:p w14:paraId="4AB7A036" w14:textId="77777777" w:rsidR="006B304D" w:rsidRDefault="00000000">
      <w:pPr>
        <w:pStyle w:val="BodyText"/>
      </w:pPr>
      <w:r>
        <w:rPr>
          <w:b/>
          <w:bCs/>
        </w:rPr>
        <w:t>Zep is the cleanest positive case.</w:t>
      </w:r>
      <w:r>
        <w:t xml:space="preserve"> 9 of 9 low-baseline subjects positive in both controlled (+0.17) and native (+0.30) configurations, Wilcoxon p &lt; 0.002 in both. Zep’s temporal-graph retrieval and the Behavioral Specification layer without interference. One candidate mechanism, not directly tested in this paper but worth naming for future work: Zep’s ingestion pipeline produces facts-as-triples with temporal validity windows and bi-temporal edges (</w:t>
      </w:r>
      <w:hyperlink w:anchor="sec-2-1">
        <w:r w:rsidR="006B304D">
          <w:rPr>
            <w:rStyle w:val="Hyperlink"/>
          </w:rPr>
          <w:t>§2.1</w:t>
        </w:r>
      </w:hyperlink>
      <w:r>
        <w:t>), a more structured and more verbose output than the atomic-fact retrieval the other three systems produce. That verbose relational structure may leave more “interpretive room” for a specification’s axioms to anchor a prediction, rather than a plain atomic fact already resolving the question on its own. A controlled comparison varying retrieval verbosity at fixed spec would measure this directly.</w:t>
      </w:r>
    </w:p>
    <w:p w14:paraId="018A0360" w14:textId="77777777" w:rsidR="006B304D" w:rsidRDefault="00000000">
      <w:pPr>
        <w:pStyle w:val="BodyText"/>
      </w:pPr>
      <w:r>
        <w:rPr>
          <w:b/>
          <w:bCs/>
        </w:rPr>
        <w:t>Mem0 native produces the largest single-system spec-effect (+0.33).</w:t>
      </w:r>
      <w:r>
        <w:t xml:space="preserve"> Mem0’s own ingestion pipeline, running natively, retrieves content that the specification layers on top of with the study’s largest native Δ_spec.</w:t>
      </w:r>
    </w:p>
    <w:p w14:paraId="26B01F7E" w14:textId="77777777" w:rsidR="006B304D" w:rsidRDefault="00000000">
      <w:pPr>
        <w:pStyle w:val="BodyText"/>
      </w:pPr>
      <w:r>
        <w:rPr>
          <w:b/>
          <w:bCs/>
        </w:rPr>
        <w:t>Letta’s split behavior is architectural.</w:t>
      </w:r>
      <w:r>
        <w:t xml:space="preserve"> The archival-retrieval path tested here shows positive Δ_spec in controlled (+0.20) and near-null in native (−0.02). Letta’s stateful-agent path, which is a different architecture tested on a different set of conditions, is described separately in </w:t>
      </w:r>
      <w:hyperlink w:anchor="sec-4-5">
        <w:r w:rsidR="006B304D">
          <w:rPr>
            <w:rStyle w:val="Hyperlink"/>
          </w:rPr>
          <w:t>§4.5</w:t>
        </w:r>
      </w:hyperlink>
      <w:r>
        <w:t>.</w:t>
      </w:r>
    </w:p>
    <w:p w14:paraId="4DB4DF4B" w14:textId="77777777" w:rsidR="006B304D" w:rsidRDefault="00000000">
      <w:pPr>
        <w:pStyle w:val="BodyText"/>
      </w:pPr>
      <w:r>
        <w:rPr>
          <w:b/>
          <w:bCs/>
        </w:rPr>
        <w:t>Base Layer’s retrieval substrate is not a memory product, and it runs locally.</w:t>
      </w:r>
      <w:r>
        <w:t xml:space="preserve"> MiniLM-L6-v2 + ChromaDB is a zero-cost open-source retrieval floor. It runs entirely on the local machine: the embedding model is local inference and the vector store is local ChromaDB, so no data leaves the environment during retrieval or fact identification. The four commercial memory providers tested in this study (Mem0, Letta, Supermemory, Zep) all require cloud API calls for vector search and fact-identification operations. Base Layer’s Δ_spec (+0.08 controlled) is the smallest positive among systems reporting positive numbers, which reflects that Base Layer’s retrieval is intentionally bare; the interpretive improvement comes from the specification itself, not from Base Layer’s retrieval choices. The local-execution property is a deployment-mode distinction, not a prediction-quality distinction. The broader point: recall is not the metric the specification targets, so the smallest-positive Base Layer Δ_spec is a feature of the comparison, not a weakness of the approach; the behavioral-prediction improvement lives in the interpretive layer above retrieval, independent of where the retrieval itself is sourced.</w:t>
      </w:r>
    </w:p>
    <w:p w14:paraId="2EE72045" w14:textId="77777777" w:rsidR="006B304D" w:rsidRDefault="00000000">
      <w:r>
        <w:lastRenderedPageBreak/>
        <w:pict w14:anchorId="45A40EE4">
          <v:rect id="_x0000_i1391" style="width:0;height:1.5pt" o:hralign="center" o:hrstd="t" o:hr="t"/>
        </w:pict>
      </w:r>
    </w:p>
    <w:p w14:paraId="73CDB4F4" w14:textId="77777777" w:rsidR="006B304D" w:rsidRDefault="00000000">
      <w:pPr>
        <w:pStyle w:val="FirstParagraph"/>
      </w:pPr>
      <w:commentRangeStart w:id="932"/>
      <w:r>
        <w:rPr>
          <w:b/>
          <w:bCs/>
        </w:rPr>
        <w:t>Summary of the composition result.</w:t>
      </w:r>
      <w:commentRangeEnd w:id="932"/>
      <w:r w:rsidR="000E7342">
        <w:rPr>
          <w:rStyle w:val="CommentReference"/>
          <w:sz w:val="22"/>
          <w:szCs w:val="22"/>
        </w:rPr>
        <w:commentReference w:id="932"/>
      </w:r>
    </w:p>
    <w:p w14:paraId="35A3F631" w14:textId="77777777" w:rsidR="006B304D" w:rsidRDefault="00000000">
      <w:pPr>
        <w:pStyle w:val="BodyText"/>
      </w:pPr>
      <w:r>
        <w:t>Base Layer is not a memory system. Added on top of Mem0, Letta, and Zep, the Behavioral Specification produces positive Δ on all three on the users the model doesn’t already know: 9 of 9 low-baseline subjects positive for Zep, 8 of 9 for Letta (archival), 6 of 9 for Mem0. Supermemory’s near-null aggregate is a different mechanism, explained below. The specification is additive to retrieval, not a replacement for it, and it composes with diverse retrieval architectures (fact graphs, temporal graphs, hybrid embedding-plus-extraction).</w:t>
      </w:r>
    </w:p>
    <w:p w14:paraId="6E2891E3" w14:textId="77777777" w:rsidR="006B304D" w:rsidRDefault="00000000">
      <w:r>
        <w:pict w14:anchorId="41DC248F">
          <v:rect id="_x0000_i1392" style="width:0;height:1.5pt" o:hralign="center" o:hrstd="t" o:hr="t"/>
        </w:pict>
      </w:r>
    </w:p>
    <w:p w14:paraId="2571945F" w14:textId="77777777" w:rsidR="006B304D" w:rsidRDefault="00000000">
      <w:pPr>
        <w:pStyle w:val="Heading4"/>
      </w:pPr>
      <w:bookmarkStart w:id="933" w:name="X20f5a7cb403eab7f31190437d1296529a1d400d"/>
      <w:r>
        <w:t>Supermemory: what the near-zero aggregate actually means</w:t>
      </w:r>
    </w:p>
    <w:p w14:paraId="1155D15D" w14:textId="77777777" w:rsidR="006B304D" w:rsidRDefault="00000000">
      <w:pPr>
        <w:pStyle w:val="FirstParagraph"/>
      </w:pPr>
      <w:r>
        <w:rPr>
          <w:b/>
          <w:bCs/>
        </w:rPr>
        <w:t>Plain version.</w:t>
      </w:r>
      <w:r>
        <w:t xml:space="preserve"> Supermemory is the one commercial system in the study where the Behavioral Specification layered on top produces a near-zero aggregate Δ_spec.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Interpreting Supermemory’s result requires reading the variance around the zero, not the zero itself.</w:t>
      </w:r>
    </w:p>
    <w:p w14:paraId="244D8FE3" w14:textId="77777777" w:rsidR="006B304D" w:rsidRDefault="00000000">
      <w:pPr>
        <w:pStyle w:val="BodyText"/>
      </w:pPr>
      <w:r>
        <w:rPr>
          <w:b/>
          <w:bCs/>
        </w:rPr>
        <w:t>Quantified.</w:t>
      </w:r>
      <w:r>
        <w:t xml:space="preserve"> Across the 546 paired main-study questions with 5-judge primary coverage on both the C1 (retrieval alone) and C3 (retrieval + spec) conditions:</w:t>
      </w:r>
    </w:p>
    <w:tbl>
      <w:tblPr>
        <w:tblStyle w:val="Table"/>
        <w:tblW w:w="5000" w:type="pct"/>
        <w:tblLayout w:type="fixed"/>
        <w:tblLook w:val="0020" w:firstRow="1" w:lastRow="0" w:firstColumn="0" w:lastColumn="0" w:noHBand="0" w:noVBand="0"/>
      </w:tblPr>
      <w:tblGrid>
        <w:gridCol w:w="2612"/>
        <w:gridCol w:w="3482"/>
        <w:gridCol w:w="3482"/>
      </w:tblGrid>
      <w:tr w:rsidR="006B304D" w14:paraId="496DD58D"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160" w:type="dxa"/>
          </w:tcPr>
          <w:p w14:paraId="4E95CCA8" w14:textId="77777777" w:rsidR="006B304D" w:rsidRDefault="006B304D">
            <w:pPr>
              <w:pStyle w:val="Compact"/>
            </w:pPr>
          </w:p>
        </w:tc>
        <w:tc>
          <w:tcPr>
            <w:tcW w:w="2880" w:type="dxa"/>
          </w:tcPr>
          <w:p w14:paraId="63D93706" w14:textId="77777777" w:rsidR="006B304D" w:rsidRDefault="00000000">
            <w:pPr>
              <w:pStyle w:val="Compact"/>
              <w:jc w:val="right"/>
            </w:pPr>
            <w:r>
              <w:t>Count</w:t>
            </w:r>
          </w:p>
        </w:tc>
        <w:tc>
          <w:tcPr>
            <w:tcW w:w="2880" w:type="dxa"/>
          </w:tcPr>
          <w:p w14:paraId="1F20D3E6" w14:textId="77777777" w:rsidR="006B304D" w:rsidRDefault="00000000">
            <w:pPr>
              <w:pStyle w:val="Compact"/>
              <w:jc w:val="right"/>
            </w:pPr>
            <w:r>
              <w:t>Mean per-question swing</w:t>
            </w:r>
          </w:p>
        </w:tc>
      </w:tr>
      <w:tr w:rsidR="006B304D" w14:paraId="7F058991" w14:textId="77777777">
        <w:tc>
          <w:tcPr>
            <w:tcW w:w="2160" w:type="dxa"/>
          </w:tcPr>
          <w:p w14:paraId="15A66881" w14:textId="77777777" w:rsidR="006B304D" w:rsidRDefault="00000000">
            <w:pPr>
              <w:pStyle w:val="Compact"/>
            </w:pPr>
            <w:commentRangeStart w:id="934"/>
            <w:r>
              <w:t>Questions with |Δ(C3 − C1)| ≥ 1.0 on the 5-point rubric</w:t>
            </w:r>
            <w:commentRangeEnd w:id="934"/>
            <w:r w:rsidR="000E7342">
              <w:rPr>
                <w:rStyle w:val="CommentReference"/>
                <w:sz w:val="22"/>
                <w:szCs w:val="22"/>
              </w:rPr>
              <w:commentReference w:id="934"/>
            </w:r>
          </w:p>
        </w:tc>
        <w:tc>
          <w:tcPr>
            <w:tcW w:w="2880" w:type="dxa"/>
          </w:tcPr>
          <w:p w14:paraId="2C03CE05" w14:textId="77777777" w:rsidR="006B304D" w:rsidRDefault="00000000">
            <w:pPr>
              <w:pStyle w:val="Compact"/>
              <w:jc w:val="right"/>
            </w:pPr>
            <w:r>
              <w:t>110 of 546 (20.1%)</w:t>
            </w:r>
          </w:p>
        </w:tc>
        <w:tc>
          <w:tcPr>
            <w:tcW w:w="2880" w:type="dxa"/>
          </w:tcPr>
          <w:p w14:paraId="29034F4A" w14:textId="77777777" w:rsidR="006B304D" w:rsidRDefault="00000000">
            <w:pPr>
              <w:pStyle w:val="Compact"/>
              <w:jc w:val="right"/>
            </w:pPr>
            <w:r>
              <w:t>-</w:t>
            </w:r>
          </w:p>
        </w:tc>
      </w:tr>
      <w:tr w:rsidR="006B304D" w14:paraId="296F35D9" w14:textId="77777777">
        <w:tc>
          <w:tcPr>
            <w:tcW w:w="2160" w:type="dxa"/>
          </w:tcPr>
          <w:p w14:paraId="127B8F04" w14:textId="77777777" w:rsidR="006B304D" w:rsidRDefault="00000000">
            <w:pPr>
              <w:pStyle w:val="Compact"/>
            </w:pPr>
            <w:r>
              <w:t>Spec helps (Δ ≥ +1.0)</w:t>
            </w:r>
          </w:p>
        </w:tc>
        <w:tc>
          <w:tcPr>
            <w:tcW w:w="2880" w:type="dxa"/>
          </w:tcPr>
          <w:p w14:paraId="292A525D" w14:textId="77777777" w:rsidR="006B304D" w:rsidRDefault="00000000">
            <w:pPr>
              <w:pStyle w:val="Compact"/>
              <w:jc w:val="right"/>
            </w:pPr>
            <w:r>
              <w:t>57 (10.4%)</w:t>
            </w:r>
          </w:p>
        </w:tc>
        <w:tc>
          <w:tcPr>
            <w:tcW w:w="2880" w:type="dxa"/>
          </w:tcPr>
          <w:p w14:paraId="57A67F51" w14:textId="77777777" w:rsidR="006B304D" w:rsidRDefault="00000000">
            <w:pPr>
              <w:pStyle w:val="Compact"/>
              <w:jc w:val="right"/>
            </w:pPr>
            <w:r>
              <w:rPr>
                <w:b/>
                <w:bCs/>
              </w:rPr>
              <w:t>+1.55</w:t>
            </w:r>
          </w:p>
        </w:tc>
      </w:tr>
      <w:tr w:rsidR="006B304D" w14:paraId="297B4C7C" w14:textId="77777777">
        <w:tc>
          <w:tcPr>
            <w:tcW w:w="2160" w:type="dxa"/>
          </w:tcPr>
          <w:p w14:paraId="2A717D21" w14:textId="77777777" w:rsidR="006B304D" w:rsidRDefault="00000000">
            <w:pPr>
              <w:pStyle w:val="Compact"/>
            </w:pPr>
            <w:r>
              <w:t>Spec hurts (Δ ≤ −1.0)</w:t>
            </w:r>
          </w:p>
        </w:tc>
        <w:tc>
          <w:tcPr>
            <w:tcW w:w="2880" w:type="dxa"/>
          </w:tcPr>
          <w:p w14:paraId="5EDA36C6" w14:textId="77777777" w:rsidR="006B304D" w:rsidRDefault="00000000">
            <w:pPr>
              <w:pStyle w:val="Compact"/>
              <w:jc w:val="right"/>
            </w:pPr>
            <w:r>
              <w:t>53 (9.7%)</w:t>
            </w:r>
          </w:p>
        </w:tc>
        <w:tc>
          <w:tcPr>
            <w:tcW w:w="2880" w:type="dxa"/>
          </w:tcPr>
          <w:p w14:paraId="74743752" w14:textId="77777777" w:rsidR="006B304D" w:rsidRDefault="00000000">
            <w:pPr>
              <w:pStyle w:val="Compact"/>
              <w:jc w:val="right"/>
            </w:pPr>
            <w:r>
              <w:rPr>
                <w:b/>
                <w:bCs/>
              </w:rPr>
              <w:t>−1.38</w:t>
            </w:r>
          </w:p>
        </w:tc>
      </w:tr>
    </w:tbl>
    <w:p w14:paraId="7A320916" w14:textId="77777777" w:rsidR="006B304D" w:rsidRDefault="00000000">
      <w:pPr>
        <w:pStyle w:val="BodyText"/>
      </w:pPr>
      <w:r>
        <w:t xml:space="preserve">Per-event magnitudes are roughly symmetric (+1.55 vs −1.38 on the 1-5 rubric); the count is roughly balanced (57 helps vs 53 hurts). The aggregate is small because two opposite mechanisms are at work across different questions, with the helps slightly outnumbering the hurts at the per-question level under strict 5-judge primary aggregation. </w:t>
      </w:r>
      <w:commentRangeStart w:id="935"/>
      <w:r>
        <w:t xml:space="preserve">Scaffold values: </w:t>
      </w:r>
      <w:r>
        <w:rPr>
          <w:rStyle w:val="VerbatimChar"/>
        </w:rPr>
        <w:t>4_4_2_supermemory_helps_n</w:t>
      </w:r>
      <w:r>
        <w:t xml:space="preserve"> (57), </w:t>
      </w:r>
      <w:r>
        <w:rPr>
          <w:rStyle w:val="VerbatimChar"/>
        </w:rPr>
        <w:t>4_4_2_supermemory_hurts_n</w:t>
      </w:r>
      <w:r>
        <w:t xml:space="preserve"> (53), </w:t>
      </w:r>
      <w:r>
        <w:rPr>
          <w:rStyle w:val="VerbatimChar"/>
        </w:rPr>
        <w:t>4_4_2_supermemory_paired_total_n</w:t>
      </w:r>
      <w:r>
        <w:t xml:space="preserve"> (546).</w:t>
      </w:r>
      <w:commentRangeEnd w:id="935"/>
      <w:r w:rsidR="000E7342">
        <w:rPr>
          <w:rStyle w:val="CommentReference"/>
          <w:sz w:val="22"/>
          <w:szCs w:val="22"/>
        </w:rPr>
        <w:commentReference w:id="935"/>
      </w:r>
    </w:p>
    <w:p w14:paraId="6C937B3D" w14:textId="77777777" w:rsidR="006B304D" w:rsidRDefault="00000000">
      <w:pPr>
        <w:pStyle w:val="BodyText"/>
      </w:pPr>
      <w:r>
        <w:rPr>
          <w:b/>
          <w:bCs/>
        </w:rPr>
        <w:t>Three mechanisms generate the swings.</w:t>
      </w:r>
      <w:r>
        <w:t xml:space="preserve"> Each illustrated below with a paired C1 vs C3 example. All scores are 5-judge primary means; all four examples are distinct from those already cited in </w:t>
      </w:r>
      <w:hyperlink w:anchor="sec-1-3">
        <w:r w:rsidR="006B304D">
          <w:rPr>
            <w:rStyle w:val="Hyperlink"/>
          </w:rPr>
          <w:t>§1.3</w:t>
        </w:r>
      </w:hyperlink>
      <w:r>
        <w:t xml:space="preserve"> and </w:t>
      </w:r>
      <w:hyperlink w:anchor="sec-4-1">
        <w:r w:rsidR="006B304D">
          <w:rPr>
            <w:rStyle w:val="Hyperlink"/>
          </w:rPr>
          <w:t>§4.1</w:t>
        </w:r>
      </w:hyperlink>
      <w:r>
        <w:t>.</w:t>
      </w:r>
    </w:p>
    <w:p w14:paraId="1AE02FEF" w14:textId="77777777" w:rsidR="00E27858" w:rsidRDefault="00000000">
      <w:pPr>
        <w:pStyle w:val="Heading3"/>
        <w:rPr>
          <w:ins w:id="936" w:author="Aarik Gulaya [2]" w:date="2026-04-27T15:43:00Z" w16du:dateUtc="2026-04-27T22:43:00Z"/>
        </w:rPr>
      </w:pPr>
      <w:bookmarkStart w:id="937" w:name="Xec56f16cef6721a0edbff7465f735b10aef0cb2"/>
      <w:bookmarkStart w:id="938" w:name="_Toc228182824"/>
      <w:r>
        <w:t xml:space="preserve">Supermemory Example 1. Spec helps by filling an interpretive gap. </w:t>
      </w:r>
    </w:p>
    <w:p w14:paraId="6018F356" w14:textId="77777777" w:rsidR="00E27858" w:rsidRDefault="00E27858">
      <w:pPr>
        <w:pStyle w:val="Heading3"/>
        <w:rPr>
          <w:ins w:id="939" w:author="Aarik Gulaya [2]" w:date="2026-04-27T15:43:00Z" w16du:dateUtc="2026-04-27T22:43:00Z"/>
        </w:rPr>
      </w:pPr>
    </w:p>
    <w:p w14:paraId="70EBC2E0" w14:textId="259BABC2" w:rsidR="006B304D" w:rsidRPr="00E27858" w:rsidRDefault="00000000">
      <w:pPr>
        <w:ind w:firstLine="480"/>
        <w:pPrChange w:id="940" w:author="Aarik Gulaya [2]" w:date="2026-04-27T15:43:00Z" w16du:dateUtc="2026-04-27T22:43:00Z">
          <w:pPr>
            <w:pStyle w:val="Heading3"/>
          </w:pPr>
        </w:pPrChange>
      </w:pPr>
      <w:commentRangeStart w:id="941"/>
      <w:r w:rsidRPr="00E27858">
        <w:t>Fukuzawa Q26 (Δ +2.20, C1 2.00 → C3 4.20)</w:t>
      </w:r>
      <w:bookmarkEnd w:id="937"/>
      <w:bookmarkEnd w:id="938"/>
      <w:commentRangeEnd w:id="941"/>
      <w:r w:rsidR="000E7342" w:rsidRPr="00E27858">
        <w:rPr>
          <w:rStyle w:val="CommentReference"/>
          <w:sz w:val="22"/>
          <w:szCs w:val="22"/>
        </w:rPr>
        <w:commentReference w:id="941"/>
      </w:r>
    </w:p>
    <w:p w14:paraId="1FA004FC" w14:textId="77777777" w:rsidR="006B304D" w:rsidRDefault="00000000">
      <w:pPr>
        <w:pStyle w:val="BlockText"/>
      </w:pPr>
      <w:r>
        <w:rPr>
          <w:b/>
          <w:bCs/>
        </w:rPr>
        <w:t>Question:</w:t>
      </w:r>
      <w:r>
        <w:t xml:space="preserve"> What is Fukuzawa’s attitude toward visiting friends whose households have questionable reputations? </w:t>
      </w:r>
      <w:r>
        <w:rPr>
          <w:b/>
          <w:bCs/>
        </w:rPr>
        <w:t>Ground truth (held-out):</w:t>
      </w:r>
      <w:r>
        <w:t xml:space="preserve"> </w:t>
      </w:r>
      <w:r>
        <w:rPr>
          <w:i/>
          <w:iCs/>
        </w:rPr>
        <w:t>“So I feel no hesitation in paying a visit where there is a young daughter in the house or where the young wife is staying by herself… I am not put out by the gayety.”</w:t>
      </w:r>
    </w:p>
    <w:p w14:paraId="58EC09E4" w14:textId="77777777" w:rsidR="006B304D" w:rsidRDefault="00000000">
      <w:pPr>
        <w:pStyle w:val="BlockText"/>
      </w:pPr>
      <w:r>
        <w:rPr>
          <w:b/>
          <w:bCs/>
        </w:rPr>
        <w:t>C1 (Supermemory retrieval alone), mean 2.00:</w:t>
      </w:r>
    </w:p>
    <w:p w14:paraId="72446191" w14:textId="77777777" w:rsidR="006B304D" w:rsidRDefault="00000000">
      <w:pPr>
        <w:pStyle w:val="BlockText"/>
      </w:pPr>
      <w:r>
        <w:rPr>
          <w:i/>
          <w:iCs/>
        </w:rPr>
        <w:lastRenderedPageBreak/>
        <w:t>“The information does not directly address Fukuzawa’s attitude toward visiting friends with questionable household reputations… a selective and cautious approach… sources don’t explicitly state his policy.”</w:t>
      </w:r>
    </w:p>
    <w:p w14:paraId="445FED8A" w14:textId="77777777" w:rsidR="006B304D" w:rsidRDefault="00000000">
      <w:pPr>
        <w:pStyle w:val="BlockText"/>
      </w:pPr>
      <w:r>
        <w:rPr>
          <w:b/>
          <w:bCs/>
        </w:rPr>
        <w:t>C3 (Supermemory + Behavioral Specification), mean 4.20:</w:t>
      </w:r>
    </w:p>
    <w:p w14:paraId="2F289655" w14:textId="77777777" w:rsidR="006B304D" w:rsidRDefault="00000000">
      <w:pPr>
        <w:pStyle w:val="BlockText"/>
      </w:pPr>
      <w:r>
        <w:t xml:space="preserve">Applies P3 (Conformity Surface / Conviction Interior): </w:t>
      </w:r>
      <w:r>
        <w:rPr>
          <w:i/>
          <w:iCs/>
        </w:rPr>
        <w:t>“Visit such friends without hesitation, treating the visit as a private matter between host and guest rather than a public moral endorsement… refuse to perform moral disapproval.”</w:t>
      </w:r>
    </w:p>
    <w:p w14:paraId="431C147E" w14:textId="77777777" w:rsidR="006B304D" w:rsidRDefault="00000000">
      <w:pPr>
        <w:pStyle w:val="BlockText"/>
      </w:pPr>
      <w:r>
        <w:rPr>
          <w:b/>
          <w:bCs/>
        </w:rPr>
        <w:t>Reading.</w:t>
      </w:r>
      <w:r>
        <w:t xml:space="preserve"> The retrieved facts gave near-domain information (Fukuzawa avoided gay quarters) 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 Mechanism: specification as interpretive bridge when retrieval underdetermines the answer.</w:t>
      </w:r>
    </w:p>
    <w:p w14:paraId="274B08E8" w14:textId="77777777" w:rsidR="006B304D" w:rsidRDefault="00000000">
      <w:pPr>
        <w:pStyle w:val="Heading3"/>
      </w:pPr>
      <w:bookmarkStart w:id="942" w:name="Xe2f6c4bc507db2c4fbeec88ac28a20f968fa826"/>
      <w:bookmarkStart w:id="943" w:name="_Toc228182825"/>
      <w:commentRangeStart w:id="944"/>
      <w:r>
        <w:t>Supermemory Example 2. Spec hurts by over-theorizing a plain question. Yung Wing Q5 (Δ −2.40, C1 4.20 → C3 1.80)</w:t>
      </w:r>
      <w:bookmarkEnd w:id="942"/>
      <w:bookmarkEnd w:id="943"/>
      <w:commentRangeEnd w:id="944"/>
      <w:r w:rsidR="000E7342">
        <w:rPr>
          <w:rStyle w:val="CommentReference"/>
          <w:sz w:val="24"/>
          <w:szCs w:val="24"/>
        </w:rPr>
        <w:commentReference w:id="944"/>
      </w:r>
    </w:p>
    <w:p w14:paraId="04A16BAD" w14:textId="77777777" w:rsidR="006B304D" w:rsidRDefault="00000000">
      <w:pPr>
        <w:pStyle w:val="BlockText"/>
      </w:pPr>
      <w:r>
        <w:rPr>
          <w:b/>
          <w:bCs/>
        </w:rPr>
        <w:t>Question:</w:t>
      </w:r>
      <w:r>
        <w:t xml:space="preserve"> How does Yung Wing approach explaining complex technical concepts to non-specialists? </w:t>
      </w:r>
      <w:r>
        <w:rPr>
          <w:b/>
          <w:bCs/>
        </w:rPr>
        <w:t>Ground truth:</w:t>
      </w:r>
      <w:r>
        <w:t xml:space="preserve"> </w:t>
      </w:r>
      <w:r>
        <w:rPr>
          <w:i/>
          <w:iCs/>
        </w:rPr>
        <w:t>“In plain words, they would have to have general and fundamental machinery in order to turn out specific machinery. A machine shop consisting of lathes… planers and drills would be able to turn out machinery for making guns, engines…”</w:t>
      </w:r>
    </w:p>
    <w:p w14:paraId="3FAC7296" w14:textId="77777777" w:rsidR="006B304D" w:rsidRDefault="00000000">
      <w:pPr>
        <w:pStyle w:val="BlockText"/>
      </w:pPr>
      <w:r>
        <w:rPr>
          <w:b/>
          <w:bCs/>
        </w:rPr>
        <w:t>C1 (Supermemory retrieval alone), mean 4.20:</w:t>
      </w:r>
      <w:r>
        <w:t xml:space="preserve"> Plain answer matched the plain ground truth: practical observation, translation-as-bridge, foundational-over-specialized machine shop. Per-judge scores 5/4/4/4/4.</w:t>
      </w:r>
    </w:p>
    <w:p w14:paraId="55B4BACF" w14:textId="77777777" w:rsidR="006B304D" w:rsidRDefault="00000000">
      <w:pPr>
        <w:pStyle w:val="BlockText"/>
      </w:pPr>
      <w:r>
        <w:rPr>
          <w:b/>
          <w:bCs/>
        </w:rPr>
        <w:t>C3 (Supermemory + Behavioral Specification), mean 1.80:</w:t>
      </w:r>
    </w:p>
    <w:p w14:paraId="116F7AA2" w14:textId="77777777" w:rsidR="006B304D" w:rsidRDefault="00000000">
      <w:pPr>
        <w:pStyle w:val="BlockText"/>
      </w:pPr>
      <w:r>
        <w:rPr>
          <w:i/>
          <w:iCs/>
        </w:rPr>
        <w:t>“positioning himself as the indispensable mediator… strategic reframing… moral and practical integration… invokes A8 Service Hierarchy…”</w:t>
      </w:r>
    </w:p>
    <w:p w14:paraId="7CC04DBF" w14:textId="77777777" w:rsidR="006B304D" w:rsidRDefault="00000000">
      <w:pPr>
        <w:pStyle w:val="BlockText"/>
      </w:pPr>
      <w:r>
        <w:t>Per-judge scores 2/1/3/1/2.</w:t>
      </w:r>
    </w:p>
    <w:p w14:paraId="7873A1BA" w14:textId="77777777" w:rsidR="006B304D" w:rsidRDefault="00000000">
      <w:pPr>
        <w:pStyle w:val="BlockText"/>
      </w:pPr>
      <w:r>
        <w:rPr>
          <w:b/>
          <w:bCs/>
        </w:rPr>
        <w:t>Reading.</w:t>
      </w:r>
      <w:r>
        <w:t xml:space="preserve"> The ground truth is literal: “in plain words” + a concrete machine-shop list. C1 matched the plainness. The specification pulled the answer toward interpretive depth on a question where shallow was correct. This is not refusal or epistemic caution; the specification simply had the wrong altitude for the question. Mechanism: specification as over-theorization when retrieval already has the plain answer and the question does not call for interpretation.</w:t>
      </w:r>
    </w:p>
    <w:p w14:paraId="07105AD4" w14:textId="77777777" w:rsidR="006B304D" w:rsidRDefault="00000000">
      <w:pPr>
        <w:pStyle w:val="Heading3"/>
      </w:pPr>
      <w:bookmarkStart w:id="945" w:name="X30d6bfda14d5f6bd51f47f7ce76823e2ca15e08"/>
      <w:bookmarkStart w:id="946" w:name="_Toc228182826"/>
      <w:r>
        <w:t xml:space="preserve">Supermemory Example 3. Judging issue, spec-induced meta-refusal. </w:t>
      </w:r>
      <w:commentRangeStart w:id="947"/>
      <w:r>
        <w:t>Zitkala-Sa Q18 (Δ −2.00, C1 3.00 → C3 1.00)</w:t>
      </w:r>
      <w:bookmarkEnd w:id="945"/>
      <w:bookmarkEnd w:id="946"/>
      <w:commentRangeEnd w:id="947"/>
      <w:r w:rsidR="000E7342">
        <w:rPr>
          <w:rStyle w:val="CommentReference"/>
          <w:sz w:val="24"/>
          <w:szCs w:val="24"/>
        </w:rPr>
        <w:commentReference w:id="947"/>
      </w:r>
    </w:p>
    <w:p w14:paraId="19792D0B" w14:textId="77777777" w:rsidR="006B304D" w:rsidRDefault="00000000">
      <w:pPr>
        <w:pStyle w:val="BlockText"/>
      </w:pPr>
      <w:r>
        <w:rPr>
          <w:b/>
          <w:bCs/>
        </w:rPr>
        <w:t>Question:</w:t>
      </w:r>
      <w:r>
        <w:t xml:space="preserve"> How would Zitkala-Sa demonstrate her acceptance of fate when facing execution? </w:t>
      </w:r>
      <w:r>
        <w:rPr>
          <w:b/>
          <w:bCs/>
        </w:rPr>
        <w:t>Ground truth:</w:t>
      </w:r>
      <w:r>
        <w:t xml:space="preserve"> </w:t>
      </w:r>
      <w:r>
        <w:rPr>
          <w:i/>
          <w:iCs/>
        </w:rPr>
        <w:t>“My heart is strong. My face is calm. My eyes are dry and eager for new scenes… Serene and brave, my soul awaits the men to perch me on the gallows for another flight.”</w:t>
      </w:r>
    </w:p>
    <w:p w14:paraId="58C1B10C" w14:textId="77777777" w:rsidR="006B304D" w:rsidRDefault="00000000">
      <w:pPr>
        <w:pStyle w:val="BlockText"/>
      </w:pPr>
      <w:r>
        <w:rPr>
          <w:b/>
          <w:bCs/>
        </w:rPr>
        <w:t>C1 (Supermemory retrieval alone), mean 3.00:</w:t>
      </w:r>
      <w:r>
        <w:t xml:space="preserve"> Predicts stoic dignity, composed refusal, “maintain composure.” Per-judge scores 4/3/4/2/2.</w:t>
      </w:r>
    </w:p>
    <w:p w14:paraId="19B20017" w14:textId="77777777" w:rsidR="006B304D" w:rsidRDefault="00000000">
      <w:pPr>
        <w:pStyle w:val="BlockText"/>
      </w:pPr>
      <w:r>
        <w:rPr>
          <w:b/>
          <w:bCs/>
        </w:rPr>
        <w:t>C3 (Supermemory + Behavioral Specification), mean 1.00 (all five judges):</w:t>
      </w:r>
    </w:p>
    <w:p w14:paraId="5CBA26F4" w14:textId="77777777" w:rsidR="006B304D" w:rsidRDefault="00000000">
      <w:pPr>
        <w:pStyle w:val="BlockText"/>
      </w:pPr>
      <w:r>
        <w:rPr>
          <w:i/>
          <w:iCs/>
        </w:rPr>
        <w:t>“You’re asking me to roleplay… generating new first-person testimony as her crosses into ventriloquism… I should not do it.”</w:t>
      </w:r>
    </w:p>
    <w:p w14:paraId="6C754C1C" w14:textId="77777777" w:rsidR="006B304D" w:rsidRDefault="00000000">
      <w:pPr>
        <w:pStyle w:val="BlockText"/>
      </w:pPr>
      <w:r>
        <w:rPr>
          <w:b/>
          <w:bCs/>
        </w:rPr>
        <w:t>Reading.</w:t>
      </w:r>
      <w:r>
        <w:t xml:space="preserve"> This is the rubric-limitation case. The specification’s axioms around dignity and honoring-testimony induced a meta-refusal on a question where the ground truth shows </w:t>
      </w:r>
      <w:r>
        <w:lastRenderedPageBreak/>
        <w:t xml:space="preserve">Zitkala-Sa herself answered in her own first-person prose. C1’s analytical answer (“stoic dignity”) was not ventriloquism at all; the specification mis-calibrated the refusal threshold. The content-match rubric then scored the principled-sounding refusal identically to an off-base guess. This is the Keckley Q21 mechanism from </w:t>
      </w:r>
      <w:hyperlink w:anchor="sec-1-3">
        <w:r w:rsidR="006B304D">
          <w:rPr>
            <w:rStyle w:val="Hyperlink"/>
          </w:rPr>
          <w:t>§1.3</w:t>
        </w:r>
      </w:hyperlink>
      <w:r>
        <w:t xml:space="preserve"> reproduced on a different subject, without the documented-dignity-axiom overlap. The same rubric limitation is flagged in </w:t>
      </w:r>
      <w:hyperlink w:anchor="sec-3-7-6">
        <w:r w:rsidR="006B304D">
          <w:rPr>
            <w:rStyle w:val="Hyperlink"/>
          </w:rPr>
          <w:t>§3.7.6</w:t>
        </w:r>
      </w:hyperlink>
      <w:r>
        <w:t xml:space="preserve"> 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w:t>
      </w:r>
    </w:p>
    <w:p w14:paraId="6AF5B678" w14:textId="77777777" w:rsidR="006B304D" w:rsidRDefault="00000000">
      <w:pPr>
        <w:pStyle w:val="Heading3"/>
      </w:pPr>
      <w:bookmarkStart w:id="948" w:name="X349479404e92fcc7ce7be05de92f9c7943a0ca6"/>
      <w:bookmarkStart w:id="949" w:name="_Toc228182827"/>
      <w:r>
        <w:t xml:space="preserve">Supermemory Example 4. Subtle reframe that scores well but unevenly. </w:t>
      </w:r>
      <w:commentRangeStart w:id="950"/>
      <w:r>
        <w:t>Fukuzawa Q16 (Δ +1.60, C1 2.40 → C3 4.00)</w:t>
      </w:r>
      <w:bookmarkEnd w:id="948"/>
      <w:bookmarkEnd w:id="949"/>
      <w:commentRangeEnd w:id="950"/>
      <w:r w:rsidR="000E7342">
        <w:rPr>
          <w:rStyle w:val="CommentReference"/>
          <w:sz w:val="24"/>
          <w:szCs w:val="24"/>
        </w:rPr>
        <w:commentReference w:id="950"/>
      </w:r>
    </w:p>
    <w:p w14:paraId="6F6613CD" w14:textId="77777777" w:rsidR="006B304D" w:rsidRDefault="00000000">
      <w:pPr>
        <w:pStyle w:val="BlockText"/>
      </w:pPr>
      <w:r>
        <w:rPr>
          <w:b/>
          <w:bCs/>
        </w:rPr>
        <w:t>Question:</w:t>
      </w:r>
      <w:r>
        <w:t xml:space="preserve"> Would Fukuzawa’s personal values regarding weapons align with the cultural trends of his era? </w:t>
      </w:r>
      <w:r>
        <w:rPr>
          <w:b/>
          <w:bCs/>
        </w:rPr>
        <w:t>Ground truth:</w:t>
      </w:r>
      <w:r>
        <w:t xml:space="preserve"> </w:t>
      </w:r>
      <w:r>
        <w:rPr>
          <w:i/>
          <w:iCs/>
        </w:rPr>
        <w:t>“My one cherished hope was to see the abolishment of the swords of the samurai altogether… I sold them both with all the other weapons in my household, and went around with a pair of improvised swords just for the appearance.”</w:t>
      </w:r>
    </w:p>
    <w:p w14:paraId="3A128334" w14:textId="77777777" w:rsidR="006B304D" w:rsidRDefault="00000000">
      <w:pPr>
        <w:pStyle w:val="BlockText"/>
      </w:pPr>
      <w:r>
        <w:rPr>
          <w:b/>
          <w:bCs/>
        </w:rPr>
        <w:t>C1 (Supermemory retrieval alone), mean 2.40:</w:t>
      </w:r>
      <w:r>
        <w:t xml:space="preserve"> Reads the facts ambivalently as “partial but not complete alignment.” Per-judge scores 2/2/4/2/2.</w:t>
      </w:r>
    </w:p>
    <w:p w14:paraId="734032BC" w14:textId="77777777" w:rsidR="006B304D" w:rsidRDefault="00000000">
      <w:pPr>
        <w:pStyle w:val="BlockText"/>
      </w:pPr>
      <w:r>
        <w:rPr>
          <w:b/>
          <w:bCs/>
        </w:rPr>
        <w:t>C3 (Supermemory + Behavioral Specification), mean 4.00:</w:t>
      </w:r>
    </w:p>
    <w:p w14:paraId="00E75621" w14:textId="77777777" w:rsidR="006B304D" w:rsidRDefault="00000000">
      <w:pPr>
        <w:pStyle w:val="BlockText"/>
      </w:pPr>
      <w:r>
        <w:rPr>
          <w:i/>
          <w:iCs/>
        </w:rPr>
        <w:t>“alignment was not with the cultural moment but with the direction beyond it.”</w:t>
      </w:r>
      <w:r>
        <w:t xml:space="preserve"> Reads “put swords away when military spirit grew strong” as deliberate counter-trend positioning.</w:t>
      </w:r>
    </w:p>
    <w:p w14:paraId="45DFDEF8" w14:textId="77777777" w:rsidR="006B304D" w:rsidRDefault="00000000">
      <w:pPr>
        <w:pStyle w:val="BlockText"/>
      </w:pPr>
      <w:r>
        <w:t>Per-judge scores 5/2/4/5/4.</w:t>
      </w:r>
    </w:p>
    <w:p w14:paraId="3879A5AA" w14:textId="77777777" w:rsidR="006B304D" w:rsidRDefault="00000000">
      <w:pPr>
        <w:pStyle w:val="BlockText"/>
      </w:pPr>
      <w:r>
        <w:rPr>
          <w:b/>
          <w:bCs/>
        </w:rPr>
        <w:t>Reading.</w:t>
      </w:r>
      <w:r>
        <w:t xml:space="preserve"> The question sets up a binary (“aligned with era trends?”). The specification reframes the question before answering: Fukuzawa’s alignment is with the trajectory the era was still resisting, not the era’s current direction. This is technically correct per the held-out </w:t>
      </w:r>
      <w:r>
        <w:rPr>
          <w:rStyle w:val="FootnoteReference"/>
        </w:rPr>
        <w:footnoteReference w:id="17"/>
      </w:r>
      <w:r>
        <w:t>. Three judges jumped to 4-5 on the reframe; Sonnet stayed at 2 because the surface answer diverges from the expected “yes, he modernized.” Mechanism: specification corrects the implicit frame of the question, not just the answer; judges divide on whether to reward reframe or penalize surface divergence.</w:t>
      </w:r>
    </w:p>
    <w:p w14:paraId="2DD53A55" w14:textId="77777777" w:rsidR="006B304D" w:rsidRDefault="00000000">
      <w:r>
        <w:pict w14:anchorId="357352B9">
          <v:rect id="_x0000_i1393" style="width:0;height:1.5pt" o:hralign="center" o:hrstd="t" o:hr="t"/>
        </w:pict>
      </w:r>
    </w:p>
    <w:p w14:paraId="682BA4F8" w14:textId="77777777" w:rsidR="006B304D" w:rsidRDefault="00000000">
      <w:pPr>
        <w:pStyle w:val="FirstParagraph"/>
      </w:pPr>
      <w:r>
        <w:rPr>
          <w:b/>
          <w:bCs/>
        </w:rPr>
        <w:t>What these examples tell us about Supermemory’s aggregate.</w:t>
      </w:r>
    </w:p>
    <w:p w14:paraId="6D64B2FB" w14:textId="77777777" w:rsidR="006B304D" w:rsidRDefault="00000000">
      <w:pPr>
        <w:pStyle w:val="BodyText"/>
      </w:pPr>
      <w:r>
        <w:t>The near-zero aggregate is the sum of three distinguishable patterns, each a real mechanism:</w:t>
      </w:r>
    </w:p>
    <w:p w14:paraId="4B332ECF" w14:textId="77777777" w:rsidR="006B304D" w:rsidRDefault="00000000">
      <w:pPr>
        <w:pStyle w:val="Compact"/>
        <w:numPr>
          <w:ilvl w:val="0"/>
          <w:numId w:val="20"/>
        </w:numPr>
      </w:pPr>
      <w:r>
        <w:rPr>
          <w:b/>
          <w:bCs/>
        </w:rPr>
        <w:t>Spec fills an interpretive gap when retrieval is insufficient</w:t>
      </w:r>
      <w:r>
        <w:t xml:space="preserve"> (Example 1): +1.5 to +2.2 per-question swings. This is the same mechanism documented in </w:t>
      </w:r>
      <w:hyperlink w:anchor="sec-1-3">
        <w:r w:rsidR="006B304D">
          <w:rPr>
            <w:rStyle w:val="Hyperlink"/>
          </w:rPr>
          <w:t>§1.3</w:t>
        </w:r>
      </w:hyperlink>
      <w:r>
        <w:t xml:space="preserve"> and </w:t>
      </w:r>
      <w:hyperlink w:anchor="sec-4-3">
        <w:r w:rsidR="006B304D">
          <w:rPr>
            <w:rStyle w:val="Hyperlink"/>
          </w:rPr>
          <w:t>§4.3</w:t>
        </w:r>
      </w:hyperlink>
      <w:r>
        <w:t>.</w:t>
      </w:r>
    </w:p>
    <w:p w14:paraId="05979D22" w14:textId="77777777" w:rsidR="006B304D" w:rsidRDefault="00000000">
      <w:pPr>
        <w:pStyle w:val="Compact"/>
        <w:numPr>
          <w:ilvl w:val="0"/>
          <w:numId w:val="20"/>
        </w:numPr>
      </w:pPr>
      <w:r>
        <w:rPr>
          <w:b/>
          <w:bCs/>
        </w:rPr>
        <w:t>Spec over-theorizes when retrieval already has the plain answer</w:t>
      </w:r>
      <w:r>
        <w:t xml:space="preserve"> (Example 2): −1.5 to −2.4 per-question swings. Supermemory’s strong retrieval makes this the most common hurt pattern.</w:t>
      </w:r>
    </w:p>
    <w:p w14:paraId="2473E457" w14:textId="77777777" w:rsidR="006B304D" w:rsidRDefault="00000000">
      <w:pPr>
        <w:pStyle w:val="Compact"/>
        <w:numPr>
          <w:ilvl w:val="0"/>
          <w:numId w:val="20"/>
        </w:numPr>
      </w:pPr>
      <w:r>
        <w:rPr>
          <w:b/>
          <w:bCs/>
        </w:rPr>
        <w:t>Spec induces meta-refusal that the rubric cannot distinguish from wrong prediction</w:t>
      </w:r>
      <w:r>
        <w:t xml:space="preserve"> (Example 3): clean −2.0 swings to the rubric floor. This is the </w:t>
      </w:r>
      <w:hyperlink w:anchor="sec-3-7-6">
        <w:r w:rsidR="006B304D">
          <w:rPr>
            <w:rStyle w:val="Hyperlink"/>
          </w:rPr>
          <w:t>§3.7.6</w:t>
        </w:r>
      </w:hyperlink>
      <w:r>
        <w:t xml:space="preserve"> validity-audit issue concentrated on Supermemory because Supermemory’s strong retrieval more often gives the specification a “honest refusal is the right move” signal.</w:t>
      </w:r>
    </w:p>
    <w:p w14:paraId="0D0B9FEC" w14:textId="77777777" w:rsidR="006B304D" w:rsidRDefault="00000000">
      <w:pPr>
        <w:pStyle w:val="FirstParagraph"/>
      </w:pPr>
      <w:r>
        <w:lastRenderedPageBreak/>
        <w:t>Pattern 1 (with the subtle-reframe variant illustrated by Example 4) drives the 57 spec-helps questions with mean swing +1.55. Patterns 2 and 3 drive the 53 spec-hurts questions with mean swing −1.38. Helps slightly outnumber hurts at the question level (57 vs 53), and the per-event magnitudes are roughly symmetric (+1.55 vs −1.38). The aggregate sits near zero because the two mechanisms roughly balance on Supermemory: its retrieval is strong enough for Patterns 2 and 3 to fire often, while Pattern 1 still dominates many under-determined questions; the result is the mixture pattern visible in the per-question distribution rather than a one-sided bias.</w:t>
      </w:r>
    </w:p>
    <w:p w14:paraId="1202CAB3" w14:textId="77777777" w:rsidR="006B304D" w:rsidRDefault="00000000">
      <w:pPr>
        <w:pStyle w:val="BodyText"/>
      </w:pPr>
      <w:r>
        <w:rPr>
          <w:b/>
          <w:bCs/>
        </w:rPr>
        <w:t>Why some questions help and others hurt is a follow-up research question in its own right.</w:t>
      </w:r>
      <w:r>
        <w:t xml:space="preserve"> 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w:t>
      </w:r>
      <w:hyperlink w:anchor="sec-3-4">
        <w:r w:rsidR="006B304D">
          <w:rPr>
            <w:rStyle w:val="Hyperlink"/>
          </w:rPr>
          <w:t>§3.4</w:t>
        </w:r>
      </w:hyperlink>
      <w:r>
        <w:t xml:space="preserve">), and the balance of interpretation-heavy versus literal-recall questions was not controlled by construction. Some subjects’ batteries may over-represent literal-recall items (where Pattern 2 fires more on a strong-retrieval system like Supermemory); others may over-represent interpretation-heavy items (where Pattern 1 dominates). A differentiated battery that explicitly separates these question types, and that scores epistemic honesty as its own dimension (separating Pattern 3 from genuine wrong predictions), would let each pattern’s contribution be measured directly rather than inferred from post-hoc classification of 546 responses. This is flagged as follow-up in §7. Detailed cross-system per-question analysis is in </w:t>
      </w:r>
      <w:hyperlink w:anchor="sec-4-6">
        <w:r w:rsidR="006B304D">
          <w:rPr>
            <w:rStyle w:val="Hyperlink"/>
          </w:rPr>
          <w:t>§4.6</w:t>
        </w:r>
      </w:hyperlink>
      <w:r>
        <w:t>; the mixture pattern is system-general, not unique to Supermemory.</w:t>
      </w:r>
    </w:p>
    <w:p w14:paraId="1026DDB7" w14:textId="77777777" w:rsidR="006B304D" w:rsidRDefault="00000000">
      <w:r>
        <w:pict w14:anchorId="243955B5">
          <v:rect id="_x0000_i1394" style="width:0;height:1.5pt" o:hralign="center" o:hrstd="t" o:hr="t"/>
        </w:pict>
      </w:r>
    </w:p>
    <w:p w14:paraId="3E148129" w14:textId="77777777" w:rsidR="006B304D" w:rsidRDefault="00000000">
      <w:pPr>
        <w:pStyle w:val="FirstParagraph"/>
      </w:pPr>
      <w:r>
        <w:rPr>
          <w:b/>
          <w:bCs/>
        </w:rPr>
        <w:t>A note on the hedging pattern found during analysis.</w:t>
      </w:r>
    </w:p>
    <w:p w14:paraId="33ABC6E8" w14:textId="77777777" w:rsidR="006B304D" w:rsidRDefault="00000000">
      <w:pPr>
        <w:pStyle w:val="BodyText"/>
      </w:pPr>
      <w:r>
        <w:t xml:space="preserve">During the memory-system analysis, a hedging-reduction pattern was observed and we considered whether it might explain the specification’s effect on memory systems as a prompt-template-induced artifact.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 </w:t>
      </w:r>
      <w:hyperlink w:anchor="sec-4-3">
        <w:r w:rsidR="006B304D">
          <w:rPr>
            <w:rStyle w:val="Hyperlink"/>
          </w:rPr>
          <w:t>§4.3</w:t>
        </w:r>
      </w:hyperlink>
      <w:r>
        <w:t>: the specification’s effect is content-specific, not structure-specific. Memory systems supply retrieval; the specification supplies interpretive structure; the two layer additively.</w:t>
      </w:r>
    </w:p>
    <w:p w14:paraId="5FFA70EB" w14:textId="77777777" w:rsidR="006B304D" w:rsidRDefault="00000000">
      <w:r>
        <w:pict w14:anchorId="4699B3B4">
          <v:rect id="_x0000_i1395" style="width:0;height:1.5pt" o:hralign="center" o:hrstd="t" o:hr="t"/>
        </w:pict>
      </w:r>
    </w:p>
    <w:p w14:paraId="25CAE1E1" w14:textId="77777777" w:rsidR="006B304D" w:rsidRDefault="00000000">
      <w:pPr>
        <w:pStyle w:val="FirstParagraph"/>
      </w:pPr>
      <w:commentRangeStart w:id="951"/>
      <w:r>
        <w:rPr>
          <w:b/>
          <w:bCs/>
        </w:rPr>
        <w:t>Raw data and scripts.</w:t>
      </w:r>
      <w:r>
        <w:t xml:space="preserve"> Per-system per-subject per-judge scores at </w:t>
      </w:r>
      <w:r>
        <w:rPr>
          <w:rStyle w:val="VerbatimChar"/>
        </w:rPr>
        <w:t>results/global_&lt;subject&gt;/*_judgments*.json</w:t>
      </w:r>
      <w:r>
        <w:t xml:space="preserve">. The 5-judge primary recompute report is at </w:t>
      </w:r>
      <w:r>
        <w:rPr>
          <w:rStyle w:val="VerbatimChar"/>
        </w:rPr>
        <w:t>docs/research/memory_systems_5judge_primary.md</w:t>
      </w:r>
      <w:r>
        <w:t xml:space="preserve">. The aggregation script is </w:t>
      </w:r>
      <w:r>
        <w:rPr>
          <w:rStyle w:val="VerbatimChar"/>
        </w:rPr>
        <w:t>scripts/compute_memory_systems_5judge.py</w:t>
      </w:r>
      <w:r>
        <w:t>.</w:t>
      </w:r>
      <w:commentRangeEnd w:id="951"/>
      <w:r w:rsidR="000E7342">
        <w:rPr>
          <w:rStyle w:val="CommentReference"/>
          <w:sz w:val="22"/>
          <w:szCs w:val="22"/>
        </w:rPr>
        <w:commentReference w:id="951"/>
      </w:r>
    </w:p>
    <w:p w14:paraId="73484DE6" w14:textId="77777777" w:rsidR="006B304D" w:rsidRDefault="00000000">
      <w:r>
        <w:pict w14:anchorId="118FEE04">
          <v:rect id="_x0000_i1396" style="width:0;height:1.5pt" o:hralign="center" o:hrstd="t" o:hr="t"/>
        </w:pict>
      </w:r>
    </w:p>
    <w:p w14:paraId="37E1769A" w14:textId="77777777" w:rsidR="006B304D" w:rsidRDefault="00000000">
      <w:pPr>
        <w:pStyle w:val="FirstParagraph"/>
      </w:pPr>
      <w:r>
        <w:rPr>
          <w:b/>
          <w:bCs/>
        </w:rPr>
        <w:t>Pointer on Letta’s second memory path.</w:t>
      </w:r>
      <w:r>
        <w:t xml:space="preserve"> Letta’s archival-retrieval path is reported above in the </w:t>
      </w:r>
      <w:hyperlink w:anchor="sec-4-4-1">
        <w:r w:rsidR="006B304D">
          <w:rPr>
            <w:rStyle w:val="Hyperlink"/>
          </w:rPr>
          <w:t>§4.4.1</w:t>
        </w:r>
      </w:hyperlink>
      <w:r>
        <w:t xml:space="preserve"> memory-system table. Letta also exposes a second path (a persistent memory block that its agent self-edits during ingestion, the MemGPT design), which is architecturally unlike the other four systems in this section. Because it is not a retrieval path, it is reported separately in </w:t>
      </w:r>
      <w:hyperlink w:anchor="sec-4-5">
        <w:r w:rsidR="006B304D">
          <w:rPr>
            <w:rStyle w:val="Hyperlink"/>
          </w:rPr>
          <w:t>§4.5</w:t>
        </w:r>
      </w:hyperlink>
      <w:r>
        <w:t xml:space="preserve"> as an architectural-convergence test against the Behavioral Specification.</w:t>
      </w:r>
    </w:p>
    <w:p w14:paraId="5F8FCA22" w14:textId="77777777" w:rsidR="006B304D" w:rsidRDefault="00000000">
      <w:r>
        <w:pict w14:anchorId="59AAB8F6">
          <v:rect id="_x0000_i1397" style="width:0;height:1.5pt" o:hralign="center" o:hrstd="t" o:hr="t"/>
        </w:pict>
      </w:r>
    </w:p>
    <w:p w14:paraId="2A4A728A" w14:textId="77777777" w:rsidR="006B304D" w:rsidRDefault="00000000">
      <w:pPr>
        <w:pStyle w:val="Heading3"/>
      </w:pPr>
      <w:bookmarkStart w:id="952" w:name="_Toc228182828"/>
      <w:bookmarkStart w:id="953" w:name="sec-4-4-2"/>
      <w:bookmarkEnd w:id="920"/>
      <w:bookmarkEnd w:id="933"/>
      <w:r>
        <w:lastRenderedPageBreak/>
        <w:t>4.4.2 Common mechanisms: interpretation, over-theorization, principled refusal</w:t>
      </w:r>
      <w:bookmarkEnd w:id="952"/>
    </w:p>
    <w:p w14:paraId="0518D919" w14:textId="77777777" w:rsidR="006B304D" w:rsidRDefault="006B304D">
      <w:pPr>
        <w:pStyle w:val="FirstParagraph"/>
      </w:pPr>
      <w:hyperlink w:anchor="sec-4-4-1">
        <w:r>
          <w:rPr>
            <w:rStyle w:val="Hyperlink"/>
          </w:rPr>
          <w:t>§4.4.1</w:t>
        </w:r>
      </w:hyperlink>
      <w:r>
        <w:t xml:space="preserve">’s Supermemory analysis showed that the near-zero aggregate Δ_spec on Supermemory is not the specification doing nothing. The specification produces large improvements on some questions and large regressions on others, with roughly the same magnitude on each side; the number of regressions is slightly higher than the number of improvements, which is what produces the small negative aggregate. </w:t>
      </w:r>
      <w:hyperlink w:anchor="sec-4-6">
        <w:r>
          <w:rPr>
            <w:rStyle w:val="Hyperlink"/>
          </w:rPr>
          <w:t>§4.6</w:t>
        </w:r>
      </w:hyperlink>
      <w:r>
        <w:t xml:space="preserve"> documents that this pattern is not Supermemory-specific. Every memory system in the study shows the same per-question distribution: improvements and regressions of similar magnitude, with only the balance of counts shifting by system. Patterns 1 and 2 (interpretive-pattern supply on under-determined questions, over-theorization on plain questions) reproduce on Mem0, Letta, Zep, and Base Layer’s own retrieval substrate. Pattern 3 (spec-induced refusal) is a specification-level dynamic across all five systems, but its observability as a rubric penalty is conditional on retrieval strength: the Keckley Q21 case (</w:t>
      </w:r>
      <w:hyperlink w:anchor="sec-4-4-3">
        <w:r>
          <w:rPr>
            <w:rStyle w:val="Hyperlink"/>
          </w:rPr>
          <w:t>§4.4.3</w:t>
        </w:r>
      </w:hyperlink>
      <w:r>
        <w:t>) produces large negative Δ on the two systems where C1 was strong enough to support productive speculation (Supermemory, Base Layer substrate) and small effects within noise on the three systems where C1 was already hedging (Mem0, Zep, Letta archival).</w:t>
      </w:r>
    </w:p>
    <w:p w14:paraId="254D5A11" w14:textId="77777777" w:rsidR="006B304D" w:rsidRDefault="00000000">
      <w:r>
        <w:pict w14:anchorId="0586A756">
          <v:rect id="_x0000_i1398" style="width:0;height:1.5pt" o:hralign="center" o:hrstd="t" o:hr="t"/>
        </w:pict>
      </w:r>
    </w:p>
    <w:p w14:paraId="23850AAE" w14:textId="77777777" w:rsidR="006B304D" w:rsidRDefault="00000000">
      <w:pPr>
        <w:pStyle w:val="FirstParagraph"/>
      </w:pPr>
      <w:r>
        <w:rPr>
          <w:b/>
          <w:bCs/>
        </w:rPr>
        <w:t>Per-subject paired-delta distributions: every row is a mixture of wins and losses.</w:t>
      </w:r>
    </w:p>
    <w:p w14:paraId="41F77A25" w14:textId="77777777" w:rsidR="006B304D" w:rsidRDefault="00000000">
      <w:pPr>
        <w:pStyle w:val="BodyText"/>
      </w:pPr>
      <w:r>
        <w:t>Each row below is one subject under one memory system, 39 held-out questions scored paired (C1 retrieval alone vs. C3 retrieval + specification). The aggregate Δ is the per-subject mean of those 39 paired differences. The remaining columns break that aggregate into win, tie, and loss counts at the per-question level.</w:t>
      </w:r>
    </w:p>
    <w:tbl>
      <w:tblPr>
        <w:tblStyle w:val="Table"/>
        <w:tblW w:w="5038" w:type="pct"/>
        <w:tblLayout w:type="fixed"/>
        <w:tblLook w:val="0020" w:firstRow="1" w:lastRow="0" w:firstColumn="0" w:lastColumn="0" w:noHBand="0" w:noVBand="0"/>
        <w:tblPrChange w:id="954" w:author="Aarik Gulaya [2]" w:date="2026-04-27T15:51:00Z" w16du:dateUtc="2026-04-27T22:51:00Z">
          <w:tblPr>
            <w:tblStyle w:val="Table"/>
            <w:tblW w:w="5000" w:type="pct"/>
            <w:tblLayout w:type="fixed"/>
            <w:tblLook w:val="0020" w:firstRow="1" w:lastRow="0" w:firstColumn="0" w:lastColumn="0" w:noHBand="0" w:noVBand="0"/>
          </w:tblPr>
        </w:tblPrChange>
      </w:tblPr>
      <w:tblGrid>
        <w:gridCol w:w="918"/>
        <w:gridCol w:w="1170"/>
        <w:gridCol w:w="1170"/>
        <w:gridCol w:w="720"/>
        <w:gridCol w:w="720"/>
        <w:gridCol w:w="720"/>
        <w:gridCol w:w="990"/>
        <w:gridCol w:w="1170"/>
        <w:gridCol w:w="1260"/>
        <w:gridCol w:w="811"/>
        <w:tblGridChange w:id="955">
          <w:tblGrid>
            <w:gridCol w:w="756"/>
            <w:gridCol w:w="162"/>
            <w:gridCol w:w="594"/>
            <w:gridCol w:w="576"/>
            <w:gridCol w:w="432"/>
            <w:gridCol w:w="738"/>
            <w:gridCol w:w="270"/>
            <w:gridCol w:w="450"/>
            <w:gridCol w:w="558"/>
            <w:gridCol w:w="162"/>
            <w:gridCol w:w="720"/>
            <w:gridCol w:w="126"/>
            <w:gridCol w:w="864"/>
            <w:gridCol w:w="144"/>
            <w:gridCol w:w="1008"/>
            <w:gridCol w:w="18"/>
            <w:gridCol w:w="990"/>
            <w:gridCol w:w="270"/>
            <w:gridCol w:w="738"/>
            <w:gridCol w:w="73"/>
          </w:tblGrid>
        </w:tblGridChange>
      </w:tblGrid>
      <w:tr w:rsidR="006B304D" w:rsidRPr="00AA356E" w14:paraId="152FD462" w14:textId="77777777" w:rsidTr="00AA356E">
        <w:trPr>
          <w:cnfStyle w:val="100000000000" w:firstRow="1" w:lastRow="0" w:firstColumn="0" w:lastColumn="0" w:oddVBand="0" w:evenVBand="0" w:oddHBand="0" w:evenHBand="0" w:firstRowFirstColumn="0" w:firstRowLastColumn="0" w:lastRowFirstColumn="0" w:lastRowLastColumn="0"/>
          <w:tblHeader/>
          <w:trPrChange w:id="956" w:author="Aarik Gulaya [2]" w:date="2026-04-27T15:51:00Z" w16du:dateUtc="2026-04-27T22:51:00Z">
            <w:trPr>
              <w:gridAfter w:val="0"/>
              <w:tblHeader/>
            </w:trPr>
          </w:trPrChange>
        </w:trPr>
        <w:tc>
          <w:tcPr>
            <w:tcW w:w="918" w:type="dxa"/>
            <w:tcPrChange w:id="957" w:author="Aarik Gulaya [2]" w:date="2026-04-27T15:51:00Z" w16du:dateUtc="2026-04-27T22:51:00Z">
              <w:tcPr>
                <w:tcW w:w="625" w:type="dxa"/>
              </w:tcPr>
            </w:tcPrChange>
          </w:tcPr>
          <w:p w14:paraId="4E15BB7A" w14:textId="77777777" w:rsidR="006B304D" w:rsidRPr="00AA356E"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Change w:id="958" w:author="Aarik Gulaya [2]" w:date="2026-04-27T15:52:00Z" w16du:dateUtc="2026-04-27T22:52:00Z">
                  <w:rPr/>
                </w:rPrChange>
              </w:rPr>
            </w:pPr>
            <w:commentRangeStart w:id="959"/>
            <w:r w:rsidRPr="00AA356E">
              <w:rPr>
                <w:sz w:val="20"/>
                <w:szCs w:val="20"/>
                <w:rPrChange w:id="960" w:author="Aarik Gulaya [2]" w:date="2026-04-27T15:52:00Z" w16du:dateUtc="2026-04-27T22:52:00Z">
                  <w:rPr/>
                </w:rPrChange>
              </w:rPr>
              <w:t>System</w:t>
            </w:r>
            <w:commentRangeEnd w:id="959"/>
            <w:r w:rsidR="000E7342" w:rsidRPr="00AA356E">
              <w:rPr>
                <w:rStyle w:val="CommentReference"/>
                <w:sz w:val="20"/>
                <w:szCs w:val="20"/>
                <w:rPrChange w:id="961" w:author="Aarik Gulaya [2]" w:date="2026-04-27T15:52:00Z" w16du:dateUtc="2026-04-27T22:52:00Z">
                  <w:rPr>
                    <w:rStyle w:val="CommentReference"/>
                    <w:sz w:val="22"/>
                    <w:szCs w:val="22"/>
                  </w:rPr>
                </w:rPrChange>
              </w:rPr>
              <w:commentReference w:id="959"/>
            </w:r>
          </w:p>
        </w:tc>
        <w:tc>
          <w:tcPr>
            <w:tcW w:w="1170" w:type="dxa"/>
            <w:tcPrChange w:id="962" w:author="Aarik Gulaya [2]" w:date="2026-04-27T15:51:00Z" w16du:dateUtc="2026-04-27T22:51:00Z">
              <w:tcPr>
                <w:tcW w:w="625" w:type="dxa"/>
                <w:gridSpan w:val="2"/>
              </w:tcPr>
            </w:tcPrChange>
          </w:tcPr>
          <w:p w14:paraId="32C60F96" w14:textId="77777777" w:rsidR="006B304D" w:rsidRPr="00AA356E"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Change w:id="963" w:author="Aarik Gulaya [2]" w:date="2026-04-27T15:52:00Z" w16du:dateUtc="2026-04-27T22:52:00Z">
                  <w:rPr/>
                </w:rPrChange>
              </w:rPr>
            </w:pPr>
            <w:r w:rsidRPr="00AA356E">
              <w:rPr>
                <w:sz w:val="20"/>
                <w:szCs w:val="20"/>
                <w:rPrChange w:id="964" w:author="Aarik Gulaya [2]" w:date="2026-04-27T15:52:00Z" w16du:dateUtc="2026-04-27T22:52:00Z">
                  <w:rPr/>
                </w:rPrChange>
              </w:rPr>
              <w:t>Subject</w:t>
            </w:r>
          </w:p>
        </w:tc>
        <w:tc>
          <w:tcPr>
            <w:tcW w:w="1170" w:type="dxa"/>
            <w:tcPrChange w:id="965" w:author="Aarik Gulaya [2]" w:date="2026-04-27T15:51:00Z" w16du:dateUtc="2026-04-27T22:51:00Z">
              <w:tcPr>
                <w:tcW w:w="833" w:type="dxa"/>
                <w:gridSpan w:val="2"/>
              </w:tcPr>
            </w:tcPrChange>
          </w:tcPr>
          <w:p w14:paraId="7350C648"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66" w:author="Aarik Gulaya [2]" w:date="2026-04-27T15:52:00Z" w16du:dateUtc="2026-04-27T22:52:00Z">
                  <w:rPr/>
                </w:rPrChange>
              </w:rPr>
            </w:pPr>
            <w:r w:rsidRPr="00AA356E">
              <w:rPr>
                <w:b/>
                <w:bCs/>
                <w:sz w:val="20"/>
                <w:szCs w:val="20"/>
                <w:rPrChange w:id="967" w:author="Aarik Gulaya [2]" w:date="2026-04-27T15:52:00Z" w16du:dateUtc="2026-04-27T22:52:00Z">
                  <w:rPr>
                    <w:b/>
                    <w:bCs/>
                  </w:rPr>
                </w:rPrChange>
              </w:rPr>
              <w:t>Aggregate Δ</w:t>
            </w:r>
          </w:p>
        </w:tc>
        <w:tc>
          <w:tcPr>
            <w:tcW w:w="720" w:type="dxa"/>
            <w:tcPrChange w:id="968" w:author="Aarik Gulaya [2]" w:date="2026-04-27T15:51:00Z" w16du:dateUtc="2026-04-27T22:51:00Z">
              <w:tcPr>
                <w:tcW w:w="833" w:type="dxa"/>
                <w:gridSpan w:val="2"/>
              </w:tcPr>
            </w:tcPrChange>
          </w:tcPr>
          <w:p w14:paraId="7CD39B5C"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69" w:author="Aarik Gulaya [2]" w:date="2026-04-27T15:52:00Z" w16du:dateUtc="2026-04-27T22:52:00Z">
                  <w:rPr/>
                </w:rPrChange>
              </w:rPr>
            </w:pPr>
            <w:r w:rsidRPr="00AA356E">
              <w:rPr>
                <w:sz w:val="20"/>
                <w:szCs w:val="20"/>
                <w:rPrChange w:id="970" w:author="Aarik Gulaya [2]" w:date="2026-04-27T15:52:00Z" w16du:dateUtc="2026-04-27T22:52:00Z">
                  <w:rPr/>
                </w:rPrChange>
              </w:rPr>
              <w:t>C1 mean</w:t>
            </w:r>
          </w:p>
        </w:tc>
        <w:tc>
          <w:tcPr>
            <w:tcW w:w="720" w:type="dxa"/>
            <w:tcPrChange w:id="971" w:author="Aarik Gulaya [2]" w:date="2026-04-27T15:51:00Z" w16du:dateUtc="2026-04-27T22:51:00Z">
              <w:tcPr>
                <w:tcW w:w="833" w:type="dxa"/>
                <w:gridSpan w:val="2"/>
              </w:tcPr>
            </w:tcPrChange>
          </w:tcPr>
          <w:p w14:paraId="5CFC0524"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72" w:author="Aarik Gulaya [2]" w:date="2026-04-27T15:52:00Z" w16du:dateUtc="2026-04-27T22:52:00Z">
                  <w:rPr/>
                </w:rPrChange>
              </w:rPr>
            </w:pPr>
            <w:r w:rsidRPr="00AA356E">
              <w:rPr>
                <w:sz w:val="20"/>
                <w:szCs w:val="20"/>
                <w:rPrChange w:id="973" w:author="Aarik Gulaya [2]" w:date="2026-04-27T15:52:00Z" w16du:dateUtc="2026-04-27T22:52:00Z">
                  <w:rPr/>
                </w:rPrChange>
              </w:rPr>
              <w:t>C3 mean</w:t>
            </w:r>
          </w:p>
        </w:tc>
        <w:tc>
          <w:tcPr>
            <w:tcW w:w="720" w:type="dxa"/>
            <w:tcPrChange w:id="974" w:author="Aarik Gulaya [2]" w:date="2026-04-27T15:51:00Z" w16du:dateUtc="2026-04-27T22:51:00Z">
              <w:tcPr>
                <w:tcW w:w="833" w:type="dxa"/>
                <w:gridSpan w:val="3"/>
              </w:tcPr>
            </w:tcPrChange>
          </w:tcPr>
          <w:p w14:paraId="4B5E257F"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75" w:author="Aarik Gulaya [2]" w:date="2026-04-27T15:52:00Z" w16du:dateUtc="2026-04-27T22:52:00Z">
                  <w:rPr/>
                </w:rPrChange>
              </w:rPr>
            </w:pPr>
            <w:r w:rsidRPr="00AA356E">
              <w:rPr>
                <w:sz w:val="20"/>
                <w:szCs w:val="20"/>
                <w:rPrChange w:id="976" w:author="Aarik Gulaya [2]" w:date="2026-04-27T15:52:00Z" w16du:dateUtc="2026-04-27T22:52:00Z">
                  <w:rPr/>
                </w:rPrChange>
              </w:rPr>
              <w:t>Wins (Δ &gt; 0.3)</w:t>
            </w:r>
          </w:p>
        </w:tc>
        <w:tc>
          <w:tcPr>
            <w:tcW w:w="990" w:type="dxa"/>
            <w:tcPrChange w:id="977" w:author="Aarik Gulaya [2]" w:date="2026-04-27T15:51:00Z" w16du:dateUtc="2026-04-27T22:51:00Z">
              <w:tcPr>
                <w:tcW w:w="833" w:type="dxa"/>
                <w:gridSpan w:val="2"/>
              </w:tcPr>
            </w:tcPrChange>
          </w:tcPr>
          <w:p w14:paraId="75D156CB"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78" w:author="Aarik Gulaya [2]" w:date="2026-04-27T15:52:00Z" w16du:dateUtc="2026-04-27T22:52:00Z">
                  <w:rPr/>
                </w:rPrChange>
              </w:rPr>
            </w:pPr>
            <w:r w:rsidRPr="00AA356E">
              <w:rPr>
                <w:sz w:val="20"/>
                <w:szCs w:val="20"/>
                <w:rPrChange w:id="979" w:author="Aarik Gulaya [2]" w:date="2026-04-27T15:52:00Z" w16du:dateUtc="2026-04-27T22:52:00Z">
                  <w:rPr/>
                </w:rPrChange>
              </w:rPr>
              <w:t>Losses (Δ &lt; −0.3)</w:t>
            </w:r>
          </w:p>
        </w:tc>
        <w:tc>
          <w:tcPr>
            <w:tcW w:w="1170" w:type="dxa"/>
            <w:tcPrChange w:id="980" w:author="Aarik Gulaya [2]" w:date="2026-04-27T15:51:00Z" w16du:dateUtc="2026-04-27T22:51:00Z">
              <w:tcPr>
                <w:tcW w:w="833" w:type="dxa"/>
              </w:tcPr>
            </w:tcPrChange>
          </w:tcPr>
          <w:p w14:paraId="7AFBABE5"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81" w:author="Aarik Gulaya [2]" w:date="2026-04-27T15:52:00Z" w16du:dateUtc="2026-04-27T22:52:00Z">
                  <w:rPr/>
                </w:rPrChange>
              </w:rPr>
            </w:pPr>
            <w:r w:rsidRPr="00AA356E">
              <w:rPr>
                <w:sz w:val="20"/>
                <w:szCs w:val="20"/>
                <w:rPrChange w:id="982" w:author="Aarik Gulaya [2]" w:date="2026-04-27T15:52:00Z" w16du:dateUtc="2026-04-27T22:52:00Z">
                  <w:rPr/>
                </w:rPrChange>
              </w:rPr>
              <w:t>Large improvements (Δ &gt; 1.0)</w:t>
            </w:r>
          </w:p>
        </w:tc>
        <w:tc>
          <w:tcPr>
            <w:tcW w:w="1260" w:type="dxa"/>
            <w:tcPrChange w:id="983" w:author="Aarik Gulaya [2]" w:date="2026-04-27T15:51:00Z" w16du:dateUtc="2026-04-27T22:51:00Z">
              <w:tcPr>
                <w:tcW w:w="833" w:type="dxa"/>
                <w:gridSpan w:val="2"/>
              </w:tcPr>
            </w:tcPrChange>
          </w:tcPr>
          <w:p w14:paraId="23FE5DAA"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84" w:author="Aarik Gulaya [2]" w:date="2026-04-27T15:52:00Z" w16du:dateUtc="2026-04-27T22:52:00Z">
                  <w:rPr/>
                </w:rPrChange>
              </w:rPr>
            </w:pPr>
            <w:r w:rsidRPr="00AA356E">
              <w:rPr>
                <w:sz w:val="20"/>
                <w:szCs w:val="20"/>
                <w:rPrChange w:id="985" w:author="Aarik Gulaya [2]" w:date="2026-04-27T15:52:00Z" w16du:dateUtc="2026-04-27T22:52:00Z">
                  <w:rPr/>
                </w:rPrChange>
              </w:rPr>
              <w:t>Large regressions (Δ &lt; −1.0)</w:t>
            </w:r>
          </w:p>
        </w:tc>
        <w:tc>
          <w:tcPr>
            <w:tcW w:w="811" w:type="dxa"/>
            <w:tcPrChange w:id="986" w:author="Aarik Gulaya [2]" w:date="2026-04-27T15:51:00Z" w16du:dateUtc="2026-04-27T22:51:00Z">
              <w:tcPr>
                <w:tcW w:w="833" w:type="dxa"/>
                <w:gridSpan w:val="2"/>
              </w:tcPr>
            </w:tcPrChange>
          </w:tcPr>
          <w:p w14:paraId="705C04C4" w14:textId="77777777" w:rsidR="006B304D" w:rsidRPr="00AA356E" w:rsidRDefault="00000000">
            <w:pPr>
              <w:pStyle w:val="Compact"/>
              <w:jc w:val="right"/>
              <w:cnfStyle w:val="100000000000" w:firstRow="1" w:lastRow="0" w:firstColumn="0" w:lastColumn="0" w:oddVBand="0" w:evenVBand="0" w:oddHBand="0" w:evenHBand="0" w:firstRowFirstColumn="0" w:firstRowLastColumn="0" w:lastRowFirstColumn="0" w:lastRowLastColumn="0"/>
              <w:rPr>
                <w:sz w:val="20"/>
                <w:szCs w:val="20"/>
                <w:rPrChange w:id="987" w:author="Aarik Gulaya [2]" w:date="2026-04-27T15:52:00Z" w16du:dateUtc="2026-04-27T22:52:00Z">
                  <w:rPr/>
                </w:rPrChange>
              </w:rPr>
            </w:pPr>
            <w:r w:rsidRPr="00AA356E">
              <w:rPr>
                <w:sz w:val="20"/>
                <w:szCs w:val="20"/>
                <w:rPrChange w:id="988" w:author="Aarik Gulaya [2]" w:date="2026-04-27T15:52:00Z" w16du:dateUtc="2026-04-27T22:52:00Z">
                  <w:rPr/>
                </w:rPrChange>
              </w:rPr>
              <w:t>Total Qs</w:t>
            </w:r>
          </w:p>
        </w:tc>
      </w:tr>
      <w:tr w:rsidR="006B304D" w:rsidRPr="00AA356E" w14:paraId="4471DA61" w14:textId="77777777" w:rsidTr="00AA356E">
        <w:trPr>
          <w:trPrChange w:id="989" w:author="Aarik Gulaya [2]" w:date="2026-04-27T15:51:00Z" w16du:dateUtc="2026-04-27T22:51:00Z">
            <w:trPr>
              <w:gridAfter w:val="0"/>
            </w:trPr>
          </w:trPrChange>
        </w:trPr>
        <w:tc>
          <w:tcPr>
            <w:tcW w:w="918" w:type="dxa"/>
            <w:tcPrChange w:id="990" w:author="Aarik Gulaya [2]" w:date="2026-04-27T15:51:00Z" w16du:dateUtc="2026-04-27T22:51:00Z">
              <w:tcPr>
                <w:tcW w:w="625" w:type="dxa"/>
              </w:tcPr>
            </w:tcPrChange>
          </w:tcPr>
          <w:p w14:paraId="66F36CC5" w14:textId="77777777" w:rsidR="006B304D" w:rsidRPr="00AA356E" w:rsidRDefault="00000000">
            <w:pPr>
              <w:pStyle w:val="Compact"/>
              <w:rPr>
                <w:sz w:val="20"/>
                <w:szCs w:val="20"/>
                <w:rPrChange w:id="991" w:author="Aarik Gulaya [2]" w:date="2026-04-27T15:52:00Z" w16du:dateUtc="2026-04-27T22:52:00Z">
                  <w:rPr/>
                </w:rPrChange>
              </w:rPr>
            </w:pPr>
            <w:r w:rsidRPr="00AA356E">
              <w:rPr>
                <w:sz w:val="20"/>
                <w:szCs w:val="20"/>
                <w:rPrChange w:id="992" w:author="Aarik Gulaya [2]" w:date="2026-04-27T15:52:00Z" w16du:dateUtc="2026-04-27T22:52:00Z">
                  <w:rPr/>
                </w:rPrChange>
              </w:rPr>
              <w:t>Mem0</w:t>
            </w:r>
          </w:p>
        </w:tc>
        <w:tc>
          <w:tcPr>
            <w:tcW w:w="1170" w:type="dxa"/>
            <w:tcPrChange w:id="993" w:author="Aarik Gulaya [2]" w:date="2026-04-27T15:51:00Z" w16du:dateUtc="2026-04-27T22:51:00Z">
              <w:tcPr>
                <w:tcW w:w="625" w:type="dxa"/>
                <w:gridSpan w:val="2"/>
              </w:tcPr>
            </w:tcPrChange>
          </w:tcPr>
          <w:p w14:paraId="23A0B21C" w14:textId="77777777" w:rsidR="006B304D" w:rsidRPr="00AA356E" w:rsidRDefault="00000000">
            <w:pPr>
              <w:pStyle w:val="Compact"/>
              <w:rPr>
                <w:sz w:val="20"/>
                <w:szCs w:val="20"/>
                <w:rPrChange w:id="994" w:author="Aarik Gulaya [2]" w:date="2026-04-27T15:52:00Z" w16du:dateUtc="2026-04-27T22:52:00Z">
                  <w:rPr/>
                </w:rPrChange>
              </w:rPr>
            </w:pPr>
            <w:r w:rsidRPr="00AA356E">
              <w:rPr>
                <w:sz w:val="20"/>
                <w:szCs w:val="20"/>
                <w:rPrChange w:id="995" w:author="Aarik Gulaya [2]" w:date="2026-04-27T15:52:00Z" w16du:dateUtc="2026-04-27T22:52:00Z">
                  <w:rPr/>
                </w:rPrChange>
              </w:rPr>
              <w:t>Yung Wing</w:t>
            </w:r>
          </w:p>
        </w:tc>
        <w:tc>
          <w:tcPr>
            <w:tcW w:w="1170" w:type="dxa"/>
            <w:tcPrChange w:id="996" w:author="Aarik Gulaya [2]" w:date="2026-04-27T15:51:00Z" w16du:dateUtc="2026-04-27T22:51:00Z">
              <w:tcPr>
                <w:tcW w:w="833" w:type="dxa"/>
                <w:gridSpan w:val="2"/>
              </w:tcPr>
            </w:tcPrChange>
          </w:tcPr>
          <w:p w14:paraId="66DDAF44" w14:textId="77777777" w:rsidR="006B304D" w:rsidRPr="00AA356E" w:rsidRDefault="00000000">
            <w:pPr>
              <w:pStyle w:val="Compact"/>
              <w:jc w:val="right"/>
              <w:rPr>
                <w:sz w:val="20"/>
                <w:szCs w:val="20"/>
                <w:rPrChange w:id="997" w:author="Aarik Gulaya [2]" w:date="2026-04-27T15:52:00Z" w16du:dateUtc="2026-04-27T22:52:00Z">
                  <w:rPr/>
                </w:rPrChange>
              </w:rPr>
            </w:pPr>
            <w:r w:rsidRPr="00AA356E">
              <w:rPr>
                <w:b/>
                <w:bCs/>
                <w:sz w:val="20"/>
                <w:szCs w:val="20"/>
                <w:rPrChange w:id="998" w:author="Aarik Gulaya [2]" w:date="2026-04-27T15:52:00Z" w16du:dateUtc="2026-04-27T22:52:00Z">
                  <w:rPr>
                    <w:b/>
                    <w:bCs/>
                  </w:rPr>
                </w:rPrChange>
              </w:rPr>
              <w:t>+0.33</w:t>
            </w:r>
          </w:p>
        </w:tc>
        <w:tc>
          <w:tcPr>
            <w:tcW w:w="720" w:type="dxa"/>
            <w:tcPrChange w:id="999" w:author="Aarik Gulaya [2]" w:date="2026-04-27T15:51:00Z" w16du:dateUtc="2026-04-27T22:51:00Z">
              <w:tcPr>
                <w:tcW w:w="833" w:type="dxa"/>
                <w:gridSpan w:val="2"/>
              </w:tcPr>
            </w:tcPrChange>
          </w:tcPr>
          <w:p w14:paraId="6199AE66" w14:textId="77777777" w:rsidR="006B304D" w:rsidRPr="00AA356E" w:rsidRDefault="00000000">
            <w:pPr>
              <w:pStyle w:val="Compact"/>
              <w:jc w:val="right"/>
              <w:rPr>
                <w:sz w:val="20"/>
                <w:szCs w:val="20"/>
                <w:rPrChange w:id="1000" w:author="Aarik Gulaya [2]" w:date="2026-04-27T15:52:00Z" w16du:dateUtc="2026-04-27T22:52:00Z">
                  <w:rPr/>
                </w:rPrChange>
              </w:rPr>
            </w:pPr>
            <w:r w:rsidRPr="00AA356E">
              <w:rPr>
                <w:sz w:val="20"/>
                <w:szCs w:val="20"/>
                <w:rPrChange w:id="1001" w:author="Aarik Gulaya [2]" w:date="2026-04-27T15:52:00Z" w16du:dateUtc="2026-04-27T22:52:00Z">
                  <w:rPr/>
                </w:rPrChange>
              </w:rPr>
              <w:t>2.03</w:t>
            </w:r>
          </w:p>
        </w:tc>
        <w:tc>
          <w:tcPr>
            <w:tcW w:w="720" w:type="dxa"/>
            <w:tcPrChange w:id="1002" w:author="Aarik Gulaya [2]" w:date="2026-04-27T15:51:00Z" w16du:dateUtc="2026-04-27T22:51:00Z">
              <w:tcPr>
                <w:tcW w:w="833" w:type="dxa"/>
                <w:gridSpan w:val="2"/>
              </w:tcPr>
            </w:tcPrChange>
          </w:tcPr>
          <w:p w14:paraId="5FC47211" w14:textId="77777777" w:rsidR="006B304D" w:rsidRPr="00AA356E" w:rsidRDefault="00000000">
            <w:pPr>
              <w:pStyle w:val="Compact"/>
              <w:jc w:val="right"/>
              <w:rPr>
                <w:sz w:val="20"/>
                <w:szCs w:val="20"/>
                <w:rPrChange w:id="1003" w:author="Aarik Gulaya [2]" w:date="2026-04-27T15:52:00Z" w16du:dateUtc="2026-04-27T22:52:00Z">
                  <w:rPr/>
                </w:rPrChange>
              </w:rPr>
            </w:pPr>
            <w:r w:rsidRPr="00AA356E">
              <w:rPr>
                <w:sz w:val="20"/>
                <w:szCs w:val="20"/>
                <w:rPrChange w:id="1004" w:author="Aarik Gulaya [2]" w:date="2026-04-27T15:52:00Z" w16du:dateUtc="2026-04-27T22:52:00Z">
                  <w:rPr/>
                </w:rPrChange>
              </w:rPr>
              <w:t>2.35</w:t>
            </w:r>
          </w:p>
        </w:tc>
        <w:tc>
          <w:tcPr>
            <w:tcW w:w="720" w:type="dxa"/>
            <w:tcPrChange w:id="1005" w:author="Aarik Gulaya [2]" w:date="2026-04-27T15:51:00Z" w16du:dateUtc="2026-04-27T22:51:00Z">
              <w:tcPr>
                <w:tcW w:w="833" w:type="dxa"/>
                <w:gridSpan w:val="3"/>
              </w:tcPr>
            </w:tcPrChange>
          </w:tcPr>
          <w:p w14:paraId="0E58EF6A" w14:textId="77777777" w:rsidR="006B304D" w:rsidRPr="00AA356E" w:rsidRDefault="00000000">
            <w:pPr>
              <w:pStyle w:val="Compact"/>
              <w:jc w:val="right"/>
              <w:rPr>
                <w:sz w:val="20"/>
                <w:szCs w:val="20"/>
                <w:rPrChange w:id="1006" w:author="Aarik Gulaya [2]" w:date="2026-04-27T15:52:00Z" w16du:dateUtc="2026-04-27T22:52:00Z">
                  <w:rPr/>
                </w:rPrChange>
              </w:rPr>
            </w:pPr>
            <w:r w:rsidRPr="00AA356E">
              <w:rPr>
                <w:sz w:val="20"/>
                <w:szCs w:val="20"/>
                <w:rPrChange w:id="1007" w:author="Aarik Gulaya [2]" w:date="2026-04-27T15:52:00Z" w16du:dateUtc="2026-04-27T22:52:00Z">
                  <w:rPr/>
                </w:rPrChange>
              </w:rPr>
              <w:t>21</w:t>
            </w:r>
          </w:p>
        </w:tc>
        <w:tc>
          <w:tcPr>
            <w:tcW w:w="990" w:type="dxa"/>
            <w:tcPrChange w:id="1008" w:author="Aarik Gulaya [2]" w:date="2026-04-27T15:51:00Z" w16du:dateUtc="2026-04-27T22:51:00Z">
              <w:tcPr>
                <w:tcW w:w="833" w:type="dxa"/>
                <w:gridSpan w:val="2"/>
              </w:tcPr>
            </w:tcPrChange>
          </w:tcPr>
          <w:p w14:paraId="04E564F1" w14:textId="77777777" w:rsidR="006B304D" w:rsidRPr="00AA356E" w:rsidRDefault="00000000">
            <w:pPr>
              <w:pStyle w:val="Compact"/>
              <w:jc w:val="right"/>
              <w:rPr>
                <w:sz w:val="20"/>
                <w:szCs w:val="20"/>
                <w:rPrChange w:id="1009" w:author="Aarik Gulaya [2]" w:date="2026-04-27T15:52:00Z" w16du:dateUtc="2026-04-27T22:52:00Z">
                  <w:rPr/>
                </w:rPrChange>
              </w:rPr>
            </w:pPr>
            <w:r w:rsidRPr="00AA356E">
              <w:rPr>
                <w:sz w:val="20"/>
                <w:szCs w:val="20"/>
                <w:rPrChange w:id="1010" w:author="Aarik Gulaya [2]" w:date="2026-04-27T15:52:00Z" w16du:dateUtc="2026-04-27T22:52:00Z">
                  <w:rPr/>
                </w:rPrChange>
              </w:rPr>
              <w:t>10</w:t>
            </w:r>
          </w:p>
        </w:tc>
        <w:tc>
          <w:tcPr>
            <w:tcW w:w="1170" w:type="dxa"/>
            <w:tcPrChange w:id="1011" w:author="Aarik Gulaya [2]" w:date="2026-04-27T15:51:00Z" w16du:dateUtc="2026-04-27T22:51:00Z">
              <w:tcPr>
                <w:tcW w:w="833" w:type="dxa"/>
              </w:tcPr>
            </w:tcPrChange>
          </w:tcPr>
          <w:p w14:paraId="6F5E2433" w14:textId="77777777" w:rsidR="006B304D" w:rsidRPr="00AA356E" w:rsidRDefault="00000000">
            <w:pPr>
              <w:pStyle w:val="Compact"/>
              <w:jc w:val="right"/>
              <w:rPr>
                <w:sz w:val="20"/>
                <w:szCs w:val="20"/>
                <w:rPrChange w:id="1012" w:author="Aarik Gulaya [2]" w:date="2026-04-27T15:52:00Z" w16du:dateUtc="2026-04-27T22:52:00Z">
                  <w:rPr/>
                </w:rPrChange>
              </w:rPr>
            </w:pPr>
            <w:r w:rsidRPr="00AA356E">
              <w:rPr>
                <w:sz w:val="20"/>
                <w:szCs w:val="20"/>
                <w:rPrChange w:id="1013" w:author="Aarik Gulaya [2]" w:date="2026-04-27T15:52:00Z" w16du:dateUtc="2026-04-27T22:52:00Z">
                  <w:rPr/>
                </w:rPrChange>
              </w:rPr>
              <w:t>7</w:t>
            </w:r>
          </w:p>
        </w:tc>
        <w:tc>
          <w:tcPr>
            <w:tcW w:w="1260" w:type="dxa"/>
            <w:tcPrChange w:id="1014" w:author="Aarik Gulaya [2]" w:date="2026-04-27T15:51:00Z" w16du:dateUtc="2026-04-27T22:51:00Z">
              <w:tcPr>
                <w:tcW w:w="833" w:type="dxa"/>
                <w:gridSpan w:val="2"/>
              </w:tcPr>
            </w:tcPrChange>
          </w:tcPr>
          <w:p w14:paraId="099FB0A4" w14:textId="77777777" w:rsidR="006B304D" w:rsidRPr="00AA356E" w:rsidRDefault="00000000">
            <w:pPr>
              <w:pStyle w:val="Compact"/>
              <w:jc w:val="right"/>
              <w:rPr>
                <w:sz w:val="20"/>
                <w:szCs w:val="20"/>
                <w:rPrChange w:id="1015" w:author="Aarik Gulaya [2]" w:date="2026-04-27T15:52:00Z" w16du:dateUtc="2026-04-27T22:52:00Z">
                  <w:rPr/>
                </w:rPrChange>
              </w:rPr>
            </w:pPr>
            <w:r w:rsidRPr="00AA356E">
              <w:rPr>
                <w:sz w:val="20"/>
                <w:szCs w:val="20"/>
                <w:rPrChange w:id="1016" w:author="Aarik Gulaya [2]" w:date="2026-04-27T15:52:00Z" w16du:dateUtc="2026-04-27T22:52:00Z">
                  <w:rPr/>
                </w:rPrChange>
              </w:rPr>
              <w:t>1</w:t>
            </w:r>
          </w:p>
        </w:tc>
        <w:tc>
          <w:tcPr>
            <w:tcW w:w="811" w:type="dxa"/>
            <w:tcPrChange w:id="1017" w:author="Aarik Gulaya [2]" w:date="2026-04-27T15:51:00Z" w16du:dateUtc="2026-04-27T22:51:00Z">
              <w:tcPr>
                <w:tcW w:w="833" w:type="dxa"/>
                <w:gridSpan w:val="2"/>
              </w:tcPr>
            </w:tcPrChange>
          </w:tcPr>
          <w:p w14:paraId="4E483DA6" w14:textId="77777777" w:rsidR="006B304D" w:rsidRPr="00AA356E" w:rsidRDefault="00000000">
            <w:pPr>
              <w:pStyle w:val="Compact"/>
              <w:jc w:val="right"/>
              <w:rPr>
                <w:sz w:val="20"/>
                <w:szCs w:val="20"/>
                <w:rPrChange w:id="1018" w:author="Aarik Gulaya [2]" w:date="2026-04-27T15:52:00Z" w16du:dateUtc="2026-04-27T22:52:00Z">
                  <w:rPr/>
                </w:rPrChange>
              </w:rPr>
            </w:pPr>
            <w:r w:rsidRPr="00AA356E">
              <w:rPr>
                <w:sz w:val="20"/>
                <w:szCs w:val="20"/>
                <w:rPrChange w:id="1019" w:author="Aarik Gulaya [2]" w:date="2026-04-27T15:52:00Z" w16du:dateUtc="2026-04-27T22:52:00Z">
                  <w:rPr/>
                </w:rPrChange>
              </w:rPr>
              <w:t>39</w:t>
            </w:r>
          </w:p>
        </w:tc>
      </w:tr>
      <w:tr w:rsidR="006B304D" w:rsidRPr="00AA356E" w14:paraId="41205994" w14:textId="77777777" w:rsidTr="00AA356E">
        <w:trPr>
          <w:trPrChange w:id="1020" w:author="Aarik Gulaya [2]" w:date="2026-04-27T15:51:00Z" w16du:dateUtc="2026-04-27T22:51:00Z">
            <w:trPr>
              <w:gridAfter w:val="0"/>
            </w:trPr>
          </w:trPrChange>
        </w:trPr>
        <w:tc>
          <w:tcPr>
            <w:tcW w:w="918" w:type="dxa"/>
            <w:tcPrChange w:id="1021" w:author="Aarik Gulaya [2]" w:date="2026-04-27T15:51:00Z" w16du:dateUtc="2026-04-27T22:51:00Z">
              <w:tcPr>
                <w:tcW w:w="625" w:type="dxa"/>
              </w:tcPr>
            </w:tcPrChange>
          </w:tcPr>
          <w:p w14:paraId="5ED3833E" w14:textId="77777777" w:rsidR="006B304D" w:rsidRPr="00AA356E" w:rsidRDefault="00000000">
            <w:pPr>
              <w:pStyle w:val="Compact"/>
              <w:rPr>
                <w:sz w:val="20"/>
                <w:szCs w:val="20"/>
                <w:rPrChange w:id="1022" w:author="Aarik Gulaya [2]" w:date="2026-04-27T15:52:00Z" w16du:dateUtc="2026-04-27T22:52:00Z">
                  <w:rPr/>
                </w:rPrChange>
              </w:rPr>
            </w:pPr>
            <w:r w:rsidRPr="00AA356E">
              <w:rPr>
                <w:sz w:val="20"/>
                <w:szCs w:val="20"/>
                <w:rPrChange w:id="1023" w:author="Aarik Gulaya [2]" w:date="2026-04-27T15:52:00Z" w16du:dateUtc="2026-04-27T22:52:00Z">
                  <w:rPr/>
                </w:rPrChange>
              </w:rPr>
              <w:t>Mem0</w:t>
            </w:r>
          </w:p>
        </w:tc>
        <w:tc>
          <w:tcPr>
            <w:tcW w:w="1170" w:type="dxa"/>
            <w:tcPrChange w:id="1024" w:author="Aarik Gulaya [2]" w:date="2026-04-27T15:51:00Z" w16du:dateUtc="2026-04-27T22:51:00Z">
              <w:tcPr>
                <w:tcW w:w="625" w:type="dxa"/>
                <w:gridSpan w:val="2"/>
              </w:tcPr>
            </w:tcPrChange>
          </w:tcPr>
          <w:p w14:paraId="735ED0B7" w14:textId="77777777" w:rsidR="006B304D" w:rsidRPr="00AA356E" w:rsidRDefault="00000000">
            <w:pPr>
              <w:pStyle w:val="Compact"/>
              <w:rPr>
                <w:sz w:val="20"/>
                <w:szCs w:val="20"/>
                <w:rPrChange w:id="1025" w:author="Aarik Gulaya [2]" w:date="2026-04-27T15:52:00Z" w16du:dateUtc="2026-04-27T22:52:00Z">
                  <w:rPr/>
                </w:rPrChange>
              </w:rPr>
            </w:pPr>
            <w:r w:rsidRPr="00AA356E">
              <w:rPr>
                <w:sz w:val="20"/>
                <w:szCs w:val="20"/>
                <w:rPrChange w:id="1026" w:author="Aarik Gulaya [2]" w:date="2026-04-27T15:52:00Z" w16du:dateUtc="2026-04-27T22:52:00Z">
                  <w:rPr/>
                </w:rPrChange>
              </w:rPr>
              <w:t>Keckley</w:t>
            </w:r>
          </w:p>
        </w:tc>
        <w:tc>
          <w:tcPr>
            <w:tcW w:w="1170" w:type="dxa"/>
            <w:tcPrChange w:id="1027" w:author="Aarik Gulaya [2]" w:date="2026-04-27T15:51:00Z" w16du:dateUtc="2026-04-27T22:51:00Z">
              <w:tcPr>
                <w:tcW w:w="833" w:type="dxa"/>
                <w:gridSpan w:val="2"/>
              </w:tcPr>
            </w:tcPrChange>
          </w:tcPr>
          <w:p w14:paraId="1779EB9A" w14:textId="77777777" w:rsidR="006B304D" w:rsidRPr="00AA356E" w:rsidRDefault="00000000">
            <w:pPr>
              <w:pStyle w:val="Compact"/>
              <w:jc w:val="right"/>
              <w:rPr>
                <w:sz w:val="20"/>
                <w:szCs w:val="20"/>
                <w:rPrChange w:id="1028" w:author="Aarik Gulaya [2]" w:date="2026-04-27T15:52:00Z" w16du:dateUtc="2026-04-27T22:52:00Z">
                  <w:rPr/>
                </w:rPrChange>
              </w:rPr>
            </w:pPr>
            <w:r w:rsidRPr="00AA356E">
              <w:rPr>
                <w:b/>
                <w:bCs/>
                <w:sz w:val="20"/>
                <w:szCs w:val="20"/>
                <w:rPrChange w:id="1029" w:author="Aarik Gulaya [2]" w:date="2026-04-27T15:52:00Z" w16du:dateUtc="2026-04-27T22:52:00Z">
                  <w:rPr>
                    <w:b/>
                    <w:bCs/>
                  </w:rPr>
                </w:rPrChange>
              </w:rPr>
              <w:t>−0.02</w:t>
            </w:r>
          </w:p>
        </w:tc>
        <w:tc>
          <w:tcPr>
            <w:tcW w:w="720" w:type="dxa"/>
            <w:tcPrChange w:id="1030" w:author="Aarik Gulaya [2]" w:date="2026-04-27T15:51:00Z" w16du:dateUtc="2026-04-27T22:51:00Z">
              <w:tcPr>
                <w:tcW w:w="833" w:type="dxa"/>
                <w:gridSpan w:val="2"/>
              </w:tcPr>
            </w:tcPrChange>
          </w:tcPr>
          <w:p w14:paraId="3B5034CF" w14:textId="77777777" w:rsidR="006B304D" w:rsidRPr="00AA356E" w:rsidRDefault="00000000">
            <w:pPr>
              <w:pStyle w:val="Compact"/>
              <w:jc w:val="right"/>
              <w:rPr>
                <w:sz w:val="20"/>
                <w:szCs w:val="20"/>
                <w:rPrChange w:id="1031" w:author="Aarik Gulaya [2]" w:date="2026-04-27T15:52:00Z" w16du:dateUtc="2026-04-27T22:52:00Z">
                  <w:rPr/>
                </w:rPrChange>
              </w:rPr>
            </w:pPr>
            <w:r w:rsidRPr="00AA356E">
              <w:rPr>
                <w:sz w:val="20"/>
                <w:szCs w:val="20"/>
                <w:rPrChange w:id="1032" w:author="Aarik Gulaya [2]" w:date="2026-04-27T15:52:00Z" w16du:dateUtc="2026-04-27T22:52:00Z">
                  <w:rPr/>
                </w:rPrChange>
              </w:rPr>
              <w:t>2.48</w:t>
            </w:r>
          </w:p>
        </w:tc>
        <w:tc>
          <w:tcPr>
            <w:tcW w:w="720" w:type="dxa"/>
            <w:tcPrChange w:id="1033" w:author="Aarik Gulaya [2]" w:date="2026-04-27T15:51:00Z" w16du:dateUtc="2026-04-27T22:51:00Z">
              <w:tcPr>
                <w:tcW w:w="833" w:type="dxa"/>
                <w:gridSpan w:val="2"/>
              </w:tcPr>
            </w:tcPrChange>
          </w:tcPr>
          <w:p w14:paraId="0F06B614" w14:textId="77777777" w:rsidR="006B304D" w:rsidRPr="00AA356E" w:rsidRDefault="00000000">
            <w:pPr>
              <w:pStyle w:val="Compact"/>
              <w:jc w:val="right"/>
              <w:rPr>
                <w:sz w:val="20"/>
                <w:szCs w:val="20"/>
                <w:rPrChange w:id="1034" w:author="Aarik Gulaya [2]" w:date="2026-04-27T15:52:00Z" w16du:dateUtc="2026-04-27T22:52:00Z">
                  <w:rPr/>
                </w:rPrChange>
              </w:rPr>
            </w:pPr>
            <w:r w:rsidRPr="00AA356E">
              <w:rPr>
                <w:sz w:val="20"/>
                <w:szCs w:val="20"/>
                <w:rPrChange w:id="1035" w:author="Aarik Gulaya [2]" w:date="2026-04-27T15:52:00Z" w16du:dateUtc="2026-04-27T22:52:00Z">
                  <w:rPr/>
                </w:rPrChange>
              </w:rPr>
              <w:t>2.46</w:t>
            </w:r>
          </w:p>
        </w:tc>
        <w:tc>
          <w:tcPr>
            <w:tcW w:w="720" w:type="dxa"/>
            <w:tcPrChange w:id="1036" w:author="Aarik Gulaya [2]" w:date="2026-04-27T15:51:00Z" w16du:dateUtc="2026-04-27T22:51:00Z">
              <w:tcPr>
                <w:tcW w:w="833" w:type="dxa"/>
                <w:gridSpan w:val="3"/>
              </w:tcPr>
            </w:tcPrChange>
          </w:tcPr>
          <w:p w14:paraId="0F83DEAE" w14:textId="77777777" w:rsidR="006B304D" w:rsidRPr="00AA356E" w:rsidRDefault="00000000">
            <w:pPr>
              <w:pStyle w:val="Compact"/>
              <w:jc w:val="right"/>
              <w:rPr>
                <w:sz w:val="20"/>
                <w:szCs w:val="20"/>
                <w:rPrChange w:id="1037" w:author="Aarik Gulaya [2]" w:date="2026-04-27T15:52:00Z" w16du:dateUtc="2026-04-27T22:52:00Z">
                  <w:rPr/>
                </w:rPrChange>
              </w:rPr>
            </w:pPr>
            <w:r w:rsidRPr="00AA356E">
              <w:rPr>
                <w:sz w:val="20"/>
                <w:szCs w:val="20"/>
                <w:rPrChange w:id="1038" w:author="Aarik Gulaya [2]" w:date="2026-04-27T15:52:00Z" w16du:dateUtc="2026-04-27T22:52:00Z">
                  <w:rPr/>
                </w:rPrChange>
              </w:rPr>
              <w:t>12</w:t>
            </w:r>
          </w:p>
        </w:tc>
        <w:tc>
          <w:tcPr>
            <w:tcW w:w="990" w:type="dxa"/>
            <w:tcPrChange w:id="1039" w:author="Aarik Gulaya [2]" w:date="2026-04-27T15:51:00Z" w16du:dateUtc="2026-04-27T22:51:00Z">
              <w:tcPr>
                <w:tcW w:w="833" w:type="dxa"/>
                <w:gridSpan w:val="2"/>
              </w:tcPr>
            </w:tcPrChange>
          </w:tcPr>
          <w:p w14:paraId="510282A4" w14:textId="77777777" w:rsidR="006B304D" w:rsidRPr="00AA356E" w:rsidRDefault="00000000">
            <w:pPr>
              <w:pStyle w:val="Compact"/>
              <w:jc w:val="right"/>
              <w:rPr>
                <w:sz w:val="20"/>
                <w:szCs w:val="20"/>
                <w:rPrChange w:id="1040" w:author="Aarik Gulaya [2]" w:date="2026-04-27T15:52:00Z" w16du:dateUtc="2026-04-27T22:52:00Z">
                  <w:rPr/>
                </w:rPrChange>
              </w:rPr>
            </w:pPr>
            <w:r w:rsidRPr="00AA356E">
              <w:rPr>
                <w:sz w:val="20"/>
                <w:szCs w:val="20"/>
                <w:rPrChange w:id="1041" w:author="Aarik Gulaya [2]" w:date="2026-04-27T15:52:00Z" w16du:dateUtc="2026-04-27T22:52:00Z">
                  <w:rPr/>
                </w:rPrChange>
              </w:rPr>
              <w:t>13</w:t>
            </w:r>
          </w:p>
        </w:tc>
        <w:tc>
          <w:tcPr>
            <w:tcW w:w="1170" w:type="dxa"/>
            <w:tcPrChange w:id="1042" w:author="Aarik Gulaya [2]" w:date="2026-04-27T15:51:00Z" w16du:dateUtc="2026-04-27T22:51:00Z">
              <w:tcPr>
                <w:tcW w:w="833" w:type="dxa"/>
              </w:tcPr>
            </w:tcPrChange>
          </w:tcPr>
          <w:p w14:paraId="685AA7B7" w14:textId="77777777" w:rsidR="006B304D" w:rsidRPr="00AA356E" w:rsidRDefault="00000000">
            <w:pPr>
              <w:pStyle w:val="Compact"/>
              <w:jc w:val="right"/>
              <w:rPr>
                <w:sz w:val="20"/>
                <w:szCs w:val="20"/>
                <w:rPrChange w:id="1043" w:author="Aarik Gulaya [2]" w:date="2026-04-27T15:52:00Z" w16du:dateUtc="2026-04-27T22:52:00Z">
                  <w:rPr/>
                </w:rPrChange>
              </w:rPr>
            </w:pPr>
            <w:r w:rsidRPr="00AA356E">
              <w:rPr>
                <w:sz w:val="20"/>
                <w:szCs w:val="20"/>
                <w:rPrChange w:id="1044" w:author="Aarik Gulaya [2]" w:date="2026-04-27T15:52:00Z" w16du:dateUtc="2026-04-27T22:52:00Z">
                  <w:rPr/>
                </w:rPrChange>
              </w:rPr>
              <w:t>1</w:t>
            </w:r>
          </w:p>
        </w:tc>
        <w:tc>
          <w:tcPr>
            <w:tcW w:w="1260" w:type="dxa"/>
            <w:tcPrChange w:id="1045" w:author="Aarik Gulaya [2]" w:date="2026-04-27T15:51:00Z" w16du:dateUtc="2026-04-27T22:51:00Z">
              <w:tcPr>
                <w:tcW w:w="833" w:type="dxa"/>
                <w:gridSpan w:val="2"/>
              </w:tcPr>
            </w:tcPrChange>
          </w:tcPr>
          <w:p w14:paraId="78E10506" w14:textId="77777777" w:rsidR="006B304D" w:rsidRPr="00AA356E" w:rsidRDefault="00000000">
            <w:pPr>
              <w:pStyle w:val="Compact"/>
              <w:jc w:val="right"/>
              <w:rPr>
                <w:sz w:val="20"/>
                <w:szCs w:val="20"/>
                <w:rPrChange w:id="1046" w:author="Aarik Gulaya [2]" w:date="2026-04-27T15:52:00Z" w16du:dateUtc="2026-04-27T22:52:00Z">
                  <w:rPr/>
                </w:rPrChange>
              </w:rPr>
            </w:pPr>
            <w:r w:rsidRPr="00AA356E">
              <w:rPr>
                <w:sz w:val="20"/>
                <w:szCs w:val="20"/>
                <w:rPrChange w:id="1047" w:author="Aarik Gulaya [2]" w:date="2026-04-27T15:52:00Z" w16du:dateUtc="2026-04-27T22:52:00Z">
                  <w:rPr/>
                </w:rPrChange>
              </w:rPr>
              <w:t>3</w:t>
            </w:r>
          </w:p>
        </w:tc>
        <w:tc>
          <w:tcPr>
            <w:tcW w:w="811" w:type="dxa"/>
            <w:tcPrChange w:id="1048" w:author="Aarik Gulaya [2]" w:date="2026-04-27T15:51:00Z" w16du:dateUtc="2026-04-27T22:51:00Z">
              <w:tcPr>
                <w:tcW w:w="833" w:type="dxa"/>
                <w:gridSpan w:val="2"/>
              </w:tcPr>
            </w:tcPrChange>
          </w:tcPr>
          <w:p w14:paraId="6B8AA672" w14:textId="77777777" w:rsidR="006B304D" w:rsidRPr="00AA356E" w:rsidRDefault="00000000">
            <w:pPr>
              <w:pStyle w:val="Compact"/>
              <w:jc w:val="right"/>
              <w:rPr>
                <w:sz w:val="20"/>
                <w:szCs w:val="20"/>
                <w:rPrChange w:id="1049" w:author="Aarik Gulaya [2]" w:date="2026-04-27T15:52:00Z" w16du:dateUtc="2026-04-27T22:52:00Z">
                  <w:rPr/>
                </w:rPrChange>
              </w:rPr>
            </w:pPr>
            <w:r w:rsidRPr="00AA356E">
              <w:rPr>
                <w:sz w:val="20"/>
                <w:szCs w:val="20"/>
                <w:rPrChange w:id="1050" w:author="Aarik Gulaya [2]" w:date="2026-04-27T15:52:00Z" w16du:dateUtc="2026-04-27T22:52:00Z">
                  <w:rPr/>
                </w:rPrChange>
              </w:rPr>
              <w:t>39</w:t>
            </w:r>
          </w:p>
        </w:tc>
      </w:tr>
      <w:tr w:rsidR="006B304D" w:rsidRPr="00AA356E" w14:paraId="4418E859" w14:textId="77777777" w:rsidTr="00AA356E">
        <w:trPr>
          <w:trPrChange w:id="1051" w:author="Aarik Gulaya [2]" w:date="2026-04-27T15:51:00Z" w16du:dateUtc="2026-04-27T22:51:00Z">
            <w:trPr>
              <w:gridAfter w:val="0"/>
            </w:trPr>
          </w:trPrChange>
        </w:trPr>
        <w:tc>
          <w:tcPr>
            <w:tcW w:w="918" w:type="dxa"/>
            <w:tcPrChange w:id="1052" w:author="Aarik Gulaya [2]" w:date="2026-04-27T15:51:00Z" w16du:dateUtc="2026-04-27T22:51:00Z">
              <w:tcPr>
                <w:tcW w:w="625" w:type="dxa"/>
              </w:tcPr>
            </w:tcPrChange>
          </w:tcPr>
          <w:p w14:paraId="1119477A" w14:textId="77777777" w:rsidR="006B304D" w:rsidRPr="00AA356E" w:rsidRDefault="00000000">
            <w:pPr>
              <w:pStyle w:val="Compact"/>
              <w:rPr>
                <w:sz w:val="20"/>
                <w:szCs w:val="20"/>
                <w:rPrChange w:id="1053" w:author="Aarik Gulaya [2]" w:date="2026-04-27T15:52:00Z" w16du:dateUtc="2026-04-27T22:52:00Z">
                  <w:rPr/>
                </w:rPrChange>
              </w:rPr>
            </w:pPr>
            <w:r w:rsidRPr="00AA356E">
              <w:rPr>
                <w:sz w:val="20"/>
                <w:szCs w:val="20"/>
                <w:rPrChange w:id="1054" w:author="Aarik Gulaya [2]" w:date="2026-04-27T15:52:00Z" w16du:dateUtc="2026-04-27T22:52:00Z">
                  <w:rPr/>
                </w:rPrChange>
              </w:rPr>
              <w:t>Letta (archival)</w:t>
            </w:r>
          </w:p>
        </w:tc>
        <w:tc>
          <w:tcPr>
            <w:tcW w:w="1170" w:type="dxa"/>
            <w:tcPrChange w:id="1055" w:author="Aarik Gulaya [2]" w:date="2026-04-27T15:51:00Z" w16du:dateUtc="2026-04-27T22:51:00Z">
              <w:tcPr>
                <w:tcW w:w="625" w:type="dxa"/>
                <w:gridSpan w:val="2"/>
              </w:tcPr>
            </w:tcPrChange>
          </w:tcPr>
          <w:p w14:paraId="11D7DC74" w14:textId="77777777" w:rsidR="006B304D" w:rsidRPr="00AA356E" w:rsidRDefault="00000000">
            <w:pPr>
              <w:pStyle w:val="Compact"/>
              <w:rPr>
                <w:sz w:val="20"/>
                <w:szCs w:val="20"/>
                <w:rPrChange w:id="1056" w:author="Aarik Gulaya [2]" w:date="2026-04-27T15:52:00Z" w16du:dateUtc="2026-04-27T22:52:00Z">
                  <w:rPr/>
                </w:rPrChange>
              </w:rPr>
            </w:pPr>
            <w:r w:rsidRPr="00AA356E">
              <w:rPr>
                <w:sz w:val="20"/>
                <w:szCs w:val="20"/>
                <w:rPrChange w:id="1057" w:author="Aarik Gulaya [2]" w:date="2026-04-27T15:52:00Z" w16du:dateUtc="2026-04-27T22:52:00Z">
                  <w:rPr/>
                </w:rPrChange>
              </w:rPr>
              <w:t>Hamerton</w:t>
            </w:r>
          </w:p>
        </w:tc>
        <w:tc>
          <w:tcPr>
            <w:tcW w:w="1170" w:type="dxa"/>
            <w:tcPrChange w:id="1058" w:author="Aarik Gulaya [2]" w:date="2026-04-27T15:51:00Z" w16du:dateUtc="2026-04-27T22:51:00Z">
              <w:tcPr>
                <w:tcW w:w="833" w:type="dxa"/>
                <w:gridSpan w:val="2"/>
              </w:tcPr>
            </w:tcPrChange>
          </w:tcPr>
          <w:p w14:paraId="21310C69" w14:textId="77777777" w:rsidR="006B304D" w:rsidRPr="00AA356E" w:rsidRDefault="00000000">
            <w:pPr>
              <w:pStyle w:val="Compact"/>
              <w:jc w:val="right"/>
              <w:rPr>
                <w:sz w:val="20"/>
                <w:szCs w:val="20"/>
                <w:rPrChange w:id="1059" w:author="Aarik Gulaya [2]" w:date="2026-04-27T15:52:00Z" w16du:dateUtc="2026-04-27T22:52:00Z">
                  <w:rPr/>
                </w:rPrChange>
              </w:rPr>
            </w:pPr>
            <w:r w:rsidRPr="00AA356E">
              <w:rPr>
                <w:b/>
                <w:bCs/>
                <w:sz w:val="20"/>
                <w:szCs w:val="20"/>
                <w:rPrChange w:id="1060" w:author="Aarik Gulaya [2]" w:date="2026-04-27T15:52:00Z" w16du:dateUtc="2026-04-27T22:52:00Z">
                  <w:rPr>
                    <w:b/>
                    <w:bCs/>
                  </w:rPr>
                </w:rPrChange>
              </w:rPr>
              <w:t>+0.42</w:t>
            </w:r>
          </w:p>
        </w:tc>
        <w:tc>
          <w:tcPr>
            <w:tcW w:w="720" w:type="dxa"/>
            <w:tcPrChange w:id="1061" w:author="Aarik Gulaya [2]" w:date="2026-04-27T15:51:00Z" w16du:dateUtc="2026-04-27T22:51:00Z">
              <w:tcPr>
                <w:tcW w:w="833" w:type="dxa"/>
                <w:gridSpan w:val="2"/>
              </w:tcPr>
            </w:tcPrChange>
          </w:tcPr>
          <w:p w14:paraId="71B5C972" w14:textId="77777777" w:rsidR="006B304D" w:rsidRPr="00AA356E" w:rsidRDefault="00000000">
            <w:pPr>
              <w:pStyle w:val="Compact"/>
              <w:jc w:val="right"/>
              <w:rPr>
                <w:sz w:val="20"/>
                <w:szCs w:val="20"/>
                <w:rPrChange w:id="1062" w:author="Aarik Gulaya [2]" w:date="2026-04-27T15:52:00Z" w16du:dateUtc="2026-04-27T22:52:00Z">
                  <w:rPr/>
                </w:rPrChange>
              </w:rPr>
            </w:pPr>
            <w:r w:rsidRPr="00AA356E">
              <w:rPr>
                <w:sz w:val="20"/>
                <w:szCs w:val="20"/>
                <w:rPrChange w:id="1063" w:author="Aarik Gulaya [2]" w:date="2026-04-27T15:52:00Z" w16du:dateUtc="2026-04-27T22:52:00Z">
                  <w:rPr/>
                </w:rPrChange>
              </w:rPr>
              <w:t>2.27</w:t>
            </w:r>
          </w:p>
        </w:tc>
        <w:tc>
          <w:tcPr>
            <w:tcW w:w="720" w:type="dxa"/>
            <w:tcPrChange w:id="1064" w:author="Aarik Gulaya [2]" w:date="2026-04-27T15:51:00Z" w16du:dateUtc="2026-04-27T22:51:00Z">
              <w:tcPr>
                <w:tcW w:w="833" w:type="dxa"/>
                <w:gridSpan w:val="2"/>
              </w:tcPr>
            </w:tcPrChange>
          </w:tcPr>
          <w:p w14:paraId="65FE082F" w14:textId="77777777" w:rsidR="006B304D" w:rsidRPr="00AA356E" w:rsidRDefault="00000000">
            <w:pPr>
              <w:pStyle w:val="Compact"/>
              <w:jc w:val="right"/>
              <w:rPr>
                <w:sz w:val="20"/>
                <w:szCs w:val="20"/>
                <w:rPrChange w:id="1065" w:author="Aarik Gulaya [2]" w:date="2026-04-27T15:52:00Z" w16du:dateUtc="2026-04-27T22:52:00Z">
                  <w:rPr/>
                </w:rPrChange>
              </w:rPr>
            </w:pPr>
            <w:r w:rsidRPr="00AA356E">
              <w:rPr>
                <w:sz w:val="20"/>
                <w:szCs w:val="20"/>
                <w:rPrChange w:id="1066" w:author="Aarik Gulaya [2]" w:date="2026-04-27T15:52:00Z" w16du:dateUtc="2026-04-27T22:52:00Z">
                  <w:rPr/>
                </w:rPrChange>
              </w:rPr>
              <w:t>2.69</w:t>
            </w:r>
          </w:p>
        </w:tc>
        <w:tc>
          <w:tcPr>
            <w:tcW w:w="720" w:type="dxa"/>
            <w:tcPrChange w:id="1067" w:author="Aarik Gulaya [2]" w:date="2026-04-27T15:51:00Z" w16du:dateUtc="2026-04-27T22:51:00Z">
              <w:tcPr>
                <w:tcW w:w="833" w:type="dxa"/>
                <w:gridSpan w:val="3"/>
              </w:tcPr>
            </w:tcPrChange>
          </w:tcPr>
          <w:p w14:paraId="5D8CD0F5" w14:textId="77777777" w:rsidR="006B304D" w:rsidRPr="00AA356E" w:rsidRDefault="00000000">
            <w:pPr>
              <w:pStyle w:val="Compact"/>
              <w:jc w:val="right"/>
              <w:rPr>
                <w:sz w:val="20"/>
                <w:szCs w:val="20"/>
                <w:rPrChange w:id="1068" w:author="Aarik Gulaya [2]" w:date="2026-04-27T15:52:00Z" w16du:dateUtc="2026-04-27T22:52:00Z">
                  <w:rPr/>
                </w:rPrChange>
              </w:rPr>
            </w:pPr>
            <w:r w:rsidRPr="00AA356E">
              <w:rPr>
                <w:sz w:val="20"/>
                <w:szCs w:val="20"/>
                <w:rPrChange w:id="1069" w:author="Aarik Gulaya [2]" w:date="2026-04-27T15:52:00Z" w16du:dateUtc="2026-04-27T22:52:00Z">
                  <w:rPr/>
                </w:rPrChange>
              </w:rPr>
              <w:t>19</w:t>
            </w:r>
          </w:p>
        </w:tc>
        <w:tc>
          <w:tcPr>
            <w:tcW w:w="990" w:type="dxa"/>
            <w:tcPrChange w:id="1070" w:author="Aarik Gulaya [2]" w:date="2026-04-27T15:51:00Z" w16du:dateUtc="2026-04-27T22:51:00Z">
              <w:tcPr>
                <w:tcW w:w="833" w:type="dxa"/>
                <w:gridSpan w:val="2"/>
              </w:tcPr>
            </w:tcPrChange>
          </w:tcPr>
          <w:p w14:paraId="7E3937B1" w14:textId="77777777" w:rsidR="006B304D" w:rsidRPr="00AA356E" w:rsidRDefault="00000000">
            <w:pPr>
              <w:pStyle w:val="Compact"/>
              <w:jc w:val="right"/>
              <w:rPr>
                <w:sz w:val="20"/>
                <w:szCs w:val="20"/>
                <w:rPrChange w:id="1071" w:author="Aarik Gulaya [2]" w:date="2026-04-27T15:52:00Z" w16du:dateUtc="2026-04-27T22:52:00Z">
                  <w:rPr/>
                </w:rPrChange>
              </w:rPr>
            </w:pPr>
            <w:r w:rsidRPr="00AA356E">
              <w:rPr>
                <w:sz w:val="20"/>
                <w:szCs w:val="20"/>
                <w:rPrChange w:id="1072" w:author="Aarik Gulaya [2]" w:date="2026-04-27T15:52:00Z" w16du:dateUtc="2026-04-27T22:52:00Z">
                  <w:rPr/>
                </w:rPrChange>
              </w:rPr>
              <w:t>7</w:t>
            </w:r>
          </w:p>
        </w:tc>
        <w:tc>
          <w:tcPr>
            <w:tcW w:w="1170" w:type="dxa"/>
            <w:tcPrChange w:id="1073" w:author="Aarik Gulaya [2]" w:date="2026-04-27T15:51:00Z" w16du:dateUtc="2026-04-27T22:51:00Z">
              <w:tcPr>
                <w:tcW w:w="833" w:type="dxa"/>
              </w:tcPr>
            </w:tcPrChange>
          </w:tcPr>
          <w:p w14:paraId="741A88B1" w14:textId="77777777" w:rsidR="006B304D" w:rsidRPr="00AA356E" w:rsidRDefault="00000000">
            <w:pPr>
              <w:pStyle w:val="Compact"/>
              <w:jc w:val="right"/>
              <w:rPr>
                <w:sz w:val="20"/>
                <w:szCs w:val="20"/>
                <w:rPrChange w:id="1074" w:author="Aarik Gulaya [2]" w:date="2026-04-27T15:52:00Z" w16du:dateUtc="2026-04-27T22:52:00Z">
                  <w:rPr/>
                </w:rPrChange>
              </w:rPr>
            </w:pPr>
            <w:r w:rsidRPr="00AA356E">
              <w:rPr>
                <w:sz w:val="20"/>
                <w:szCs w:val="20"/>
                <w:rPrChange w:id="1075" w:author="Aarik Gulaya [2]" w:date="2026-04-27T15:52:00Z" w16du:dateUtc="2026-04-27T22:52:00Z">
                  <w:rPr/>
                </w:rPrChange>
              </w:rPr>
              <w:t>11</w:t>
            </w:r>
          </w:p>
        </w:tc>
        <w:tc>
          <w:tcPr>
            <w:tcW w:w="1260" w:type="dxa"/>
            <w:tcPrChange w:id="1076" w:author="Aarik Gulaya [2]" w:date="2026-04-27T15:51:00Z" w16du:dateUtc="2026-04-27T22:51:00Z">
              <w:tcPr>
                <w:tcW w:w="833" w:type="dxa"/>
                <w:gridSpan w:val="2"/>
              </w:tcPr>
            </w:tcPrChange>
          </w:tcPr>
          <w:p w14:paraId="38FAF732" w14:textId="77777777" w:rsidR="006B304D" w:rsidRPr="00AA356E" w:rsidRDefault="00000000">
            <w:pPr>
              <w:pStyle w:val="Compact"/>
              <w:jc w:val="right"/>
              <w:rPr>
                <w:sz w:val="20"/>
                <w:szCs w:val="20"/>
                <w:rPrChange w:id="1077" w:author="Aarik Gulaya [2]" w:date="2026-04-27T15:52:00Z" w16du:dateUtc="2026-04-27T22:52:00Z">
                  <w:rPr/>
                </w:rPrChange>
              </w:rPr>
            </w:pPr>
            <w:r w:rsidRPr="00AA356E">
              <w:rPr>
                <w:sz w:val="20"/>
                <w:szCs w:val="20"/>
                <w:rPrChange w:id="1078" w:author="Aarik Gulaya [2]" w:date="2026-04-27T15:52:00Z" w16du:dateUtc="2026-04-27T22:52:00Z">
                  <w:rPr/>
                </w:rPrChange>
              </w:rPr>
              <w:t>1</w:t>
            </w:r>
          </w:p>
        </w:tc>
        <w:tc>
          <w:tcPr>
            <w:tcW w:w="811" w:type="dxa"/>
            <w:tcPrChange w:id="1079" w:author="Aarik Gulaya [2]" w:date="2026-04-27T15:51:00Z" w16du:dateUtc="2026-04-27T22:51:00Z">
              <w:tcPr>
                <w:tcW w:w="833" w:type="dxa"/>
                <w:gridSpan w:val="2"/>
              </w:tcPr>
            </w:tcPrChange>
          </w:tcPr>
          <w:p w14:paraId="0EEA0D9D" w14:textId="77777777" w:rsidR="006B304D" w:rsidRPr="00AA356E" w:rsidRDefault="00000000">
            <w:pPr>
              <w:pStyle w:val="Compact"/>
              <w:jc w:val="right"/>
              <w:rPr>
                <w:sz w:val="20"/>
                <w:szCs w:val="20"/>
                <w:rPrChange w:id="1080" w:author="Aarik Gulaya [2]" w:date="2026-04-27T15:52:00Z" w16du:dateUtc="2026-04-27T22:52:00Z">
                  <w:rPr/>
                </w:rPrChange>
              </w:rPr>
            </w:pPr>
            <w:r w:rsidRPr="00AA356E">
              <w:rPr>
                <w:sz w:val="20"/>
                <w:szCs w:val="20"/>
                <w:rPrChange w:id="1081" w:author="Aarik Gulaya [2]" w:date="2026-04-27T15:52:00Z" w16du:dateUtc="2026-04-27T22:52:00Z">
                  <w:rPr/>
                </w:rPrChange>
              </w:rPr>
              <w:t>38</w:t>
            </w:r>
          </w:p>
        </w:tc>
      </w:tr>
      <w:tr w:rsidR="006B304D" w:rsidRPr="00AA356E" w14:paraId="1810FA04" w14:textId="77777777" w:rsidTr="00AA356E">
        <w:trPr>
          <w:trPrChange w:id="1082" w:author="Aarik Gulaya [2]" w:date="2026-04-27T15:51:00Z" w16du:dateUtc="2026-04-27T22:51:00Z">
            <w:trPr>
              <w:gridAfter w:val="0"/>
            </w:trPr>
          </w:trPrChange>
        </w:trPr>
        <w:tc>
          <w:tcPr>
            <w:tcW w:w="918" w:type="dxa"/>
            <w:tcPrChange w:id="1083" w:author="Aarik Gulaya [2]" w:date="2026-04-27T15:51:00Z" w16du:dateUtc="2026-04-27T22:51:00Z">
              <w:tcPr>
                <w:tcW w:w="625" w:type="dxa"/>
              </w:tcPr>
            </w:tcPrChange>
          </w:tcPr>
          <w:p w14:paraId="0A966D89" w14:textId="77777777" w:rsidR="006B304D" w:rsidRPr="00AA356E" w:rsidRDefault="00000000">
            <w:pPr>
              <w:pStyle w:val="Compact"/>
              <w:rPr>
                <w:sz w:val="20"/>
                <w:szCs w:val="20"/>
                <w:rPrChange w:id="1084" w:author="Aarik Gulaya [2]" w:date="2026-04-27T15:52:00Z" w16du:dateUtc="2026-04-27T22:52:00Z">
                  <w:rPr/>
                </w:rPrChange>
              </w:rPr>
            </w:pPr>
            <w:r w:rsidRPr="00AA356E">
              <w:rPr>
                <w:sz w:val="20"/>
                <w:szCs w:val="20"/>
                <w:rPrChange w:id="1085" w:author="Aarik Gulaya [2]" w:date="2026-04-27T15:52:00Z" w16du:dateUtc="2026-04-27T22:52:00Z">
                  <w:rPr/>
                </w:rPrChange>
              </w:rPr>
              <w:t>Letta (archival)</w:t>
            </w:r>
          </w:p>
        </w:tc>
        <w:tc>
          <w:tcPr>
            <w:tcW w:w="1170" w:type="dxa"/>
            <w:tcPrChange w:id="1086" w:author="Aarik Gulaya [2]" w:date="2026-04-27T15:51:00Z" w16du:dateUtc="2026-04-27T22:51:00Z">
              <w:tcPr>
                <w:tcW w:w="625" w:type="dxa"/>
                <w:gridSpan w:val="2"/>
              </w:tcPr>
            </w:tcPrChange>
          </w:tcPr>
          <w:p w14:paraId="47F4D405" w14:textId="77777777" w:rsidR="006B304D" w:rsidRPr="00AA356E" w:rsidRDefault="00000000">
            <w:pPr>
              <w:pStyle w:val="Compact"/>
              <w:rPr>
                <w:sz w:val="20"/>
                <w:szCs w:val="20"/>
                <w:rPrChange w:id="1087" w:author="Aarik Gulaya [2]" w:date="2026-04-27T15:52:00Z" w16du:dateUtc="2026-04-27T22:52:00Z">
                  <w:rPr/>
                </w:rPrChange>
              </w:rPr>
            </w:pPr>
            <w:r w:rsidRPr="00AA356E">
              <w:rPr>
                <w:sz w:val="20"/>
                <w:szCs w:val="20"/>
                <w:rPrChange w:id="1088" w:author="Aarik Gulaya [2]" w:date="2026-04-27T15:52:00Z" w16du:dateUtc="2026-04-27T22:52:00Z">
                  <w:rPr/>
                </w:rPrChange>
              </w:rPr>
              <w:t>Keckley</w:t>
            </w:r>
          </w:p>
        </w:tc>
        <w:tc>
          <w:tcPr>
            <w:tcW w:w="1170" w:type="dxa"/>
            <w:tcPrChange w:id="1089" w:author="Aarik Gulaya [2]" w:date="2026-04-27T15:51:00Z" w16du:dateUtc="2026-04-27T22:51:00Z">
              <w:tcPr>
                <w:tcW w:w="833" w:type="dxa"/>
                <w:gridSpan w:val="2"/>
              </w:tcPr>
            </w:tcPrChange>
          </w:tcPr>
          <w:p w14:paraId="1676A6F3" w14:textId="77777777" w:rsidR="006B304D" w:rsidRPr="00AA356E" w:rsidRDefault="00000000">
            <w:pPr>
              <w:pStyle w:val="Compact"/>
              <w:jc w:val="right"/>
              <w:rPr>
                <w:sz w:val="20"/>
                <w:szCs w:val="20"/>
                <w:rPrChange w:id="1090" w:author="Aarik Gulaya [2]" w:date="2026-04-27T15:52:00Z" w16du:dateUtc="2026-04-27T22:52:00Z">
                  <w:rPr/>
                </w:rPrChange>
              </w:rPr>
            </w:pPr>
            <w:r w:rsidRPr="00AA356E">
              <w:rPr>
                <w:b/>
                <w:bCs/>
                <w:sz w:val="20"/>
                <w:szCs w:val="20"/>
                <w:rPrChange w:id="1091" w:author="Aarik Gulaya [2]" w:date="2026-04-27T15:52:00Z" w16du:dateUtc="2026-04-27T22:52:00Z">
                  <w:rPr>
                    <w:b/>
                    <w:bCs/>
                  </w:rPr>
                </w:rPrChange>
              </w:rPr>
              <w:t>−0.02</w:t>
            </w:r>
          </w:p>
        </w:tc>
        <w:tc>
          <w:tcPr>
            <w:tcW w:w="720" w:type="dxa"/>
            <w:tcPrChange w:id="1092" w:author="Aarik Gulaya [2]" w:date="2026-04-27T15:51:00Z" w16du:dateUtc="2026-04-27T22:51:00Z">
              <w:tcPr>
                <w:tcW w:w="833" w:type="dxa"/>
                <w:gridSpan w:val="2"/>
              </w:tcPr>
            </w:tcPrChange>
          </w:tcPr>
          <w:p w14:paraId="60EF77AA" w14:textId="77777777" w:rsidR="006B304D" w:rsidRPr="00AA356E" w:rsidRDefault="00000000">
            <w:pPr>
              <w:pStyle w:val="Compact"/>
              <w:jc w:val="right"/>
              <w:rPr>
                <w:sz w:val="20"/>
                <w:szCs w:val="20"/>
                <w:rPrChange w:id="1093" w:author="Aarik Gulaya [2]" w:date="2026-04-27T15:52:00Z" w16du:dateUtc="2026-04-27T22:52:00Z">
                  <w:rPr/>
                </w:rPrChange>
              </w:rPr>
            </w:pPr>
            <w:r w:rsidRPr="00AA356E">
              <w:rPr>
                <w:sz w:val="20"/>
                <w:szCs w:val="20"/>
                <w:rPrChange w:id="1094" w:author="Aarik Gulaya [2]" w:date="2026-04-27T15:52:00Z" w16du:dateUtc="2026-04-27T22:52:00Z">
                  <w:rPr/>
                </w:rPrChange>
              </w:rPr>
              <w:t>2.51</w:t>
            </w:r>
          </w:p>
        </w:tc>
        <w:tc>
          <w:tcPr>
            <w:tcW w:w="720" w:type="dxa"/>
            <w:tcPrChange w:id="1095" w:author="Aarik Gulaya [2]" w:date="2026-04-27T15:51:00Z" w16du:dateUtc="2026-04-27T22:51:00Z">
              <w:tcPr>
                <w:tcW w:w="833" w:type="dxa"/>
                <w:gridSpan w:val="2"/>
              </w:tcPr>
            </w:tcPrChange>
          </w:tcPr>
          <w:p w14:paraId="5DCEA839" w14:textId="77777777" w:rsidR="006B304D" w:rsidRPr="00AA356E" w:rsidRDefault="00000000">
            <w:pPr>
              <w:pStyle w:val="Compact"/>
              <w:jc w:val="right"/>
              <w:rPr>
                <w:sz w:val="20"/>
                <w:szCs w:val="20"/>
                <w:rPrChange w:id="1096" w:author="Aarik Gulaya [2]" w:date="2026-04-27T15:52:00Z" w16du:dateUtc="2026-04-27T22:52:00Z">
                  <w:rPr/>
                </w:rPrChange>
              </w:rPr>
            </w:pPr>
            <w:r w:rsidRPr="00AA356E">
              <w:rPr>
                <w:sz w:val="20"/>
                <w:szCs w:val="20"/>
                <w:rPrChange w:id="1097" w:author="Aarik Gulaya [2]" w:date="2026-04-27T15:52:00Z" w16du:dateUtc="2026-04-27T22:52:00Z">
                  <w:rPr/>
                </w:rPrChange>
              </w:rPr>
              <w:t>2.49</w:t>
            </w:r>
          </w:p>
        </w:tc>
        <w:tc>
          <w:tcPr>
            <w:tcW w:w="720" w:type="dxa"/>
            <w:tcPrChange w:id="1098" w:author="Aarik Gulaya [2]" w:date="2026-04-27T15:51:00Z" w16du:dateUtc="2026-04-27T22:51:00Z">
              <w:tcPr>
                <w:tcW w:w="833" w:type="dxa"/>
                <w:gridSpan w:val="3"/>
              </w:tcPr>
            </w:tcPrChange>
          </w:tcPr>
          <w:p w14:paraId="5C186906" w14:textId="77777777" w:rsidR="006B304D" w:rsidRPr="00AA356E" w:rsidRDefault="00000000">
            <w:pPr>
              <w:pStyle w:val="Compact"/>
              <w:jc w:val="right"/>
              <w:rPr>
                <w:sz w:val="20"/>
                <w:szCs w:val="20"/>
                <w:rPrChange w:id="1099" w:author="Aarik Gulaya [2]" w:date="2026-04-27T15:52:00Z" w16du:dateUtc="2026-04-27T22:52:00Z">
                  <w:rPr/>
                </w:rPrChange>
              </w:rPr>
            </w:pPr>
            <w:r w:rsidRPr="00AA356E">
              <w:rPr>
                <w:sz w:val="20"/>
                <w:szCs w:val="20"/>
                <w:rPrChange w:id="1100" w:author="Aarik Gulaya [2]" w:date="2026-04-27T15:52:00Z" w16du:dateUtc="2026-04-27T22:52:00Z">
                  <w:rPr/>
                </w:rPrChange>
              </w:rPr>
              <w:t>9</w:t>
            </w:r>
          </w:p>
        </w:tc>
        <w:tc>
          <w:tcPr>
            <w:tcW w:w="990" w:type="dxa"/>
            <w:tcPrChange w:id="1101" w:author="Aarik Gulaya [2]" w:date="2026-04-27T15:51:00Z" w16du:dateUtc="2026-04-27T22:51:00Z">
              <w:tcPr>
                <w:tcW w:w="833" w:type="dxa"/>
                <w:gridSpan w:val="2"/>
              </w:tcPr>
            </w:tcPrChange>
          </w:tcPr>
          <w:p w14:paraId="2F81EE9C" w14:textId="77777777" w:rsidR="006B304D" w:rsidRPr="00AA356E" w:rsidRDefault="00000000">
            <w:pPr>
              <w:pStyle w:val="Compact"/>
              <w:jc w:val="right"/>
              <w:rPr>
                <w:sz w:val="20"/>
                <w:szCs w:val="20"/>
                <w:rPrChange w:id="1102" w:author="Aarik Gulaya [2]" w:date="2026-04-27T15:52:00Z" w16du:dateUtc="2026-04-27T22:52:00Z">
                  <w:rPr/>
                </w:rPrChange>
              </w:rPr>
            </w:pPr>
            <w:r w:rsidRPr="00AA356E">
              <w:rPr>
                <w:sz w:val="20"/>
                <w:szCs w:val="20"/>
                <w:rPrChange w:id="1103" w:author="Aarik Gulaya [2]" w:date="2026-04-27T15:52:00Z" w16du:dateUtc="2026-04-27T22:52:00Z">
                  <w:rPr/>
                </w:rPrChange>
              </w:rPr>
              <w:t>12</w:t>
            </w:r>
          </w:p>
        </w:tc>
        <w:tc>
          <w:tcPr>
            <w:tcW w:w="1170" w:type="dxa"/>
            <w:tcPrChange w:id="1104" w:author="Aarik Gulaya [2]" w:date="2026-04-27T15:51:00Z" w16du:dateUtc="2026-04-27T22:51:00Z">
              <w:tcPr>
                <w:tcW w:w="833" w:type="dxa"/>
              </w:tcPr>
            </w:tcPrChange>
          </w:tcPr>
          <w:p w14:paraId="26ABB1F0" w14:textId="77777777" w:rsidR="006B304D" w:rsidRPr="00AA356E" w:rsidRDefault="00000000">
            <w:pPr>
              <w:pStyle w:val="Compact"/>
              <w:jc w:val="right"/>
              <w:rPr>
                <w:sz w:val="20"/>
                <w:szCs w:val="20"/>
                <w:rPrChange w:id="1105" w:author="Aarik Gulaya [2]" w:date="2026-04-27T15:52:00Z" w16du:dateUtc="2026-04-27T22:52:00Z">
                  <w:rPr/>
                </w:rPrChange>
              </w:rPr>
            </w:pPr>
            <w:r w:rsidRPr="00AA356E">
              <w:rPr>
                <w:sz w:val="20"/>
                <w:szCs w:val="20"/>
                <w:rPrChange w:id="1106" w:author="Aarik Gulaya [2]" w:date="2026-04-27T15:52:00Z" w16du:dateUtc="2026-04-27T22:52:00Z">
                  <w:rPr/>
                </w:rPrChange>
              </w:rPr>
              <w:t>2</w:t>
            </w:r>
          </w:p>
        </w:tc>
        <w:tc>
          <w:tcPr>
            <w:tcW w:w="1260" w:type="dxa"/>
            <w:tcPrChange w:id="1107" w:author="Aarik Gulaya [2]" w:date="2026-04-27T15:51:00Z" w16du:dateUtc="2026-04-27T22:51:00Z">
              <w:tcPr>
                <w:tcW w:w="833" w:type="dxa"/>
                <w:gridSpan w:val="2"/>
              </w:tcPr>
            </w:tcPrChange>
          </w:tcPr>
          <w:p w14:paraId="23D600CE" w14:textId="77777777" w:rsidR="006B304D" w:rsidRPr="00AA356E" w:rsidRDefault="00000000">
            <w:pPr>
              <w:pStyle w:val="Compact"/>
              <w:jc w:val="right"/>
              <w:rPr>
                <w:sz w:val="20"/>
                <w:szCs w:val="20"/>
                <w:rPrChange w:id="1108" w:author="Aarik Gulaya [2]" w:date="2026-04-27T15:52:00Z" w16du:dateUtc="2026-04-27T22:52:00Z">
                  <w:rPr/>
                </w:rPrChange>
              </w:rPr>
            </w:pPr>
            <w:r w:rsidRPr="00AA356E">
              <w:rPr>
                <w:sz w:val="20"/>
                <w:szCs w:val="20"/>
                <w:rPrChange w:id="1109" w:author="Aarik Gulaya [2]" w:date="2026-04-27T15:52:00Z" w16du:dateUtc="2026-04-27T22:52:00Z">
                  <w:rPr/>
                </w:rPrChange>
              </w:rPr>
              <w:t>3</w:t>
            </w:r>
          </w:p>
        </w:tc>
        <w:tc>
          <w:tcPr>
            <w:tcW w:w="811" w:type="dxa"/>
            <w:tcPrChange w:id="1110" w:author="Aarik Gulaya [2]" w:date="2026-04-27T15:51:00Z" w16du:dateUtc="2026-04-27T22:51:00Z">
              <w:tcPr>
                <w:tcW w:w="833" w:type="dxa"/>
                <w:gridSpan w:val="2"/>
              </w:tcPr>
            </w:tcPrChange>
          </w:tcPr>
          <w:p w14:paraId="63E9B6A6" w14:textId="77777777" w:rsidR="006B304D" w:rsidRPr="00AA356E" w:rsidRDefault="00000000">
            <w:pPr>
              <w:pStyle w:val="Compact"/>
              <w:jc w:val="right"/>
              <w:rPr>
                <w:sz w:val="20"/>
                <w:szCs w:val="20"/>
                <w:rPrChange w:id="1111" w:author="Aarik Gulaya [2]" w:date="2026-04-27T15:52:00Z" w16du:dateUtc="2026-04-27T22:52:00Z">
                  <w:rPr/>
                </w:rPrChange>
              </w:rPr>
            </w:pPr>
            <w:r w:rsidRPr="00AA356E">
              <w:rPr>
                <w:sz w:val="20"/>
                <w:szCs w:val="20"/>
                <w:rPrChange w:id="1112" w:author="Aarik Gulaya [2]" w:date="2026-04-27T15:52:00Z" w16du:dateUtc="2026-04-27T22:52:00Z">
                  <w:rPr/>
                </w:rPrChange>
              </w:rPr>
              <w:t>39</w:t>
            </w:r>
          </w:p>
        </w:tc>
      </w:tr>
      <w:tr w:rsidR="006B304D" w:rsidRPr="00AA356E" w14:paraId="2B66D2D9" w14:textId="77777777" w:rsidTr="00AA356E">
        <w:trPr>
          <w:trPrChange w:id="1113" w:author="Aarik Gulaya [2]" w:date="2026-04-27T15:51:00Z" w16du:dateUtc="2026-04-27T22:51:00Z">
            <w:trPr>
              <w:gridAfter w:val="0"/>
            </w:trPr>
          </w:trPrChange>
        </w:trPr>
        <w:tc>
          <w:tcPr>
            <w:tcW w:w="918" w:type="dxa"/>
            <w:tcPrChange w:id="1114" w:author="Aarik Gulaya [2]" w:date="2026-04-27T15:51:00Z" w16du:dateUtc="2026-04-27T22:51:00Z">
              <w:tcPr>
                <w:tcW w:w="625" w:type="dxa"/>
              </w:tcPr>
            </w:tcPrChange>
          </w:tcPr>
          <w:p w14:paraId="5E541AA8" w14:textId="77777777" w:rsidR="006B304D" w:rsidRPr="00AA356E" w:rsidRDefault="00000000">
            <w:pPr>
              <w:pStyle w:val="Compact"/>
              <w:rPr>
                <w:sz w:val="20"/>
                <w:szCs w:val="20"/>
                <w:rPrChange w:id="1115" w:author="Aarik Gulaya [2]" w:date="2026-04-27T15:52:00Z" w16du:dateUtc="2026-04-27T22:52:00Z">
                  <w:rPr/>
                </w:rPrChange>
              </w:rPr>
            </w:pPr>
            <w:r w:rsidRPr="00AA356E">
              <w:rPr>
                <w:sz w:val="20"/>
                <w:szCs w:val="20"/>
                <w:rPrChange w:id="1116" w:author="Aarik Gulaya [2]" w:date="2026-04-27T15:52:00Z" w16du:dateUtc="2026-04-27T22:52:00Z">
                  <w:rPr/>
                </w:rPrChange>
              </w:rPr>
              <w:t>Zep</w:t>
            </w:r>
          </w:p>
        </w:tc>
        <w:tc>
          <w:tcPr>
            <w:tcW w:w="1170" w:type="dxa"/>
            <w:tcPrChange w:id="1117" w:author="Aarik Gulaya [2]" w:date="2026-04-27T15:51:00Z" w16du:dateUtc="2026-04-27T22:51:00Z">
              <w:tcPr>
                <w:tcW w:w="625" w:type="dxa"/>
                <w:gridSpan w:val="2"/>
              </w:tcPr>
            </w:tcPrChange>
          </w:tcPr>
          <w:p w14:paraId="5B8F8981" w14:textId="77777777" w:rsidR="006B304D" w:rsidRPr="00AA356E" w:rsidRDefault="00000000">
            <w:pPr>
              <w:pStyle w:val="Compact"/>
              <w:rPr>
                <w:sz w:val="20"/>
                <w:szCs w:val="20"/>
                <w:rPrChange w:id="1118" w:author="Aarik Gulaya [2]" w:date="2026-04-27T15:52:00Z" w16du:dateUtc="2026-04-27T22:52:00Z">
                  <w:rPr/>
                </w:rPrChange>
              </w:rPr>
            </w:pPr>
            <w:r w:rsidRPr="00AA356E">
              <w:rPr>
                <w:sz w:val="20"/>
                <w:szCs w:val="20"/>
                <w:rPrChange w:id="1119" w:author="Aarik Gulaya [2]" w:date="2026-04-27T15:52:00Z" w16du:dateUtc="2026-04-27T22:52:00Z">
                  <w:rPr/>
                </w:rPrChange>
              </w:rPr>
              <w:t>Seacole</w:t>
            </w:r>
          </w:p>
        </w:tc>
        <w:tc>
          <w:tcPr>
            <w:tcW w:w="1170" w:type="dxa"/>
            <w:tcPrChange w:id="1120" w:author="Aarik Gulaya [2]" w:date="2026-04-27T15:51:00Z" w16du:dateUtc="2026-04-27T22:51:00Z">
              <w:tcPr>
                <w:tcW w:w="833" w:type="dxa"/>
                <w:gridSpan w:val="2"/>
              </w:tcPr>
            </w:tcPrChange>
          </w:tcPr>
          <w:p w14:paraId="2C9AF7FA" w14:textId="77777777" w:rsidR="006B304D" w:rsidRPr="00AA356E" w:rsidRDefault="00000000">
            <w:pPr>
              <w:pStyle w:val="Compact"/>
              <w:jc w:val="right"/>
              <w:rPr>
                <w:sz w:val="20"/>
                <w:szCs w:val="20"/>
                <w:rPrChange w:id="1121" w:author="Aarik Gulaya [2]" w:date="2026-04-27T15:52:00Z" w16du:dateUtc="2026-04-27T22:52:00Z">
                  <w:rPr/>
                </w:rPrChange>
              </w:rPr>
            </w:pPr>
            <w:r w:rsidRPr="00AA356E">
              <w:rPr>
                <w:b/>
                <w:bCs/>
                <w:sz w:val="20"/>
                <w:szCs w:val="20"/>
                <w:rPrChange w:id="1122" w:author="Aarik Gulaya [2]" w:date="2026-04-27T15:52:00Z" w16du:dateUtc="2026-04-27T22:52:00Z">
                  <w:rPr>
                    <w:b/>
                    <w:bCs/>
                  </w:rPr>
                </w:rPrChange>
              </w:rPr>
              <w:t>+0.47</w:t>
            </w:r>
          </w:p>
        </w:tc>
        <w:tc>
          <w:tcPr>
            <w:tcW w:w="720" w:type="dxa"/>
            <w:tcPrChange w:id="1123" w:author="Aarik Gulaya [2]" w:date="2026-04-27T15:51:00Z" w16du:dateUtc="2026-04-27T22:51:00Z">
              <w:tcPr>
                <w:tcW w:w="833" w:type="dxa"/>
                <w:gridSpan w:val="2"/>
              </w:tcPr>
            </w:tcPrChange>
          </w:tcPr>
          <w:p w14:paraId="5027EAB1" w14:textId="77777777" w:rsidR="006B304D" w:rsidRPr="00AA356E" w:rsidRDefault="00000000">
            <w:pPr>
              <w:pStyle w:val="Compact"/>
              <w:jc w:val="right"/>
              <w:rPr>
                <w:sz w:val="20"/>
                <w:szCs w:val="20"/>
                <w:rPrChange w:id="1124" w:author="Aarik Gulaya [2]" w:date="2026-04-27T15:52:00Z" w16du:dateUtc="2026-04-27T22:52:00Z">
                  <w:rPr/>
                </w:rPrChange>
              </w:rPr>
            </w:pPr>
            <w:r w:rsidRPr="00AA356E">
              <w:rPr>
                <w:sz w:val="20"/>
                <w:szCs w:val="20"/>
                <w:rPrChange w:id="1125" w:author="Aarik Gulaya [2]" w:date="2026-04-27T15:52:00Z" w16du:dateUtc="2026-04-27T22:52:00Z">
                  <w:rPr/>
                </w:rPrChange>
              </w:rPr>
              <w:t>2.13</w:t>
            </w:r>
          </w:p>
        </w:tc>
        <w:tc>
          <w:tcPr>
            <w:tcW w:w="720" w:type="dxa"/>
            <w:tcPrChange w:id="1126" w:author="Aarik Gulaya [2]" w:date="2026-04-27T15:51:00Z" w16du:dateUtc="2026-04-27T22:51:00Z">
              <w:tcPr>
                <w:tcW w:w="833" w:type="dxa"/>
                <w:gridSpan w:val="2"/>
              </w:tcPr>
            </w:tcPrChange>
          </w:tcPr>
          <w:p w14:paraId="26635CF9" w14:textId="77777777" w:rsidR="006B304D" w:rsidRPr="00AA356E" w:rsidRDefault="00000000">
            <w:pPr>
              <w:pStyle w:val="Compact"/>
              <w:jc w:val="right"/>
              <w:rPr>
                <w:sz w:val="20"/>
                <w:szCs w:val="20"/>
                <w:rPrChange w:id="1127" w:author="Aarik Gulaya [2]" w:date="2026-04-27T15:52:00Z" w16du:dateUtc="2026-04-27T22:52:00Z">
                  <w:rPr/>
                </w:rPrChange>
              </w:rPr>
            </w:pPr>
            <w:r w:rsidRPr="00AA356E">
              <w:rPr>
                <w:sz w:val="20"/>
                <w:szCs w:val="20"/>
                <w:rPrChange w:id="1128" w:author="Aarik Gulaya [2]" w:date="2026-04-27T15:52:00Z" w16du:dateUtc="2026-04-27T22:52:00Z">
                  <w:rPr/>
                </w:rPrChange>
              </w:rPr>
              <w:t>2.60</w:t>
            </w:r>
          </w:p>
        </w:tc>
        <w:tc>
          <w:tcPr>
            <w:tcW w:w="720" w:type="dxa"/>
            <w:tcPrChange w:id="1129" w:author="Aarik Gulaya [2]" w:date="2026-04-27T15:51:00Z" w16du:dateUtc="2026-04-27T22:51:00Z">
              <w:tcPr>
                <w:tcW w:w="833" w:type="dxa"/>
                <w:gridSpan w:val="3"/>
              </w:tcPr>
            </w:tcPrChange>
          </w:tcPr>
          <w:p w14:paraId="4CF279AC" w14:textId="77777777" w:rsidR="006B304D" w:rsidRPr="00AA356E" w:rsidRDefault="00000000">
            <w:pPr>
              <w:pStyle w:val="Compact"/>
              <w:jc w:val="right"/>
              <w:rPr>
                <w:sz w:val="20"/>
                <w:szCs w:val="20"/>
                <w:rPrChange w:id="1130" w:author="Aarik Gulaya [2]" w:date="2026-04-27T15:52:00Z" w16du:dateUtc="2026-04-27T22:52:00Z">
                  <w:rPr/>
                </w:rPrChange>
              </w:rPr>
            </w:pPr>
            <w:r w:rsidRPr="00AA356E">
              <w:rPr>
                <w:sz w:val="20"/>
                <w:szCs w:val="20"/>
                <w:rPrChange w:id="1131" w:author="Aarik Gulaya [2]" w:date="2026-04-27T15:52:00Z" w16du:dateUtc="2026-04-27T22:52:00Z">
                  <w:rPr/>
                </w:rPrChange>
              </w:rPr>
              <w:t>20</w:t>
            </w:r>
          </w:p>
        </w:tc>
        <w:tc>
          <w:tcPr>
            <w:tcW w:w="990" w:type="dxa"/>
            <w:tcPrChange w:id="1132" w:author="Aarik Gulaya [2]" w:date="2026-04-27T15:51:00Z" w16du:dateUtc="2026-04-27T22:51:00Z">
              <w:tcPr>
                <w:tcW w:w="833" w:type="dxa"/>
                <w:gridSpan w:val="2"/>
              </w:tcPr>
            </w:tcPrChange>
          </w:tcPr>
          <w:p w14:paraId="0D32A4B0" w14:textId="77777777" w:rsidR="006B304D" w:rsidRPr="00AA356E" w:rsidRDefault="00000000">
            <w:pPr>
              <w:pStyle w:val="Compact"/>
              <w:jc w:val="right"/>
              <w:rPr>
                <w:sz w:val="20"/>
                <w:szCs w:val="20"/>
                <w:rPrChange w:id="1133" w:author="Aarik Gulaya [2]" w:date="2026-04-27T15:52:00Z" w16du:dateUtc="2026-04-27T22:52:00Z">
                  <w:rPr/>
                </w:rPrChange>
              </w:rPr>
            </w:pPr>
            <w:r w:rsidRPr="00AA356E">
              <w:rPr>
                <w:sz w:val="20"/>
                <w:szCs w:val="20"/>
                <w:rPrChange w:id="1134" w:author="Aarik Gulaya [2]" w:date="2026-04-27T15:52:00Z" w16du:dateUtc="2026-04-27T22:52:00Z">
                  <w:rPr/>
                </w:rPrChange>
              </w:rPr>
              <w:t>7</w:t>
            </w:r>
          </w:p>
        </w:tc>
        <w:tc>
          <w:tcPr>
            <w:tcW w:w="1170" w:type="dxa"/>
            <w:tcPrChange w:id="1135" w:author="Aarik Gulaya [2]" w:date="2026-04-27T15:51:00Z" w16du:dateUtc="2026-04-27T22:51:00Z">
              <w:tcPr>
                <w:tcW w:w="833" w:type="dxa"/>
              </w:tcPr>
            </w:tcPrChange>
          </w:tcPr>
          <w:p w14:paraId="6AE4A84F" w14:textId="77777777" w:rsidR="006B304D" w:rsidRPr="00AA356E" w:rsidRDefault="00000000">
            <w:pPr>
              <w:pStyle w:val="Compact"/>
              <w:jc w:val="right"/>
              <w:rPr>
                <w:sz w:val="20"/>
                <w:szCs w:val="20"/>
                <w:rPrChange w:id="1136" w:author="Aarik Gulaya [2]" w:date="2026-04-27T15:52:00Z" w16du:dateUtc="2026-04-27T22:52:00Z">
                  <w:rPr/>
                </w:rPrChange>
              </w:rPr>
            </w:pPr>
            <w:r w:rsidRPr="00AA356E">
              <w:rPr>
                <w:sz w:val="20"/>
                <w:szCs w:val="20"/>
                <w:rPrChange w:id="1137" w:author="Aarik Gulaya [2]" w:date="2026-04-27T15:52:00Z" w16du:dateUtc="2026-04-27T22:52:00Z">
                  <w:rPr/>
                </w:rPrChange>
              </w:rPr>
              <w:t>9</w:t>
            </w:r>
          </w:p>
        </w:tc>
        <w:tc>
          <w:tcPr>
            <w:tcW w:w="1260" w:type="dxa"/>
            <w:tcPrChange w:id="1138" w:author="Aarik Gulaya [2]" w:date="2026-04-27T15:51:00Z" w16du:dateUtc="2026-04-27T22:51:00Z">
              <w:tcPr>
                <w:tcW w:w="833" w:type="dxa"/>
                <w:gridSpan w:val="2"/>
              </w:tcPr>
            </w:tcPrChange>
          </w:tcPr>
          <w:p w14:paraId="6119DDA0" w14:textId="77777777" w:rsidR="006B304D" w:rsidRPr="00AA356E" w:rsidRDefault="00000000">
            <w:pPr>
              <w:pStyle w:val="Compact"/>
              <w:jc w:val="right"/>
              <w:rPr>
                <w:sz w:val="20"/>
                <w:szCs w:val="20"/>
                <w:rPrChange w:id="1139" w:author="Aarik Gulaya [2]" w:date="2026-04-27T15:52:00Z" w16du:dateUtc="2026-04-27T22:52:00Z">
                  <w:rPr/>
                </w:rPrChange>
              </w:rPr>
            </w:pPr>
            <w:r w:rsidRPr="00AA356E">
              <w:rPr>
                <w:sz w:val="20"/>
                <w:szCs w:val="20"/>
                <w:rPrChange w:id="1140" w:author="Aarik Gulaya [2]" w:date="2026-04-27T15:52:00Z" w16du:dateUtc="2026-04-27T22:52:00Z">
                  <w:rPr/>
                </w:rPrChange>
              </w:rPr>
              <w:t>0</w:t>
            </w:r>
          </w:p>
        </w:tc>
        <w:tc>
          <w:tcPr>
            <w:tcW w:w="811" w:type="dxa"/>
            <w:tcPrChange w:id="1141" w:author="Aarik Gulaya [2]" w:date="2026-04-27T15:51:00Z" w16du:dateUtc="2026-04-27T22:51:00Z">
              <w:tcPr>
                <w:tcW w:w="833" w:type="dxa"/>
                <w:gridSpan w:val="2"/>
              </w:tcPr>
            </w:tcPrChange>
          </w:tcPr>
          <w:p w14:paraId="385837F0" w14:textId="77777777" w:rsidR="006B304D" w:rsidRPr="00AA356E" w:rsidRDefault="00000000">
            <w:pPr>
              <w:pStyle w:val="Compact"/>
              <w:jc w:val="right"/>
              <w:rPr>
                <w:sz w:val="20"/>
                <w:szCs w:val="20"/>
                <w:rPrChange w:id="1142" w:author="Aarik Gulaya [2]" w:date="2026-04-27T15:52:00Z" w16du:dateUtc="2026-04-27T22:52:00Z">
                  <w:rPr/>
                </w:rPrChange>
              </w:rPr>
            </w:pPr>
            <w:r w:rsidRPr="00AA356E">
              <w:rPr>
                <w:sz w:val="20"/>
                <w:szCs w:val="20"/>
                <w:rPrChange w:id="1143" w:author="Aarik Gulaya [2]" w:date="2026-04-27T15:52:00Z" w16du:dateUtc="2026-04-27T22:52:00Z">
                  <w:rPr/>
                </w:rPrChange>
              </w:rPr>
              <w:t>39</w:t>
            </w:r>
          </w:p>
        </w:tc>
      </w:tr>
      <w:tr w:rsidR="006B304D" w:rsidRPr="00AA356E" w14:paraId="5A07BA08" w14:textId="77777777" w:rsidTr="00AA356E">
        <w:trPr>
          <w:trPrChange w:id="1144" w:author="Aarik Gulaya [2]" w:date="2026-04-27T15:51:00Z" w16du:dateUtc="2026-04-27T22:51:00Z">
            <w:trPr>
              <w:gridAfter w:val="0"/>
            </w:trPr>
          </w:trPrChange>
        </w:trPr>
        <w:tc>
          <w:tcPr>
            <w:tcW w:w="918" w:type="dxa"/>
            <w:tcPrChange w:id="1145" w:author="Aarik Gulaya [2]" w:date="2026-04-27T15:51:00Z" w16du:dateUtc="2026-04-27T22:51:00Z">
              <w:tcPr>
                <w:tcW w:w="625" w:type="dxa"/>
              </w:tcPr>
            </w:tcPrChange>
          </w:tcPr>
          <w:p w14:paraId="22B38E73" w14:textId="77777777" w:rsidR="006B304D" w:rsidRPr="00AA356E" w:rsidRDefault="00000000">
            <w:pPr>
              <w:pStyle w:val="Compact"/>
              <w:rPr>
                <w:sz w:val="20"/>
                <w:szCs w:val="20"/>
                <w:rPrChange w:id="1146" w:author="Aarik Gulaya [2]" w:date="2026-04-27T15:52:00Z" w16du:dateUtc="2026-04-27T22:52:00Z">
                  <w:rPr/>
                </w:rPrChange>
              </w:rPr>
            </w:pPr>
            <w:r w:rsidRPr="00AA356E">
              <w:rPr>
                <w:sz w:val="20"/>
                <w:szCs w:val="20"/>
                <w:rPrChange w:id="1147" w:author="Aarik Gulaya [2]" w:date="2026-04-27T15:52:00Z" w16du:dateUtc="2026-04-27T22:52:00Z">
                  <w:rPr/>
                </w:rPrChange>
              </w:rPr>
              <w:t>Zep</w:t>
            </w:r>
          </w:p>
        </w:tc>
        <w:tc>
          <w:tcPr>
            <w:tcW w:w="1170" w:type="dxa"/>
            <w:tcPrChange w:id="1148" w:author="Aarik Gulaya [2]" w:date="2026-04-27T15:51:00Z" w16du:dateUtc="2026-04-27T22:51:00Z">
              <w:tcPr>
                <w:tcW w:w="625" w:type="dxa"/>
                <w:gridSpan w:val="2"/>
              </w:tcPr>
            </w:tcPrChange>
          </w:tcPr>
          <w:p w14:paraId="5D6C8D6B" w14:textId="77777777" w:rsidR="006B304D" w:rsidRPr="00AA356E" w:rsidRDefault="00000000">
            <w:pPr>
              <w:pStyle w:val="Compact"/>
              <w:rPr>
                <w:sz w:val="20"/>
                <w:szCs w:val="20"/>
                <w:rPrChange w:id="1149" w:author="Aarik Gulaya [2]" w:date="2026-04-27T15:52:00Z" w16du:dateUtc="2026-04-27T22:52:00Z">
                  <w:rPr/>
                </w:rPrChange>
              </w:rPr>
            </w:pPr>
            <w:r w:rsidRPr="00AA356E">
              <w:rPr>
                <w:sz w:val="20"/>
                <w:szCs w:val="20"/>
                <w:rPrChange w:id="1150" w:author="Aarik Gulaya [2]" w:date="2026-04-27T15:52:00Z" w16du:dateUtc="2026-04-27T22:52:00Z">
                  <w:rPr/>
                </w:rPrChange>
              </w:rPr>
              <w:t>Keckley</w:t>
            </w:r>
          </w:p>
        </w:tc>
        <w:tc>
          <w:tcPr>
            <w:tcW w:w="1170" w:type="dxa"/>
            <w:tcPrChange w:id="1151" w:author="Aarik Gulaya [2]" w:date="2026-04-27T15:51:00Z" w16du:dateUtc="2026-04-27T22:51:00Z">
              <w:tcPr>
                <w:tcW w:w="833" w:type="dxa"/>
                <w:gridSpan w:val="2"/>
              </w:tcPr>
            </w:tcPrChange>
          </w:tcPr>
          <w:p w14:paraId="287A3231" w14:textId="77777777" w:rsidR="006B304D" w:rsidRPr="00AA356E" w:rsidRDefault="00000000">
            <w:pPr>
              <w:pStyle w:val="Compact"/>
              <w:jc w:val="right"/>
              <w:rPr>
                <w:sz w:val="20"/>
                <w:szCs w:val="20"/>
                <w:rPrChange w:id="1152" w:author="Aarik Gulaya [2]" w:date="2026-04-27T15:52:00Z" w16du:dateUtc="2026-04-27T22:52:00Z">
                  <w:rPr/>
                </w:rPrChange>
              </w:rPr>
            </w:pPr>
            <w:r w:rsidRPr="00AA356E">
              <w:rPr>
                <w:b/>
                <w:bCs/>
                <w:sz w:val="20"/>
                <w:szCs w:val="20"/>
                <w:rPrChange w:id="1153" w:author="Aarik Gulaya [2]" w:date="2026-04-27T15:52:00Z" w16du:dateUtc="2026-04-27T22:52:00Z">
                  <w:rPr>
                    <w:b/>
                    <w:bCs/>
                  </w:rPr>
                </w:rPrChange>
              </w:rPr>
              <w:t>+0.04</w:t>
            </w:r>
          </w:p>
        </w:tc>
        <w:tc>
          <w:tcPr>
            <w:tcW w:w="720" w:type="dxa"/>
            <w:tcPrChange w:id="1154" w:author="Aarik Gulaya [2]" w:date="2026-04-27T15:51:00Z" w16du:dateUtc="2026-04-27T22:51:00Z">
              <w:tcPr>
                <w:tcW w:w="833" w:type="dxa"/>
                <w:gridSpan w:val="2"/>
              </w:tcPr>
            </w:tcPrChange>
          </w:tcPr>
          <w:p w14:paraId="72E43FFD" w14:textId="77777777" w:rsidR="006B304D" w:rsidRPr="00AA356E" w:rsidRDefault="00000000">
            <w:pPr>
              <w:pStyle w:val="Compact"/>
              <w:jc w:val="right"/>
              <w:rPr>
                <w:sz w:val="20"/>
                <w:szCs w:val="20"/>
                <w:rPrChange w:id="1155" w:author="Aarik Gulaya [2]" w:date="2026-04-27T15:52:00Z" w16du:dateUtc="2026-04-27T22:52:00Z">
                  <w:rPr/>
                </w:rPrChange>
              </w:rPr>
            </w:pPr>
            <w:r w:rsidRPr="00AA356E">
              <w:rPr>
                <w:sz w:val="20"/>
                <w:szCs w:val="20"/>
                <w:rPrChange w:id="1156" w:author="Aarik Gulaya [2]" w:date="2026-04-27T15:52:00Z" w16du:dateUtc="2026-04-27T22:52:00Z">
                  <w:rPr/>
                </w:rPrChange>
              </w:rPr>
              <w:t>2.35</w:t>
            </w:r>
          </w:p>
        </w:tc>
        <w:tc>
          <w:tcPr>
            <w:tcW w:w="720" w:type="dxa"/>
            <w:tcPrChange w:id="1157" w:author="Aarik Gulaya [2]" w:date="2026-04-27T15:51:00Z" w16du:dateUtc="2026-04-27T22:51:00Z">
              <w:tcPr>
                <w:tcW w:w="833" w:type="dxa"/>
                <w:gridSpan w:val="2"/>
              </w:tcPr>
            </w:tcPrChange>
          </w:tcPr>
          <w:p w14:paraId="3977C3F9" w14:textId="77777777" w:rsidR="006B304D" w:rsidRPr="00AA356E" w:rsidRDefault="00000000">
            <w:pPr>
              <w:pStyle w:val="Compact"/>
              <w:jc w:val="right"/>
              <w:rPr>
                <w:sz w:val="20"/>
                <w:szCs w:val="20"/>
                <w:rPrChange w:id="1158" w:author="Aarik Gulaya [2]" w:date="2026-04-27T15:52:00Z" w16du:dateUtc="2026-04-27T22:52:00Z">
                  <w:rPr/>
                </w:rPrChange>
              </w:rPr>
            </w:pPr>
            <w:r w:rsidRPr="00AA356E">
              <w:rPr>
                <w:sz w:val="20"/>
                <w:szCs w:val="20"/>
                <w:rPrChange w:id="1159" w:author="Aarik Gulaya [2]" w:date="2026-04-27T15:52:00Z" w16du:dateUtc="2026-04-27T22:52:00Z">
                  <w:rPr/>
                </w:rPrChange>
              </w:rPr>
              <w:t>2.39</w:t>
            </w:r>
          </w:p>
        </w:tc>
        <w:tc>
          <w:tcPr>
            <w:tcW w:w="720" w:type="dxa"/>
            <w:tcPrChange w:id="1160" w:author="Aarik Gulaya [2]" w:date="2026-04-27T15:51:00Z" w16du:dateUtc="2026-04-27T22:51:00Z">
              <w:tcPr>
                <w:tcW w:w="833" w:type="dxa"/>
                <w:gridSpan w:val="3"/>
              </w:tcPr>
            </w:tcPrChange>
          </w:tcPr>
          <w:p w14:paraId="42A5F30F" w14:textId="77777777" w:rsidR="006B304D" w:rsidRPr="00AA356E" w:rsidRDefault="00000000">
            <w:pPr>
              <w:pStyle w:val="Compact"/>
              <w:jc w:val="right"/>
              <w:rPr>
                <w:sz w:val="20"/>
                <w:szCs w:val="20"/>
                <w:rPrChange w:id="1161" w:author="Aarik Gulaya [2]" w:date="2026-04-27T15:52:00Z" w16du:dateUtc="2026-04-27T22:52:00Z">
                  <w:rPr/>
                </w:rPrChange>
              </w:rPr>
            </w:pPr>
            <w:r w:rsidRPr="00AA356E">
              <w:rPr>
                <w:sz w:val="20"/>
                <w:szCs w:val="20"/>
                <w:rPrChange w:id="1162" w:author="Aarik Gulaya [2]" w:date="2026-04-27T15:52:00Z" w16du:dateUtc="2026-04-27T22:52:00Z">
                  <w:rPr/>
                </w:rPrChange>
              </w:rPr>
              <w:t>13</w:t>
            </w:r>
          </w:p>
        </w:tc>
        <w:tc>
          <w:tcPr>
            <w:tcW w:w="990" w:type="dxa"/>
            <w:tcPrChange w:id="1163" w:author="Aarik Gulaya [2]" w:date="2026-04-27T15:51:00Z" w16du:dateUtc="2026-04-27T22:51:00Z">
              <w:tcPr>
                <w:tcW w:w="833" w:type="dxa"/>
                <w:gridSpan w:val="2"/>
              </w:tcPr>
            </w:tcPrChange>
          </w:tcPr>
          <w:p w14:paraId="736A6ADA" w14:textId="77777777" w:rsidR="006B304D" w:rsidRPr="00AA356E" w:rsidRDefault="00000000">
            <w:pPr>
              <w:pStyle w:val="Compact"/>
              <w:jc w:val="right"/>
              <w:rPr>
                <w:sz w:val="20"/>
                <w:szCs w:val="20"/>
                <w:rPrChange w:id="1164" w:author="Aarik Gulaya [2]" w:date="2026-04-27T15:52:00Z" w16du:dateUtc="2026-04-27T22:52:00Z">
                  <w:rPr/>
                </w:rPrChange>
              </w:rPr>
            </w:pPr>
            <w:r w:rsidRPr="00AA356E">
              <w:rPr>
                <w:sz w:val="20"/>
                <w:szCs w:val="20"/>
                <w:rPrChange w:id="1165" w:author="Aarik Gulaya [2]" w:date="2026-04-27T15:52:00Z" w16du:dateUtc="2026-04-27T22:52:00Z">
                  <w:rPr/>
                </w:rPrChange>
              </w:rPr>
              <w:t>11</w:t>
            </w:r>
          </w:p>
        </w:tc>
        <w:tc>
          <w:tcPr>
            <w:tcW w:w="1170" w:type="dxa"/>
            <w:tcPrChange w:id="1166" w:author="Aarik Gulaya [2]" w:date="2026-04-27T15:51:00Z" w16du:dateUtc="2026-04-27T22:51:00Z">
              <w:tcPr>
                <w:tcW w:w="833" w:type="dxa"/>
              </w:tcPr>
            </w:tcPrChange>
          </w:tcPr>
          <w:p w14:paraId="54921652" w14:textId="77777777" w:rsidR="006B304D" w:rsidRPr="00AA356E" w:rsidRDefault="00000000">
            <w:pPr>
              <w:pStyle w:val="Compact"/>
              <w:jc w:val="right"/>
              <w:rPr>
                <w:sz w:val="20"/>
                <w:szCs w:val="20"/>
                <w:rPrChange w:id="1167" w:author="Aarik Gulaya [2]" w:date="2026-04-27T15:52:00Z" w16du:dateUtc="2026-04-27T22:52:00Z">
                  <w:rPr/>
                </w:rPrChange>
              </w:rPr>
            </w:pPr>
            <w:r w:rsidRPr="00AA356E">
              <w:rPr>
                <w:sz w:val="20"/>
                <w:szCs w:val="20"/>
                <w:rPrChange w:id="1168" w:author="Aarik Gulaya [2]" w:date="2026-04-27T15:52:00Z" w16du:dateUtc="2026-04-27T22:52:00Z">
                  <w:rPr/>
                </w:rPrChange>
              </w:rPr>
              <w:t>5</w:t>
            </w:r>
          </w:p>
        </w:tc>
        <w:tc>
          <w:tcPr>
            <w:tcW w:w="1260" w:type="dxa"/>
            <w:tcPrChange w:id="1169" w:author="Aarik Gulaya [2]" w:date="2026-04-27T15:51:00Z" w16du:dateUtc="2026-04-27T22:51:00Z">
              <w:tcPr>
                <w:tcW w:w="833" w:type="dxa"/>
                <w:gridSpan w:val="2"/>
              </w:tcPr>
            </w:tcPrChange>
          </w:tcPr>
          <w:p w14:paraId="036F1BA3" w14:textId="77777777" w:rsidR="006B304D" w:rsidRPr="00AA356E" w:rsidRDefault="00000000">
            <w:pPr>
              <w:pStyle w:val="Compact"/>
              <w:jc w:val="right"/>
              <w:rPr>
                <w:sz w:val="20"/>
                <w:szCs w:val="20"/>
                <w:rPrChange w:id="1170" w:author="Aarik Gulaya [2]" w:date="2026-04-27T15:52:00Z" w16du:dateUtc="2026-04-27T22:52:00Z">
                  <w:rPr/>
                </w:rPrChange>
              </w:rPr>
            </w:pPr>
            <w:r w:rsidRPr="00AA356E">
              <w:rPr>
                <w:sz w:val="20"/>
                <w:szCs w:val="20"/>
                <w:rPrChange w:id="1171" w:author="Aarik Gulaya [2]" w:date="2026-04-27T15:52:00Z" w16du:dateUtc="2026-04-27T22:52:00Z">
                  <w:rPr/>
                </w:rPrChange>
              </w:rPr>
              <w:t>3</w:t>
            </w:r>
          </w:p>
        </w:tc>
        <w:tc>
          <w:tcPr>
            <w:tcW w:w="811" w:type="dxa"/>
            <w:tcPrChange w:id="1172" w:author="Aarik Gulaya [2]" w:date="2026-04-27T15:51:00Z" w16du:dateUtc="2026-04-27T22:51:00Z">
              <w:tcPr>
                <w:tcW w:w="833" w:type="dxa"/>
                <w:gridSpan w:val="2"/>
              </w:tcPr>
            </w:tcPrChange>
          </w:tcPr>
          <w:p w14:paraId="5883F981" w14:textId="77777777" w:rsidR="006B304D" w:rsidRPr="00AA356E" w:rsidRDefault="00000000">
            <w:pPr>
              <w:pStyle w:val="Compact"/>
              <w:jc w:val="right"/>
              <w:rPr>
                <w:sz w:val="20"/>
                <w:szCs w:val="20"/>
                <w:rPrChange w:id="1173" w:author="Aarik Gulaya [2]" w:date="2026-04-27T15:52:00Z" w16du:dateUtc="2026-04-27T22:52:00Z">
                  <w:rPr/>
                </w:rPrChange>
              </w:rPr>
            </w:pPr>
            <w:r w:rsidRPr="00AA356E">
              <w:rPr>
                <w:sz w:val="20"/>
                <w:szCs w:val="20"/>
                <w:rPrChange w:id="1174" w:author="Aarik Gulaya [2]" w:date="2026-04-27T15:52:00Z" w16du:dateUtc="2026-04-27T22:52:00Z">
                  <w:rPr/>
                </w:rPrChange>
              </w:rPr>
              <w:t>39</w:t>
            </w:r>
          </w:p>
        </w:tc>
      </w:tr>
      <w:tr w:rsidR="006B304D" w:rsidRPr="00AA356E" w14:paraId="53791DD8" w14:textId="77777777" w:rsidTr="00AA356E">
        <w:trPr>
          <w:trPrChange w:id="1175" w:author="Aarik Gulaya [2]" w:date="2026-04-27T15:51:00Z" w16du:dateUtc="2026-04-27T22:51:00Z">
            <w:trPr>
              <w:gridAfter w:val="0"/>
            </w:trPr>
          </w:trPrChange>
        </w:trPr>
        <w:tc>
          <w:tcPr>
            <w:tcW w:w="918" w:type="dxa"/>
            <w:tcPrChange w:id="1176" w:author="Aarik Gulaya [2]" w:date="2026-04-27T15:51:00Z" w16du:dateUtc="2026-04-27T22:51:00Z">
              <w:tcPr>
                <w:tcW w:w="625" w:type="dxa"/>
              </w:tcPr>
            </w:tcPrChange>
          </w:tcPr>
          <w:p w14:paraId="75789B85" w14:textId="77777777" w:rsidR="006B304D" w:rsidRPr="00AA356E" w:rsidRDefault="00000000">
            <w:pPr>
              <w:pStyle w:val="Compact"/>
              <w:rPr>
                <w:sz w:val="20"/>
                <w:szCs w:val="20"/>
                <w:rPrChange w:id="1177" w:author="Aarik Gulaya [2]" w:date="2026-04-27T15:52:00Z" w16du:dateUtc="2026-04-27T22:52:00Z">
                  <w:rPr/>
                </w:rPrChange>
              </w:rPr>
            </w:pPr>
            <w:r w:rsidRPr="00AA356E">
              <w:rPr>
                <w:sz w:val="20"/>
                <w:szCs w:val="20"/>
                <w:rPrChange w:id="1178" w:author="Aarik Gulaya [2]" w:date="2026-04-27T15:52:00Z" w16du:dateUtc="2026-04-27T22:52:00Z">
                  <w:rPr/>
                </w:rPrChange>
              </w:rPr>
              <w:t>Base Layer</w:t>
            </w:r>
          </w:p>
        </w:tc>
        <w:tc>
          <w:tcPr>
            <w:tcW w:w="1170" w:type="dxa"/>
            <w:tcPrChange w:id="1179" w:author="Aarik Gulaya [2]" w:date="2026-04-27T15:51:00Z" w16du:dateUtc="2026-04-27T22:51:00Z">
              <w:tcPr>
                <w:tcW w:w="625" w:type="dxa"/>
                <w:gridSpan w:val="2"/>
              </w:tcPr>
            </w:tcPrChange>
          </w:tcPr>
          <w:p w14:paraId="2EF33C9F" w14:textId="77777777" w:rsidR="006B304D" w:rsidRPr="00AA356E" w:rsidRDefault="00000000">
            <w:pPr>
              <w:pStyle w:val="Compact"/>
              <w:rPr>
                <w:sz w:val="20"/>
                <w:szCs w:val="20"/>
                <w:rPrChange w:id="1180" w:author="Aarik Gulaya [2]" w:date="2026-04-27T15:52:00Z" w16du:dateUtc="2026-04-27T22:52:00Z">
                  <w:rPr/>
                </w:rPrChange>
              </w:rPr>
            </w:pPr>
            <w:r w:rsidRPr="00AA356E">
              <w:rPr>
                <w:sz w:val="20"/>
                <w:szCs w:val="20"/>
                <w:rPrChange w:id="1181" w:author="Aarik Gulaya [2]" w:date="2026-04-27T15:52:00Z" w16du:dateUtc="2026-04-27T22:52:00Z">
                  <w:rPr/>
                </w:rPrChange>
              </w:rPr>
              <w:t>Yung Wing</w:t>
            </w:r>
          </w:p>
        </w:tc>
        <w:tc>
          <w:tcPr>
            <w:tcW w:w="1170" w:type="dxa"/>
            <w:tcPrChange w:id="1182" w:author="Aarik Gulaya [2]" w:date="2026-04-27T15:51:00Z" w16du:dateUtc="2026-04-27T22:51:00Z">
              <w:tcPr>
                <w:tcW w:w="833" w:type="dxa"/>
                <w:gridSpan w:val="2"/>
              </w:tcPr>
            </w:tcPrChange>
          </w:tcPr>
          <w:p w14:paraId="44696A9D" w14:textId="77777777" w:rsidR="006B304D" w:rsidRPr="00AA356E" w:rsidRDefault="00000000">
            <w:pPr>
              <w:pStyle w:val="Compact"/>
              <w:jc w:val="right"/>
              <w:rPr>
                <w:sz w:val="20"/>
                <w:szCs w:val="20"/>
                <w:rPrChange w:id="1183" w:author="Aarik Gulaya [2]" w:date="2026-04-27T15:52:00Z" w16du:dateUtc="2026-04-27T22:52:00Z">
                  <w:rPr/>
                </w:rPrChange>
              </w:rPr>
            </w:pPr>
            <w:r w:rsidRPr="00AA356E">
              <w:rPr>
                <w:b/>
                <w:bCs/>
                <w:sz w:val="20"/>
                <w:szCs w:val="20"/>
                <w:rPrChange w:id="1184" w:author="Aarik Gulaya [2]" w:date="2026-04-27T15:52:00Z" w16du:dateUtc="2026-04-27T22:52:00Z">
                  <w:rPr>
                    <w:b/>
                    <w:bCs/>
                  </w:rPr>
                </w:rPrChange>
              </w:rPr>
              <w:t>+0.29</w:t>
            </w:r>
          </w:p>
        </w:tc>
        <w:tc>
          <w:tcPr>
            <w:tcW w:w="720" w:type="dxa"/>
            <w:tcPrChange w:id="1185" w:author="Aarik Gulaya [2]" w:date="2026-04-27T15:51:00Z" w16du:dateUtc="2026-04-27T22:51:00Z">
              <w:tcPr>
                <w:tcW w:w="833" w:type="dxa"/>
                <w:gridSpan w:val="2"/>
              </w:tcPr>
            </w:tcPrChange>
          </w:tcPr>
          <w:p w14:paraId="1B2BF47C" w14:textId="77777777" w:rsidR="006B304D" w:rsidRPr="00AA356E" w:rsidRDefault="00000000">
            <w:pPr>
              <w:pStyle w:val="Compact"/>
              <w:jc w:val="right"/>
              <w:rPr>
                <w:sz w:val="20"/>
                <w:szCs w:val="20"/>
                <w:rPrChange w:id="1186" w:author="Aarik Gulaya [2]" w:date="2026-04-27T15:52:00Z" w16du:dateUtc="2026-04-27T22:52:00Z">
                  <w:rPr/>
                </w:rPrChange>
              </w:rPr>
            </w:pPr>
            <w:r w:rsidRPr="00AA356E">
              <w:rPr>
                <w:sz w:val="20"/>
                <w:szCs w:val="20"/>
                <w:rPrChange w:id="1187" w:author="Aarik Gulaya [2]" w:date="2026-04-27T15:52:00Z" w16du:dateUtc="2026-04-27T22:52:00Z">
                  <w:rPr/>
                </w:rPrChange>
              </w:rPr>
              <w:t>2.24</w:t>
            </w:r>
          </w:p>
        </w:tc>
        <w:tc>
          <w:tcPr>
            <w:tcW w:w="720" w:type="dxa"/>
            <w:tcPrChange w:id="1188" w:author="Aarik Gulaya [2]" w:date="2026-04-27T15:51:00Z" w16du:dateUtc="2026-04-27T22:51:00Z">
              <w:tcPr>
                <w:tcW w:w="833" w:type="dxa"/>
                <w:gridSpan w:val="2"/>
              </w:tcPr>
            </w:tcPrChange>
          </w:tcPr>
          <w:p w14:paraId="004EFEA9" w14:textId="77777777" w:rsidR="006B304D" w:rsidRPr="00AA356E" w:rsidRDefault="00000000">
            <w:pPr>
              <w:pStyle w:val="Compact"/>
              <w:jc w:val="right"/>
              <w:rPr>
                <w:sz w:val="20"/>
                <w:szCs w:val="20"/>
                <w:rPrChange w:id="1189" w:author="Aarik Gulaya [2]" w:date="2026-04-27T15:52:00Z" w16du:dateUtc="2026-04-27T22:52:00Z">
                  <w:rPr/>
                </w:rPrChange>
              </w:rPr>
            </w:pPr>
            <w:r w:rsidRPr="00AA356E">
              <w:rPr>
                <w:sz w:val="20"/>
                <w:szCs w:val="20"/>
                <w:rPrChange w:id="1190" w:author="Aarik Gulaya [2]" w:date="2026-04-27T15:52:00Z" w16du:dateUtc="2026-04-27T22:52:00Z">
                  <w:rPr/>
                </w:rPrChange>
              </w:rPr>
              <w:t>2.53</w:t>
            </w:r>
          </w:p>
        </w:tc>
        <w:tc>
          <w:tcPr>
            <w:tcW w:w="720" w:type="dxa"/>
            <w:tcPrChange w:id="1191" w:author="Aarik Gulaya [2]" w:date="2026-04-27T15:51:00Z" w16du:dateUtc="2026-04-27T22:51:00Z">
              <w:tcPr>
                <w:tcW w:w="833" w:type="dxa"/>
                <w:gridSpan w:val="3"/>
              </w:tcPr>
            </w:tcPrChange>
          </w:tcPr>
          <w:p w14:paraId="718C430D" w14:textId="77777777" w:rsidR="006B304D" w:rsidRPr="00AA356E" w:rsidRDefault="00000000">
            <w:pPr>
              <w:pStyle w:val="Compact"/>
              <w:jc w:val="right"/>
              <w:rPr>
                <w:sz w:val="20"/>
                <w:szCs w:val="20"/>
                <w:rPrChange w:id="1192" w:author="Aarik Gulaya [2]" w:date="2026-04-27T15:52:00Z" w16du:dateUtc="2026-04-27T22:52:00Z">
                  <w:rPr/>
                </w:rPrChange>
              </w:rPr>
            </w:pPr>
            <w:r w:rsidRPr="00AA356E">
              <w:rPr>
                <w:sz w:val="20"/>
                <w:szCs w:val="20"/>
                <w:rPrChange w:id="1193" w:author="Aarik Gulaya [2]" w:date="2026-04-27T15:52:00Z" w16du:dateUtc="2026-04-27T22:52:00Z">
                  <w:rPr/>
                </w:rPrChange>
              </w:rPr>
              <w:t>19</w:t>
            </w:r>
          </w:p>
        </w:tc>
        <w:tc>
          <w:tcPr>
            <w:tcW w:w="990" w:type="dxa"/>
            <w:tcPrChange w:id="1194" w:author="Aarik Gulaya [2]" w:date="2026-04-27T15:51:00Z" w16du:dateUtc="2026-04-27T22:51:00Z">
              <w:tcPr>
                <w:tcW w:w="833" w:type="dxa"/>
                <w:gridSpan w:val="2"/>
              </w:tcPr>
            </w:tcPrChange>
          </w:tcPr>
          <w:p w14:paraId="2CF549A1" w14:textId="77777777" w:rsidR="006B304D" w:rsidRPr="00AA356E" w:rsidRDefault="00000000">
            <w:pPr>
              <w:pStyle w:val="Compact"/>
              <w:jc w:val="right"/>
              <w:rPr>
                <w:sz w:val="20"/>
                <w:szCs w:val="20"/>
                <w:rPrChange w:id="1195" w:author="Aarik Gulaya [2]" w:date="2026-04-27T15:52:00Z" w16du:dateUtc="2026-04-27T22:52:00Z">
                  <w:rPr/>
                </w:rPrChange>
              </w:rPr>
            </w:pPr>
            <w:r w:rsidRPr="00AA356E">
              <w:rPr>
                <w:sz w:val="20"/>
                <w:szCs w:val="20"/>
                <w:rPrChange w:id="1196" w:author="Aarik Gulaya [2]" w:date="2026-04-27T15:52:00Z" w16du:dateUtc="2026-04-27T22:52:00Z">
                  <w:rPr/>
                </w:rPrChange>
              </w:rPr>
              <w:t>7</w:t>
            </w:r>
          </w:p>
        </w:tc>
        <w:tc>
          <w:tcPr>
            <w:tcW w:w="1170" w:type="dxa"/>
            <w:tcPrChange w:id="1197" w:author="Aarik Gulaya [2]" w:date="2026-04-27T15:51:00Z" w16du:dateUtc="2026-04-27T22:51:00Z">
              <w:tcPr>
                <w:tcW w:w="833" w:type="dxa"/>
              </w:tcPr>
            </w:tcPrChange>
          </w:tcPr>
          <w:p w14:paraId="591669BF" w14:textId="77777777" w:rsidR="006B304D" w:rsidRPr="00AA356E" w:rsidRDefault="00000000">
            <w:pPr>
              <w:pStyle w:val="Compact"/>
              <w:jc w:val="right"/>
              <w:rPr>
                <w:sz w:val="20"/>
                <w:szCs w:val="20"/>
                <w:rPrChange w:id="1198" w:author="Aarik Gulaya [2]" w:date="2026-04-27T15:52:00Z" w16du:dateUtc="2026-04-27T22:52:00Z">
                  <w:rPr/>
                </w:rPrChange>
              </w:rPr>
            </w:pPr>
            <w:r w:rsidRPr="00AA356E">
              <w:rPr>
                <w:sz w:val="20"/>
                <w:szCs w:val="20"/>
                <w:rPrChange w:id="1199" w:author="Aarik Gulaya [2]" w:date="2026-04-27T15:52:00Z" w16du:dateUtc="2026-04-27T22:52:00Z">
                  <w:rPr/>
                </w:rPrChange>
              </w:rPr>
              <w:t>8</w:t>
            </w:r>
          </w:p>
        </w:tc>
        <w:tc>
          <w:tcPr>
            <w:tcW w:w="1260" w:type="dxa"/>
            <w:tcPrChange w:id="1200" w:author="Aarik Gulaya [2]" w:date="2026-04-27T15:51:00Z" w16du:dateUtc="2026-04-27T22:51:00Z">
              <w:tcPr>
                <w:tcW w:w="833" w:type="dxa"/>
                <w:gridSpan w:val="2"/>
              </w:tcPr>
            </w:tcPrChange>
          </w:tcPr>
          <w:p w14:paraId="4BE3B06F" w14:textId="77777777" w:rsidR="006B304D" w:rsidRPr="00AA356E" w:rsidRDefault="00000000">
            <w:pPr>
              <w:pStyle w:val="Compact"/>
              <w:jc w:val="right"/>
              <w:rPr>
                <w:sz w:val="20"/>
                <w:szCs w:val="20"/>
                <w:rPrChange w:id="1201" w:author="Aarik Gulaya [2]" w:date="2026-04-27T15:52:00Z" w16du:dateUtc="2026-04-27T22:52:00Z">
                  <w:rPr/>
                </w:rPrChange>
              </w:rPr>
            </w:pPr>
            <w:r w:rsidRPr="00AA356E">
              <w:rPr>
                <w:sz w:val="20"/>
                <w:szCs w:val="20"/>
                <w:rPrChange w:id="1202" w:author="Aarik Gulaya [2]" w:date="2026-04-27T15:52:00Z" w16du:dateUtc="2026-04-27T22:52:00Z">
                  <w:rPr/>
                </w:rPrChange>
              </w:rPr>
              <w:t>2</w:t>
            </w:r>
          </w:p>
        </w:tc>
        <w:tc>
          <w:tcPr>
            <w:tcW w:w="811" w:type="dxa"/>
            <w:tcPrChange w:id="1203" w:author="Aarik Gulaya [2]" w:date="2026-04-27T15:51:00Z" w16du:dateUtc="2026-04-27T22:51:00Z">
              <w:tcPr>
                <w:tcW w:w="833" w:type="dxa"/>
                <w:gridSpan w:val="2"/>
              </w:tcPr>
            </w:tcPrChange>
          </w:tcPr>
          <w:p w14:paraId="78F46950" w14:textId="77777777" w:rsidR="006B304D" w:rsidRPr="00AA356E" w:rsidRDefault="00000000">
            <w:pPr>
              <w:pStyle w:val="Compact"/>
              <w:jc w:val="right"/>
              <w:rPr>
                <w:sz w:val="20"/>
                <w:szCs w:val="20"/>
                <w:rPrChange w:id="1204" w:author="Aarik Gulaya [2]" w:date="2026-04-27T15:52:00Z" w16du:dateUtc="2026-04-27T22:52:00Z">
                  <w:rPr/>
                </w:rPrChange>
              </w:rPr>
            </w:pPr>
            <w:r w:rsidRPr="00AA356E">
              <w:rPr>
                <w:sz w:val="20"/>
                <w:szCs w:val="20"/>
                <w:rPrChange w:id="1205" w:author="Aarik Gulaya [2]" w:date="2026-04-27T15:52:00Z" w16du:dateUtc="2026-04-27T22:52:00Z">
                  <w:rPr/>
                </w:rPrChange>
              </w:rPr>
              <w:t>39</w:t>
            </w:r>
          </w:p>
        </w:tc>
      </w:tr>
      <w:tr w:rsidR="006B304D" w:rsidRPr="00AA356E" w14:paraId="0CDCC434" w14:textId="77777777" w:rsidTr="00AA356E">
        <w:trPr>
          <w:trPrChange w:id="1206" w:author="Aarik Gulaya [2]" w:date="2026-04-27T15:51:00Z" w16du:dateUtc="2026-04-27T22:51:00Z">
            <w:trPr>
              <w:gridAfter w:val="0"/>
            </w:trPr>
          </w:trPrChange>
        </w:trPr>
        <w:tc>
          <w:tcPr>
            <w:tcW w:w="918" w:type="dxa"/>
            <w:tcPrChange w:id="1207" w:author="Aarik Gulaya [2]" w:date="2026-04-27T15:51:00Z" w16du:dateUtc="2026-04-27T22:51:00Z">
              <w:tcPr>
                <w:tcW w:w="625" w:type="dxa"/>
              </w:tcPr>
            </w:tcPrChange>
          </w:tcPr>
          <w:p w14:paraId="687AC401" w14:textId="77777777" w:rsidR="006B304D" w:rsidRPr="00AA356E" w:rsidRDefault="00000000">
            <w:pPr>
              <w:pStyle w:val="Compact"/>
              <w:rPr>
                <w:sz w:val="20"/>
                <w:szCs w:val="20"/>
                <w:rPrChange w:id="1208" w:author="Aarik Gulaya [2]" w:date="2026-04-27T15:52:00Z" w16du:dateUtc="2026-04-27T22:52:00Z">
                  <w:rPr/>
                </w:rPrChange>
              </w:rPr>
            </w:pPr>
            <w:r w:rsidRPr="00AA356E">
              <w:rPr>
                <w:sz w:val="20"/>
                <w:szCs w:val="20"/>
                <w:rPrChange w:id="1209" w:author="Aarik Gulaya [2]" w:date="2026-04-27T15:52:00Z" w16du:dateUtc="2026-04-27T22:52:00Z">
                  <w:rPr/>
                </w:rPrChange>
              </w:rPr>
              <w:t>Base Layer</w:t>
            </w:r>
          </w:p>
        </w:tc>
        <w:tc>
          <w:tcPr>
            <w:tcW w:w="1170" w:type="dxa"/>
            <w:tcPrChange w:id="1210" w:author="Aarik Gulaya [2]" w:date="2026-04-27T15:51:00Z" w16du:dateUtc="2026-04-27T22:51:00Z">
              <w:tcPr>
                <w:tcW w:w="625" w:type="dxa"/>
                <w:gridSpan w:val="2"/>
              </w:tcPr>
            </w:tcPrChange>
          </w:tcPr>
          <w:p w14:paraId="48BE40B7" w14:textId="77777777" w:rsidR="006B304D" w:rsidRPr="00AA356E" w:rsidRDefault="00000000">
            <w:pPr>
              <w:pStyle w:val="Compact"/>
              <w:rPr>
                <w:sz w:val="20"/>
                <w:szCs w:val="20"/>
                <w:rPrChange w:id="1211" w:author="Aarik Gulaya [2]" w:date="2026-04-27T15:52:00Z" w16du:dateUtc="2026-04-27T22:52:00Z">
                  <w:rPr/>
                </w:rPrChange>
              </w:rPr>
            </w:pPr>
            <w:r w:rsidRPr="00AA356E">
              <w:rPr>
                <w:sz w:val="20"/>
                <w:szCs w:val="20"/>
                <w:rPrChange w:id="1212" w:author="Aarik Gulaya [2]" w:date="2026-04-27T15:52:00Z" w16du:dateUtc="2026-04-27T22:52:00Z">
                  <w:rPr/>
                </w:rPrChange>
              </w:rPr>
              <w:t>Keckley</w:t>
            </w:r>
          </w:p>
        </w:tc>
        <w:tc>
          <w:tcPr>
            <w:tcW w:w="1170" w:type="dxa"/>
            <w:tcPrChange w:id="1213" w:author="Aarik Gulaya [2]" w:date="2026-04-27T15:51:00Z" w16du:dateUtc="2026-04-27T22:51:00Z">
              <w:tcPr>
                <w:tcW w:w="833" w:type="dxa"/>
                <w:gridSpan w:val="2"/>
              </w:tcPr>
            </w:tcPrChange>
          </w:tcPr>
          <w:p w14:paraId="45C58AF7" w14:textId="77777777" w:rsidR="006B304D" w:rsidRPr="00AA356E" w:rsidRDefault="00000000">
            <w:pPr>
              <w:pStyle w:val="Compact"/>
              <w:jc w:val="right"/>
              <w:rPr>
                <w:sz w:val="20"/>
                <w:szCs w:val="20"/>
                <w:rPrChange w:id="1214" w:author="Aarik Gulaya [2]" w:date="2026-04-27T15:52:00Z" w16du:dateUtc="2026-04-27T22:52:00Z">
                  <w:rPr/>
                </w:rPrChange>
              </w:rPr>
            </w:pPr>
            <w:r w:rsidRPr="00AA356E">
              <w:rPr>
                <w:b/>
                <w:bCs/>
                <w:sz w:val="20"/>
                <w:szCs w:val="20"/>
                <w:rPrChange w:id="1215" w:author="Aarik Gulaya [2]" w:date="2026-04-27T15:52:00Z" w16du:dateUtc="2026-04-27T22:52:00Z">
                  <w:rPr>
                    <w:b/>
                    <w:bCs/>
                  </w:rPr>
                </w:rPrChange>
              </w:rPr>
              <w:t>−0.04</w:t>
            </w:r>
          </w:p>
        </w:tc>
        <w:tc>
          <w:tcPr>
            <w:tcW w:w="720" w:type="dxa"/>
            <w:tcPrChange w:id="1216" w:author="Aarik Gulaya [2]" w:date="2026-04-27T15:51:00Z" w16du:dateUtc="2026-04-27T22:51:00Z">
              <w:tcPr>
                <w:tcW w:w="833" w:type="dxa"/>
                <w:gridSpan w:val="2"/>
              </w:tcPr>
            </w:tcPrChange>
          </w:tcPr>
          <w:p w14:paraId="46710171" w14:textId="77777777" w:rsidR="006B304D" w:rsidRPr="00AA356E" w:rsidRDefault="00000000">
            <w:pPr>
              <w:pStyle w:val="Compact"/>
              <w:jc w:val="right"/>
              <w:rPr>
                <w:sz w:val="20"/>
                <w:szCs w:val="20"/>
                <w:rPrChange w:id="1217" w:author="Aarik Gulaya [2]" w:date="2026-04-27T15:52:00Z" w16du:dateUtc="2026-04-27T22:52:00Z">
                  <w:rPr/>
                </w:rPrChange>
              </w:rPr>
            </w:pPr>
            <w:r w:rsidRPr="00AA356E">
              <w:rPr>
                <w:sz w:val="20"/>
                <w:szCs w:val="20"/>
                <w:rPrChange w:id="1218" w:author="Aarik Gulaya [2]" w:date="2026-04-27T15:52:00Z" w16du:dateUtc="2026-04-27T22:52:00Z">
                  <w:rPr/>
                </w:rPrChange>
              </w:rPr>
              <w:t>2.51</w:t>
            </w:r>
          </w:p>
        </w:tc>
        <w:tc>
          <w:tcPr>
            <w:tcW w:w="720" w:type="dxa"/>
            <w:tcPrChange w:id="1219" w:author="Aarik Gulaya [2]" w:date="2026-04-27T15:51:00Z" w16du:dateUtc="2026-04-27T22:51:00Z">
              <w:tcPr>
                <w:tcW w:w="833" w:type="dxa"/>
                <w:gridSpan w:val="2"/>
              </w:tcPr>
            </w:tcPrChange>
          </w:tcPr>
          <w:p w14:paraId="7851327A" w14:textId="77777777" w:rsidR="006B304D" w:rsidRPr="00AA356E" w:rsidRDefault="00000000">
            <w:pPr>
              <w:pStyle w:val="Compact"/>
              <w:jc w:val="right"/>
              <w:rPr>
                <w:sz w:val="20"/>
                <w:szCs w:val="20"/>
                <w:rPrChange w:id="1220" w:author="Aarik Gulaya [2]" w:date="2026-04-27T15:52:00Z" w16du:dateUtc="2026-04-27T22:52:00Z">
                  <w:rPr/>
                </w:rPrChange>
              </w:rPr>
            </w:pPr>
            <w:r w:rsidRPr="00AA356E">
              <w:rPr>
                <w:sz w:val="20"/>
                <w:szCs w:val="20"/>
                <w:rPrChange w:id="1221" w:author="Aarik Gulaya [2]" w:date="2026-04-27T15:52:00Z" w16du:dateUtc="2026-04-27T22:52:00Z">
                  <w:rPr/>
                </w:rPrChange>
              </w:rPr>
              <w:t>2.48</w:t>
            </w:r>
          </w:p>
        </w:tc>
        <w:tc>
          <w:tcPr>
            <w:tcW w:w="720" w:type="dxa"/>
            <w:tcPrChange w:id="1222" w:author="Aarik Gulaya [2]" w:date="2026-04-27T15:51:00Z" w16du:dateUtc="2026-04-27T22:51:00Z">
              <w:tcPr>
                <w:tcW w:w="833" w:type="dxa"/>
                <w:gridSpan w:val="3"/>
              </w:tcPr>
            </w:tcPrChange>
          </w:tcPr>
          <w:p w14:paraId="5E0A57C6" w14:textId="77777777" w:rsidR="006B304D" w:rsidRPr="00AA356E" w:rsidRDefault="00000000">
            <w:pPr>
              <w:pStyle w:val="Compact"/>
              <w:jc w:val="right"/>
              <w:rPr>
                <w:sz w:val="20"/>
                <w:szCs w:val="20"/>
                <w:rPrChange w:id="1223" w:author="Aarik Gulaya [2]" w:date="2026-04-27T15:52:00Z" w16du:dateUtc="2026-04-27T22:52:00Z">
                  <w:rPr/>
                </w:rPrChange>
              </w:rPr>
            </w:pPr>
            <w:r w:rsidRPr="00AA356E">
              <w:rPr>
                <w:sz w:val="20"/>
                <w:szCs w:val="20"/>
                <w:rPrChange w:id="1224" w:author="Aarik Gulaya [2]" w:date="2026-04-27T15:52:00Z" w16du:dateUtc="2026-04-27T22:52:00Z">
                  <w:rPr/>
                </w:rPrChange>
              </w:rPr>
              <w:t>14</w:t>
            </w:r>
          </w:p>
        </w:tc>
        <w:tc>
          <w:tcPr>
            <w:tcW w:w="990" w:type="dxa"/>
            <w:tcPrChange w:id="1225" w:author="Aarik Gulaya [2]" w:date="2026-04-27T15:51:00Z" w16du:dateUtc="2026-04-27T22:51:00Z">
              <w:tcPr>
                <w:tcW w:w="833" w:type="dxa"/>
                <w:gridSpan w:val="2"/>
              </w:tcPr>
            </w:tcPrChange>
          </w:tcPr>
          <w:p w14:paraId="4DD61EAC" w14:textId="77777777" w:rsidR="006B304D" w:rsidRPr="00AA356E" w:rsidRDefault="00000000">
            <w:pPr>
              <w:pStyle w:val="Compact"/>
              <w:jc w:val="right"/>
              <w:rPr>
                <w:sz w:val="20"/>
                <w:szCs w:val="20"/>
                <w:rPrChange w:id="1226" w:author="Aarik Gulaya [2]" w:date="2026-04-27T15:52:00Z" w16du:dateUtc="2026-04-27T22:52:00Z">
                  <w:rPr/>
                </w:rPrChange>
              </w:rPr>
            </w:pPr>
            <w:r w:rsidRPr="00AA356E">
              <w:rPr>
                <w:sz w:val="20"/>
                <w:szCs w:val="20"/>
                <w:rPrChange w:id="1227" w:author="Aarik Gulaya [2]" w:date="2026-04-27T15:52:00Z" w16du:dateUtc="2026-04-27T22:52:00Z">
                  <w:rPr/>
                </w:rPrChange>
              </w:rPr>
              <w:t>10</w:t>
            </w:r>
          </w:p>
        </w:tc>
        <w:tc>
          <w:tcPr>
            <w:tcW w:w="1170" w:type="dxa"/>
            <w:tcPrChange w:id="1228" w:author="Aarik Gulaya [2]" w:date="2026-04-27T15:51:00Z" w16du:dateUtc="2026-04-27T22:51:00Z">
              <w:tcPr>
                <w:tcW w:w="833" w:type="dxa"/>
              </w:tcPr>
            </w:tcPrChange>
          </w:tcPr>
          <w:p w14:paraId="2A637ADC" w14:textId="77777777" w:rsidR="006B304D" w:rsidRPr="00AA356E" w:rsidRDefault="00000000">
            <w:pPr>
              <w:pStyle w:val="Compact"/>
              <w:jc w:val="right"/>
              <w:rPr>
                <w:sz w:val="20"/>
                <w:szCs w:val="20"/>
                <w:rPrChange w:id="1229" w:author="Aarik Gulaya [2]" w:date="2026-04-27T15:52:00Z" w16du:dateUtc="2026-04-27T22:52:00Z">
                  <w:rPr/>
                </w:rPrChange>
              </w:rPr>
            </w:pPr>
            <w:r w:rsidRPr="00AA356E">
              <w:rPr>
                <w:sz w:val="20"/>
                <w:szCs w:val="20"/>
                <w:rPrChange w:id="1230" w:author="Aarik Gulaya [2]" w:date="2026-04-27T15:52:00Z" w16du:dateUtc="2026-04-27T22:52:00Z">
                  <w:rPr/>
                </w:rPrChange>
              </w:rPr>
              <w:t>2</w:t>
            </w:r>
          </w:p>
        </w:tc>
        <w:tc>
          <w:tcPr>
            <w:tcW w:w="1260" w:type="dxa"/>
            <w:tcPrChange w:id="1231" w:author="Aarik Gulaya [2]" w:date="2026-04-27T15:51:00Z" w16du:dateUtc="2026-04-27T22:51:00Z">
              <w:tcPr>
                <w:tcW w:w="833" w:type="dxa"/>
                <w:gridSpan w:val="2"/>
              </w:tcPr>
            </w:tcPrChange>
          </w:tcPr>
          <w:p w14:paraId="456D239C" w14:textId="77777777" w:rsidR="006B304D" w:rsidRPr="00AA356E" w:rsidRDefault="00000000">
            <w:pPr>
              <w:pStyle w:val="Compact"/>
              <w:jc w:val="right"/>
              <w:rPr>
                <w:sz w:val="20"/>
                <w:szCs w:val="20"/>
                <w:rPrChange w:id="1232" w:author="Aarik Gulaya [2]" w:date="2026-04-27T15:52:00Z" w16du:dateUtc="2026-04-27T22:52:00Z">
                  <w:rPr/>
                </w:rPrChange>
              </w:rPr>
            </w:pPr>
            <w:r w:rsidRPr="00AA356E">
              <w:rPr>
                <w:sz w:val="20"/>
                <w:szCs w:val="20"/>
                <w:rPrChange w:id="1233" w:author="Aarik Gulaya [2]" w:date="2026-04-27T15:52:00Z" w16du:dateUtc="2026-04-27T22:52:00Z">
                  <w:rPr/>
                </w:rPrChange>
              </w:rPr>
              <w:t>3</w:t>
            </w:r>
          </w:p>
        </w:tc>
        <w:tc>
          <w:tcPr>
            <w:tcW w:w="811" w:type="dxa"/>
            <w:tcPrChange w:id="1234" w:author="Aarik Gulaya [2]" w:date="2026-04-27T15:51:00Z" w16du:dateUtc="2026-04-27T22:51:00Z">
              <w:tcPr>
                <w:tcW w:w="833" w:type="dxa"/>
                <w:gridSpan w:val="2"/>
              </w:tcPr>
            </w:tcPrChange>
          </w:tcPr>
          <w:p w14:paraId="06FC01C6" w14:textId="77777777" w:rsidR="006B304D" w:rsidRPr="00AA356E" w:rsidRDefault="00000000">
            <w:pPr>
              <w:pStyle w:val="Compact"/>
              <w:jc w:val="right"/>
              <w:rPr>
                <w:sz w:val="20"/>
                <w:szCs w:val="20"/>
                <w:rPrChange w:id="1235" w:author="Aarik Gulaya [2]" w:date="2026-04-27T15:52:00Z" w16du:dateUtc="2026-04-27T22:52:00Z">
                  <w:rPr/>
                </w:rPrChange>
              </w:rPr>
            </w:pPr>
            <w:r w:rsidRPr="00AA356E">
              <w:rPr>
                <w:sz w:val="20"/>
                <w:szCs w:val="20"/>
                <w:rPrChange w:id="1236" w:author="Aarik Gulaya [2]" w:date="2026-04-27T15:52:00Z" w16du:dateUtc="2026-04-27T22:52:00Z">
                  <w:rPr/>
                </w:rPrChange>
              </w:rPr>
              <w:t>39</w:t>
            </w:r>
          </w:p>
        </w:tc>
      </w:tr>
    </w:tbl>
    <w:p w14:paraId="0C5FA602" w14:textId="77777777" w:rsidR="006B304D" w:rsidRDefault="00000000">
      <w:pPr>
        <w:pStyle w:val="BodyText"/>
      </w:pPr>
      <w:r>
        <w:rPr>
          <w:i/>
          <w:iCs/>
        </w:rPr>
        <w:t xml:space="preserve">Table 4.6. Every row is a mixture. Even Zep’s strongest row (Seacole, Δ +0.47) has 7 questions where the specification regresses by more than 0.3 points. The Mem0 Keckley row (Δ −0.02) resolves into 12 wins + 13 losses at the question level, not 39 small effects. Supermemory per-subject distributions are in </w:t>
      </w:r>
      <w:hyperlink w:anchor="sec-4-4">
        <w:r w:rsidR="006B304D">
          <w:rPr>
            <w:rStyle w:val="Hyperlink"/>
            <w:i/>
            <w:iCs/>
          </w:rPr>
          <w:t>§4.4</w:t>
        </w:r>
      </w:hyperlink>
      <w:r>
        <w:rPr>
          <w:i/>
          <w:iCs/>
        </w:rPr>
        <w:t xml:space="preserve"> (aggregate across 13 globals: 57 large improvements, 53 large regressions, mean swings +1.55 and −1.38). Letta archival on Hamerton aggregates over n=38 paired questions (one question excluded by the strict 5-judge inclusion rule because of a single missing per-judge cell on either C1 or C3); every other row retains all 39.</w:t>
      </w:r>
    </w:p>
    <w:p w14:paraId="4C704729" w14:textId="77777777" w:rsidR="006B304D" w:rsidRDefault="00000000">
      <w:pPr>
        <w:pStyle w:val="BodyText"/>
      </w:pPr>
      <w:commentRangeStart w:id="1237"/>
      <w:r>
        <w:rPr>
          <w:i/>
          <w:iCs/>
        </w:rPr>
        <w:lastRenderedPageBreak/>
        <w:t>Note on judge panel.</w:t>
      </w:r>
      <w:r>
        <w:t xml:space="preserve"> Every cell in this table is computed under the locked 5-judge primary panel (Haiku, Sonnet, Opus, GPT-4o, GPT-5.4). The per-system Aggregate Δ values match the scaffold values in </w:t>
      </w:r>
      <w:r>
        <w:rPr>
          <w:rStyle w:val="VerbatimChar"/>
        </w:rPr>
        <w:t>docs/research/v11_emit/4_4_2_4_4_3.json</w:t>
      </w:r>
      <w:r>
        <w:t xml:space="preserve"> to within rounding, and the per-row Wins / Losses / Large-improvement / Large-regression counts are computed from the same panel via </w:t>
      </w:r>
      <w:r>
        <w:rPr>
          <w:rStyle w:val="VerbatimChar"/>
        </w:rPr>
        <w:t>scripts/_table_4_6_5judge_recompute.py</w:t>
      </w:r>
      <w:r>
        <w:t>. Earlier drafts of this table presented per-row counts under a 6-judge audit panel (5 primary + Gemini Flash) carried over from prior paired analyses; under the strict 5-judge primary, Aggregate Δs shrink by 0.01 to 0.06 across the 8 rows, no row’s sign flips, and the mixture pattern is invariant. The 5-judge primary aggregate help/hurt counts for Supermemory across all 13 globals are 57 helps and 53 hurts on n=546 paired questions (</w:t>
      </w:r>
      <w:r>
        <w:rPr>
          <w:rStyle w:val="VerbatimChar"/>
        </w:rPr>
        <w:t>4_4_2_supermemory_helps_n</w:t>
      </w:r>
      <w:r>
        <w:t xml:space="preserve">, </w:t>
      </w:r>
      <w:r>
        <w:rPr>
          <w:rStyle w:val="VerbatimChar"/>
        </w:rPr>
        <w:t>4_4_2_supermemory_hurts_n</w:t>
      </w:r>
      <w:r>
        <w:t xml:space="preserve">, </w:t>
      </w:r>
      <w:r>
        <w:rPr>
          <w:rStyle w:val="VerbatimChar"/>
        </w:rPr>
        <w:t>4_4_2_supermemory_paired_total_n</w:t>
      </w:r>
      <w:r>
        <w:t>).</w:t>
      </w:r>
      <w:commentRangeEnd w:id="1237"/>
      <w:r w:rsidR="000E7342">
        <w:rPr>
          <w:rStyle w:val="CommentReference"/>
          <w:sz w:val="22"/>
          <w:szCs w:val="22"/>
        </w:rPr>
        <w:commentReference w:id="1237"/>
      </w:r>
    </w:p>
    <w:p w14:paraId="0A66BEB9" w14:textId="77777777" w:rsidR="006B304D" w:rsidRDefault="00000000">
      <w:r>
        <w:pict w14:anchorId="19CE4C49">
          <v:rect id="_x0000_i1399" style="width:0;height:1.5pt" o:hralign="center" o:hrstd="t" o:hr="t"/>
        </w:pict>
      </w:r>
    </w:p>
    <w:p w14:paraId="22AF75FB" w14:textId="77777777" w:rsidR="006B304D" w:rsidRDefault="00000000">
      <w:pPr>
        <w:pStyle w:val="FirstParagraph"/>
      </w:pPr>
      <w:commentRangeStart w:id="1238"/>
      <w:r>
        <w:rPr>
          <w:b/>
          <w:bCs/>
        </w:rPr>
        <w:t xml:space="preserve">The three mechanisms from </w:t>
      </w:r>
      <w:hyperlink w:anchor="sec-4-4">
        <w:r w:rsidR="006B304D">
          <w:rPr>
            <w:rStyle w:val="Hyperlink"/>
            <w:b/>
            <w:bCs/>
          </w:rPr>
          <w:t>§4.4</w:t>
        </w:r>
      </w:hyperlink>
      <w:r>
        <w:rPr>
          <w:b/>
          <w:bCs/>
        </w:rPr>
        <w:t xml:space="preserve"> reproduce across all five memory systems.</w:t>
      </w:r>
      <w:commentRangeEnd w:id="1238"/>
      <w:r w:rsidR="000E7342">
        <w:rPr>
          <w:rStyle w:val="CommentReference"/>
          <w:sz w:val="22"/>
          <w:szCs w:val="22"/>
        </w:rPr>
        <w:commentReference w:id="1238"/>
      </w:r>
    </w:p>
    <w:p w14:paraId="404DEF8E" w14:textId="77777777" w:rsidR="006B304D" w:rsidRDefault="00000000">
      <w:pPr>
        <w:pStyle w:val="BodyText"/>
      </w:pPr>
      <w:r>
        <w:t xml:space="preserve">The three mechanisms identified on Supermemory in </w:t>
      </w:r>
      <w:hyperlink w:anchor="sec-4-4">
        <w:r w:rsidR="006B304D">
          <w:rPr>
            <w:rStyle w:val="Hyperlink"/>
          </w:rPr>
          <w:t>§4.4</w:t>
        </w:r>
      </w:hyperlink>
      <w:r>
        <w:t xml:space="preserve"> reproduce on every memory system in the paired analyses, with the relative frequency of each mechanism shifting by system. In plainer language:</w:t>
      </w:r>
    </w:p>
    <w:p w14:paraId="08EBFE78" w14:textId="77777777" w:rsidR="006B304D" w:rsidRDefault="00000000">
      <w:pPr>
        <w:pStyle w:val="Compact"/>
        <w:numPr>
          <w:ilvl w:val="0"/>
          <w:numId w:val="21"/>
        </w:numPr>
      </w:pPr>
      <w:r>
        <w:rPr>
          <w:b/>
          <w:bCs/>
        </w:rPr>
        <w:t>Pattern 1. Specification supplies a pattern retrieval cannot.</w:t>
      </w:r>
      <w:r>
        <w:t xml:space="preserve"> The retrieval returned the relevant facts but not the interpretive pattern for how the subject processes those facts; the specification supplies that pattern and the prediction improves.</w:t>
      </w:r>
    </w:p>
    <w:p w14:paraId="608DF9F0" w14:textId="77777777" w:rsidR="006B304D" w:rsidRDefault="00000000">
      <w:pPr>
        <w:pStyle w:val="Compact"/>
        <w:numPr>
          <w:ilvl w:val="0"/>
          <w:numId w:val="21"/>
        </w:numPr>
      </w:pPr>
      <w:r>
        <w:rPr>
          <w:b/>
          <w:bCs/>
        </w:rPr>
        <w:t>Pattern 2. Specification over-theorizes a question retrieval already answered plainly.</w:t>
      </w:r>
      <w:r>
        <w:t xml:space="preserve"> The retrieval returned a clean surface answer and the ground truth is a simple literal statement; the specification pulls the response toward interpretive depth the question does not require, and the score drops.</w:t>
      </w:r>
    </w:p>
    <w:p w14:paraId="41BA5CCE" w14:textId="77777777" w:rsidR="006B304D" w:rsidRDefault="00000000">
      <w:pPr>
        <w:pStyle w:val="Compact"/>
        <w:numPr>
          <w:ilvl w:val="0"/>
          <w:numId w:val="21"/>
        </w:numPr>
      </w:pPr>
      <w:r>
        <w:rPr>
          <w:b/>
          <w:bCs/>
        </w:rPr>
        <w:t>Pattern 3. Specification induces a refusal the content-match rubric cannot score as anything but wrong.</w:t>
      </w:r>
      <w:r>
        <w:t xml:space="preserve"> The specification’s honesty or dignity axioms lead the model to decline to speculate where retrieval was insufficient; the rubric scores the refusal identically to an off-base prediction.</w:t>
      </w:r>
    </w:p>
    <w:p w14:paraId="258724E7" w14:textId="77777777" w:rsidR="006B304D" w:rsidRDefault="00000000">
      <w:pPr>
        <w:pStyle w:val="FirstParagraph"/>
      </w:pPr>
      <w:r>
        <w:t>Representative cross-system examples of each:</w:t>
      </w:r>
    </w:p>
    <w:p w14:paraId="4C9F7222" w14:textId="77777777" w:rsidR="006B304D" w:rsidRDefault="00000000">
      <w:pPr>
        <w:pStyle w:val="Compact"/>
        <w:numPr>
          <w:ilvl w:val="0"/>
          <w:numId w:val="22"/>
        </w:numPr>
      </w:pPr>
      <w:r>
        <w:rPr>
          <w:b/>
          <w:bCs/>
        </w:rPr>
        <w:t>Pattern 1 (pattern supply) on Mem0 (Ebers Q11, Δ +1.67).</w:t>
      </w:r>
      <w:r>
        <w:t xml:space="preserve"> C1 used the retrieved biographical facts to produce “patience and fortitude” as a generic character prediction (mean 1.83). C3 supplied the ideal-vs-reality axiom directly and predicted Ebers’ specific institutional-disillusionment pattern (mean 3.50), matching the held-out </w:t>
      </w:r>
      <w:r>
        <w:rPr>
          <w:i/>
          <w:iCs/>
        </w:rPr>
        <w:t>“I had come hither full of beautiful ideals… the very first day made me suspect how many obstacles I should encounter.”</w:t>
      </w:r>
      <w:r>
        <w:t xml:space="preserve"> The retrieval had the biography; the specification had the pattern for how Ebers processes institutional failure.</w:t>
      </w:r>
    </w:p>
    <w:p w14:paraId="1BEA4F61" w14:textId="77777777" w:rsidR="006B304D" w:rsidRDefault="00000000">
      <w:pPr>
        <w:pStyle w:val="Compact"/>
        <w:numPr>
          <w:ilvl w:val="0"/>
          <w:numId w:val="22"/>
        </w:numPr>
      </w:pPr>
      <w:r>
        <w:rPr>
          <w:b/>
          <w:bCs/>
        </w:rPr>
        <w:t>Pattern 2 (over-theorization) on Base Layer (Yung Wing Q31, Δ −1.33).</w:t>
      </w:r>
      <w:r>
        <w:t xml:space="preserve"> C1 produced a plain correct prediction: “walked on air, gratitude.” C3 elaborated a theory of “gratitude as epistemology” in which the emotional register “holds multiple registers simultaneously rather than collapsing into simple triumph.” The held-out is </w:t>
      </w:r>
      <w:r>
        <w:rPr>
          <w:i/>
          <w:iCs/>
        </w:rPr>
        <w:t>“walked on air, and he worshipped God.”</w:t>
      </w:r>
      <w:r>
        <w:t xml:space="preserve"> Same mechanism as </w:t>
      </w:r>
      <w:hyperlink w:anchor="sec-4-4">
        <w:r w:rsidR="006B304D">
          <w:rPr>
            <w:rStyle w:val="Hyperlink"/>
          </w:rPr>
          <w:t>§4.4</w:t>
        </w:r>
      </w:hyperlink>
      <w:r>
        <w:t xml:space="preserve"> Example 2 (Yung Wing Q5 on Supermemory): the specification shifted the prediction toward interpretive depth where the surface answer was correct.</w:t>
      </w:r>
    </w:p>
    <w:p w14:paraId="06F40B97" w14:textId="77777777" w:rsidR="006B304D" w:rsidRDefault="00000000">
      <w:pPr>
        <w:pStyle w:val="Compact"/>
        <w:numPr>
          <w:ilvl w:val="0"/>
          <w:numId w:val="22"/>
        </w:numPr>
      </w:pPr>
      <w:r>
        <w:rPr>
          <w:b/>
          <w:bCs/>
        </w:rPr>
        <w:t>Pattern 3 (default-axiom overgeneralization) on Base Layer (Ebers Q1, Δ −1.00).</w:t>
      </w:r>
      <w:r>
        <w:t xml:space="preserve"> The held-out is an unconditional evangelical proclamation: </w:t>
      </w:r>
      <w:r>
        <w:rPr>
          <w:i/>
          <w:iCs/>
        </w:rPr>
        <w:t>“Like the apostle, I would fain proclaim the gospel to all men according to the best of my powers.”</w:t>
      </w:r>
      <w:r>
        <w:t xml:space="preserve"> C1 predicted “positively and earnestly,” matching the unconditional register. C3 applied the specification’s “lived particularity over abstraction” axiom and predicted “receptivity, but only if the appeal is grounded in lived particularity rather than abstract principle.” The axiom is correct on average but overgeneralizes </w:t>
      </w:r>
      <w:r>
        <w:lastRenderedPageBreak/>
        <w:t>on this specific unconditional moment. Reproduces on Mem0 and Supermemory with the same mechanism.</w:t>
      </w:r>
    </w:p>
    <w:p w14:paraId="5B6D610B" w14:textId="77777777" w:rsidR="006B304D" w:rsidRDefault="00000000">
      <w:pPr>
        <w:pStyle w:val="FirstParagraph"/>
      </w:pPr>
      <w:r>
        <w:t>The relative frequency of each pattern shifts across systems in a way that tracks how much of the plain answer the retrieval already supplies. Qualitatively, from the paired analyses:</w:t>
      </w:r>
    </w:p>
    <w:p w14:paraId="0E30BDE3" w14:textId="77777777" w:rsidR="006B304D" w:rsidRDefault="00000000">
      <w:pPr>
        <w:pStyle w:val="Compact"/>
        <w:numPr>
          <w:ilvl w:val="0"/>
          <w:numId w:val="23"/>
        </w:numPr>
      </w:pPr>
      <w:r>
        <w:rPr>
          <w:b/>
          <w:bCs/>
        </w:rPr>
        <w:t>Mem0</w:t>
      </w:r>
      <w:r>
        <w:t xml:space="preserve"> (atomic-fact retrieval): more Pattern 1 on interpretation-heavy questions; more Pattern 2 on literal-recall questions that the atomic facts already answer.</w:t>
      </w:r>
    </w:p>
    <w:p w14:paraId="7EF16D9A" w14:textId="77777777" w:rsidR="006B304D" w:rsidRDefault="00000000">
      <w:pPr>
        <w:pStyle w:val="Compact"/>
        <w:numPr>
          <w:ilvl w:val="0"/>
          <w:numId w:val="23"/>
        </w:numPr>
      </w:pPr>
      <w:r>
        <w:rPr>
          <w:b/>
          <w:bCs/>
        </w:rPr>
        <w:t>Letta archival</w:t>
      </w:r>
      <w:r>
        <w:t xml:space="preserve"> (retrieval with 0.34-0.47 dedup ratio, so only 3-5 unique facts in a top-10 list, documented in </w:t>
      </w:r>
      <w:r>
        <w:rPr>
          <w:rStyle w:val="VerbatimChar"/>
        </w:rPr>
        <w:t>mem0_letta_zep_c1_vs_c3_analysis.md</w:t>
      </w:r>
      <w:r>
        <w:t>): large-magnitude Pattern 1 improvements when the few unique facts align with the specification; moderate Pattern 2 and Pattern 3 losses otherwise.</w:t>
      </w:r>
    </w:p>
    <w:p w14:paraId="0F06995F" w14:textId="77777777" w:rsidR="006B304D" w:rsidRDefault="00000000">
      <w:pPr>
        <w:pStyle w:val="Compact"/>
        <w:numPr>
          <w:ilvl w:val="0"/>
          <w:numId w:val="23"/>
        </w:numPr>
      </w:pPr>
      <w:r>
        <w:rPr>
          <w:b/>
          <w:bCs/>
        </w:rPr>
        <w:t>Zep</w:t>
      </w:r>
      <w:r>
        <w:t xml:space="preserve"> (temporal graph, verbose relational structure): most favorable balance across Patterns 1-3, with the fewest large-magnitude regressions in the paired sample (0 on Seacole).</w:t>
      </w:r>
    </w:p>
    <w:p w14:paraId="0B367EB2" w14:textId="77777777" w:rsidR="006B304D" w:rsidRDefault="00000000">
      <w:pPr>
        <w:pStyle w:val="Compact"/>
        <w:numPr>
          <w:ilvl w:val="0"/>
          <w:numId w:val="23"/>
        </w:numPr>
      </w:pPr>
      <w:commentRangeStart w:id="1239"/>
      <w:r>
        <w:rPr>
          <w:b/>
          <w:bCs/>
        </w:rPr>
        <w:t>Supermemory</w:t>
      </w:r>
      <w:commentRangeEnd w:id="1239"/>
      <w:r w:rsidR="000E7342">
        <w:rPr>
          <w:rStyle w:val="CommentReference"/>
          <w:sz w:val="22"/>
          <w:szCs w:val="22"/>
        </w:rPr>
        <w:commentReference w:id="1239"/>
      </w:r>
      <w:r>
        <w:t xml:space="preserve"> (strong embedding retrieval, highest C1 mean ~2.65): more Pattern 2 and Pattern 3 because strong retrieval more often already supplies the plain answer, giving the specification more chances to over-theorize or refuse.</w:t>
      </w:r>
    </w:p>
    <w:p w14:paraId="44A73A72" w14:textId="77777777" w:rsidR="006B304D" w:rsidRDefault="00000000">
      <w:pPr>
        <w:pStyle w:val="Compact"/>
        <w:numPr>
          <w:ilvl w:val="0"/>
          <w:numId w:val="23"/>
        </w:numPr>
      </w:pPr>
      <w:r>
        <w:rPr>
          <w:b/>
          <w:bCs/>
        </w:rPr>
        <w:t>Base Layer</w:t>
      </w:r>
      <w:r>
        <w:t xml:space="preserve"> (MiniLM + ChromaDB semantic-embedding neighbors): distribution similar to Mem0 and Zep; Pattern 1 on interpretation-heavy questions, Pattern 3 on refusal-triggering questions.</w:t>
      </w:r>
    </w:p>
    <w:p w14:paraId="5E7A01B3" w14:textId="77777777" w:rsidR="006B304D" w:rsidRDefault="00000000">
      <w:pPr>
        <w:pStyle w:val="FirstParagraph"/>
      </w:pPr>
      <w:r>
        <w:rPr>
          <w:i/>
          <w:iCs/>
        </w:rPr>
        <w:t>This characterization is qualitative. A quantitative frequency breakdown of Pattern 1 / 2 / 3 across all 507 questions × 5 systems would require mechanism classification per response, which is flagged as a follow-up in §7. The observation that the paired analyses reproduce the three mechanisms on every system is empirical; the specific relative frequency per system is not yet quantified.</w:t>
      </w:r>
    </w:p>
    <w:p w14:paraId="09A02B83" w14:textId="77777777" w:rsidR="006B304D" w:rsidRDefault="00000000">
      <w:r>
        <w:pict w14:anchorId="1A514F49">
          <v:rect id="_x0000_i1400" style="width:0;height:1.5pt" o:hralign="center" o:hrstd="t" o:hr="t"/>
        </w:pict>
      </w:r>
    </w:p>
    <w:p w14:paraId="60B20140" w14:textId="77777777" w:rsidR="006B304D" w:rsidRDefault="00000000">
      <w:pPr>
        <w:pStyle w:val="Heading3"/>
      </w:pPr>
      <w:bookmarkStart w:id="1240" w:name="_Toc228182829"/>
      <w:bookmarkStart w:id="1241" w:name="sec-4-4-3"/>
      <w:bookmarkEnd w:id="953"/>
      <w:r>
        <w:t>4.4.3 Case study: cross-system refusal on Keckley Q21</w:t>
      </w:r>
      <w:bookmarkEnd w:id="1240"/>
    </w:p>
    <w:p w14:paraId="27E6EB17" w14:textId="77777777" w:rsidR="006B304D" w:rsidRDefault="00000000">
      <w:pPr>
        <w:pStyle w:val="FirstParagraph"/>
      </w:pPr>
      <w:r>
        <w:t xml:space="preserve">Keckley Q21 </w:t>
      </w:r>
      <w:r>
        <w:rPr>
          <w:rStyle w:val="FootnoteReference"/>
        </w:rPr>
        <w:footnoteReference w:id="18"/>
      </w:r>
      <w:r>
        <w:t xml:space="preserve"> produces a spec-induced refusal that hits hardest on systems where retrieval was strong enough to make refusal a costly choice. The held-out passage carries Keckley’s interior motive for not visiting, which the training half of the corpus does not contain; no retrieval system can surface it. The specification’s documented-dignity and intimate-authority axioms then lead the model to decline to speculate. Whether that refusal registers as a large rubric penalty depends on what the no-spec baseline (C1) was producing on the same question.</w:t>
      </w:r>
    </w:p>
    <w:tbl>
      <w:tblPr>
        <w:tblStyle w:val="Table"/>
        <w:tblW w:w="0" w:type="auto"/>
        <w:tblLook w:val="0020" w:firstRow="1" w:lastRow="0" w:firstColumn="0" w:lastColumn="0" w:noHBand="0" w:noVBand="0"/>
      </w:tblPr>
      <w:tblGrid>
        <w:gridCol w:w="2049"/>
        <w:gridCol w:w="3549"/>
        <w:gridCol w:w="1951"/>
      </w:tblGrid>
      <w:tr w:rsidR="006B304D" w14:paraId="0C33645B"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60D587FA" w14:textId="77777777" w:rsidR="006B304D" w:rsidRDefault="00000000">
            <w:pPr>
              <w:pStyle w:val="Compact"/>
            </w:pPr>
            <w:r>
              <w:t>System</w:t>
            </w:r>
          </w:p>
        </w:tc>
        <w:tc>
          <w:tcPr>
            <w:tcW w:w="0" w:type="auto"/>
          </w:tcPr>
          <w:p w14:paraId="7ACE6B9E" w14:textId="77777777" w:rsidR="006B304D" w:rsidRDefault="00000000">
            <w:pPr>
              <w:pStyle w:val="Compact"/>
              <w:jc w:val="right"/>
            </w:pPr>
            <w:r>
              <w:t>Δ on Q21 (C3 − C1, 5-judge primary)</w:t>
            </w:r>
          </w:p>
        </w:tc>
        <w:tc>
          <w:tcPr>
            <w:tcW w:w="0" w:type="auto"/>
          </w:tcPr>
          <w:p w14:paraId="5C037885" w14:textId="77777777" w:rsidR="006B304D" w:rsidRDefault="00000000">
            <w:pPr>
              <w:pStyle w:val="Compact"/>
              <w:jc w:val="center"/>
            </w:pPr>
            <w:r>
              <w:t>Pattern 3 visible?</w:t>
            </w:r>
          </w:p>
        </w:tc>
      </w:tr>
      <w:tr w:rsidR="006B304D" w14:paraId="0E250405" w14:textId="77777777">
        <w:tc>
          <w:tcPr>
            <w:tcW w:w="0" w:type="auto"/>
          </w:tcPr>
          <w:p w14:paraId="2A9DA8F6" w14:textId="77777777" w:rsidR="006B304D" w:rsidRDefault="00000000">
            <w:pPr>
              <w:pStyle w:val="Compact"/>
            </w:pPr>
            <w:r>
              <w:t>Supermemory</w:t>
            </w:r>
          </w:p>
        </w:tc>
        <w:tc>
          <w:tcPr>
            <w:tcW w:w="0" w:type="auto"/>
          </w:tcPr>
          <w:p w14:paraId="7D67BE27" w14:textId="77777777" w:rsidR="006B304D" w:rsidRDefault="00000000">
            <w:pPr>
              <w:pStyle w:val="Compact"/>
              <w:jc w:val="right"/>
            </w:pPr>
            <w:r>
              <w:rPr>
                <w:b/>
                <w:bCs/>
              </w:rPr>
              <w:t>−2.0</w:t>
            </w:r>
          </w:p>
        </w:tc>
        <w:tc>
          <w:tcPr>
            <w:tcW w:w="0" w:type="auto"/>
          </w:tcPr>
          <w:p w14:paraId="0FF6E7BD" w14:textId="77777777" w:rsidR="006B304D" w:rsidRDefault="00000000">
            <w:pPr>
              <w:pStyle w:val="Compact"/>
              <w:jc w:val="center"/>
            </w:pPr>
            <w:r>
              <w:t>yes (large negative)</w:t>
            </w:r>
          </w:p>
        </w:tc>
      </w:tr>
      <w:tr w:rsidR="006B304D" w14:paraId="0DB64243" w14:textId="77777777">
        <w:tc>
          <w:tcPr>
            <w:tcW w:w="0" w:type="auto"/>
          </w:tcPr>
          <w:p w14:paraId="3D17FCCC" w14:textId="77777777" w:rsidR="006B304D" w:rsidRDefault="00000000">
            <w:pPr>
              <w:pStyle w:val="Compact"/>
            </w:pPr>
            <w:r>
              <w:t>Base Layer substrate</w:t>
            </w:r>
          </w:p>
        </w:tc>
        <w:tc>
          <w:tcPr>
            <w:tcW w:w="0" w:type="auto"/>
          </w:tcPr>
          <w:p w14:paraId="5C49F4CD" w14:textId="77777777" w:rsidR="006B304D" w:rsidRDefault="00000000">
            <w:pPr>
              <w:pStyle w:val="Compact"/>
              <w:jc w:val="right"/>
            </w:pPr>
            <w:r>
              <w:rPr>
                <w:b/>
                <w:bCs/>
              </w:rPr>
              <w:t>−2.2</w:t>
            </w:r>
          </w:p>
        </w:tc>
        <w:tc>
          <w:tcPr>
            <w:tcW w:w="0" w:type="auto"/>
          </w:tcPr>
          <w:p w14:paraId="1C413C62" w14:textId="77777777" w:rsidR="006B304D" w:rsidRDefault="00000000">
            <w:pPr>
              <w:pStyle w:val="Compact"/>
              <w:jc w:val="center"/>
            </w:pPr>
            <w:r>
              <w:t>yes (large negative)</w:t>
            </w:r>
          </w:p>
        </w:tc>
      </w:tr>
      <w:tr w:rsidR="006B304D" w14:paraId="0C59287E" w14:textId="77777777">
        <w:tc>
          <w:tcPr>
            <w:tcW w:w="0" w:type="auto"/>
          </w:tcPr>
          <w:p w14:paraId="2418C2D5" w14:textId="77777777" w:rsidR="006B304D" w:rsidRDefault="00000000">
            <w:pPr>
              <w:pStyle w:val="Compact"/>
            </w:pPr>
            <w:r>
              <w:t>Letta archival</w:t>
            </w:r>
          </w:p>
        </w:tc>
        <w:tc>
          <w:tcPr>
            <w:tcW w:w="0" w:type="auto"/>
          </w:tcPr>
          <w:p w14:paraId="64F72B96" w14:textId="77777777" w:rsidR="006B304D" w:rsidRDefault="00000000">
            <w:pPr>
              <w:pStyle w:val="Compact"/>
              <w:jc w:val="right"/>
            </w:pPr>
            <w:r>
              <w:t>+0.4</w:t>
            </w:r>
          </w:p>
        </w:tc>
        <w:tc>
          <w:tcPr>
            <w:tcW w:w="0" w:type="auto"/>
          </w:tcPr>
          <w:p w14:paraId="794FFAE5" w14:textId="77777777" w:rsidR="006B304D" w:rsidRDefault="00000000">
            <w:pPr>
              <w:pStyle w:val="Compact"/>
              <w:jc w:val="center"/>
            </w:pPr>
            <w:r>
              <w:t>no (within noise)</w:t>
            </w:r>
          </w:p>
        </w:tc>
      </w:tr>
      <w:tr w:rsidR="006B304D" w14:paraId="6F7D5C73" w14:textId="77777777">
        <w:tc>
          <w:tcPr>
            <w:tcW w:w="0" w:type="auto"/>
          </w:tcPr>
          <w:p w14:paraId="537322A5" w14:textId="77777777" w:rsidR="006B304D" w:rsidRDefault="00000000">
            <w:pPr>
              <w:pStyle w:val="Compact"/>
            </w:pPr>
            <w:r>
              <w:t>Mem0</w:t>
            </w:r>
          </w:p>
        </w:tc>
        <w:tc>
          <w:tcPr>
            <w:tcW w:w="0" w:type="auto"/>
          </w:tcPr>
          <w:p w14:paraId="0304E89D" w14:textId="77777777" w:rsidR="006B304D" w:rsidRDefault="00000000">
            <w:pPr>
              <w:pStyle w:val="Compact"/>
              <w:jc w:val="right"/>
            </w:pPr>
            <w:r>
              <w:t>+0.2</w:t>
            </w:r>
          </w:p>
        </w:tc>
        <w:tc>
          <w:tcPr>
            <w:tcW w:w="0" w:type="auto"/>
          </w:tcPr>
          <w:p w14:paraId="6E5C8C40" w14:textId="77777777" w:rsidR="006B304D" w:rsidRDefault="00000000">
            <w:pPr>
              <w:pStyle w:val="Compact"/>
              <w:jc w:val="center"/>
            </w:pPr>
            <w:r>
              <w:t>no (within noise)</w:t>
            </w:r>
          </w:p>
        </w:tc>
      </w:tr>
      <w:tr w:rsidR="006B304D" w14:paraId="1AE7DE77" w14:textId="77777777">
        <w:tc>
          <w:tcPr>
            <w:tcW w:w="0" w:type="auto"/>
          </w:tcPr>
          <w:p w14:paraId="37509998" w14:textId="77777777" w:rsidR="006B304D" w:rsidRDefault="00000000">
            <w:pPr>
              <w:pStyle w:val="Compact"/>
            </w:pPr>
            <w:r>
              <w:t>Zep</w:t>
            </w:r>
          </w:p>
        </w:tc>
        <w:tc>
          <w:tcPr>
            <w:tcW w:w="0" w:type="auto"/>
          </w:tcPr>
          <w:p w14:paraId="2A2132C3" w14:textId="77777777" w:rsidR="006B304D" w:rsidRDefault="00000000">
            <w:pPr>
              <w:pStyle w:val="Compact"/>
              <w:jc w:val="right"/>
            </w:pPr>
            <w:r>
              <w:t>+0.2</w:t>
            </w:r>
          </w:p>
        </w:tc>
        <w:tc>
          <w:tcPr>
            <w:tcW w:w="0" w:type="auto"/>
          </w:tcPr>
          <w:p w14:paraId="56A534CF" w14:textId="77777777" w:rsidR="006B304D" w:rsidRDefault="00000000">
            <w:pPr>
              <w:pStyle w:val="Compact"/>
              <w:jc w:val="center"/>
            </w:pPr>
            <w:r>
              <w:t>no (within noise)</w:t>
            </w:r>
          </w:p>
        </w:tc>
      </w:tr>
    </w:tbl>
    <w:p w14:paraId="4C4E38F9" w14:textId="77777777" w:rsidR="006B304D" w:rsidRDefault="00000000">
      <w:pPr>
        <w:pStyle w:val="BodyText"/>
      </w:pPr>
      <w:r>
        <w:rPr>
          <w:b/>
          <w:bCs/>
        </w:rPr>
        <w:t>Pattern 3 is not uniform across substrates; it is conditional on retrieval strength.</w:t>
      </w:r>
      <w:r>
        <w:t xml:space="preserve"> Two of the five systems we tested had C1 retrieval strong enough on this question to produce productive speculation from </w:t>
      </w:r>
      <w:r>
        <w:lastRenderedPageBreak/>
        <w:t xml:space="preserve">the available facts (Supermemory and Base Layer’s substrate, both at C1 ≈ 3.4-3.6 on the 1-5 rubric); on those two, adding the specification triggered a documented-dignity-axiom refusal that the content-match rubric scored at the rubric floor, producing the −2.0 to −2.2 penalty. On the three systems where C1 was already hedging or already at the floor (Mem0, Zep, Letta archival, all C1 ≤ 1.4), the specification’s effect on Q21 is small (|Δ| ≤ 0.4) and within the noise band of a single-question paired estimate. This is consistent with the broader </w:t>
      </w:r>
      <w:hyperlink w:anchor="sec-4-4-2">
        <w:r w:rsidR="006B304D">
          <w:rPr>
            <w:rStyle w:val="Hyperlink"/>
          </w:rPr>
          <w:t>§4.4.2</w:t>
        </w:r>
      </w:hyperlink>
      <w:r>
        <w:t xml:space="preserve"> reading: the spec’s refusal axioms only fire visibly when the retrieved facts make productive speculation feasible. The refusal itself is a property of the specification; whether it produces a rubric penalty is a property of the C1 baseline the refusal is being scored against (</w:t>
      </w:r>
      <w:hyperlink w:anchor="sec-3-7-6">
        <w:r w:rsidR="006B304D">
          <w:rPr>
            <w:rStyle w:val="Hyperlink"/>
          </w:rPr>
          <w:t>§3.7.6</w:t>
        </w:r>
      </w:hyperlink>
      <w:r>
        <w:t xml:space="preserve"> validity audit, </w:t>
      </w:r>
      <w:hyperlink w:anchor="sec-4-4">
        <w:r w:rsidR="006B304D">
          <w:rPr>
            <w:rStyle w:val="Hyperlink"/>
          </w:rPr>
          <w:t>§4.4</w:t>
        </w:r>
      </w:hyperlink>
      <w:r>
        <w:t xml:space="preserve"> Example 3).</w:t>
      </w:r>
    </w:p>
    <w:p w14:paraId="6FEC75B5" w14:textId="77777777" w:rsidR="006B304D" w:rsidRDefault="00000000">
      <w:r>
        <w:pict w14:anchorId="3C5B50ED">
          <v:rect id="_x0000_i1401" style="width:0;height:1.5pt" o:hralign="center" o:hrstd="t" o:hr="t"/>
        </w:pict>
      </w:r>
    </w:p>
    <w:p w14:paraId="5D6C8502" w14:textId="77777777" w:rsidR="006B304D" w:rsidRDefault="00000000">
      <w:pPr>
        <w:pStyle w:val="FirstParagraph"/>
      </w:pPr>
      <w:r>
        <w:rPr>
          <w:b/>
          <w:bCs/>
        </w:rPr>
        <w:t>What this means for measurement.</w:t>
      </w:r>
    </w:p>
    <w:p w14:paraId="27377911" w14:textId="77777777" w:rsidR="006B304D" w:rsidRDefault="00000000">
      <w:pPr>
        <w:pStyle w:val="BodyText"/>
      </w:pPr>
      <w:r>
        <w:t xml:space="preserve">Three of the patterns documented above (Pattern 2 over-theorization, Pattern 3 refusal from </w:t>
      </w:r>
      <w:hyperlink w:anchor="sec-4-4-2">
        <w:r w:rsidR="006B304D">
          <w:rPr>
            <w:rStyle w:val="Hyperlink"/>
          </w:rPr>
          <w:t>§4.4.2</w:t>
        </w:r>
      </w:hyperlink>
      <w:r>
        <w:t xml:space="preserve">, and the Keckley Q21 cross-system refusal from </w:t>
      </w:r>
      <w:hyperlink w:anchor="sec-4-4-3">
        <w:r w:rsidR="006B304D">
          <w:rPr>
            <w:rStyle w:val="Hyperlink"/>
          </w:rPr>
          <w:t>§4.4.3</w:t>
        </w:r>
      </w:hyperlink>
      <w:r>
        <w:t xml:space="preserve">) describe cases where the specification produced a response that is </w:t>
      </w:r>
      <w:r>
        <w:rPr>
          <w:i/>
          <w:iCs/>
        </w:rPr>
        <w:t>more informative about how the subject reasons</w:t>
      </w:r>
      <w:r>
        <w:t xml:space="preserve"> but </w:t>
      </w:r>
      <w:r>
        <w:rPr>
          <w:i/>
          <w:iCs/>
        </w:rPr>
        <w:t>less informative about the specific surface content of the held-out passage</w:t>
      </w:r>
      <w:r>
        <w:t>.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§7.</w:t>
      </w:r>
    </w:p>
    <w:p w14:paraId="162C44C4" w14:textId="77777777" w:rsidR="006B304D" w:rsidRDefault="00000000">
      <w:r>
        <w:pict w14:anchorId="163C70C9">
          <v:rect id="_x0000_i1402" style="width:0;height:1.5pt" o:hralign="center" o:hrstd="t" o:hr="t"/>
        </w:pict>
      </w:r>
    </w:p>
    <w:p w14:paraId="3B56C089" w14:textId="77777777" w:rsidR="006B304D" w:rsidRDefault="00000000">
      <w:pPr>
        <w:pStyle w:val="FirstParagraph"/>
      </w:pPr>
      <w:commentRangeStart w:id="1242"/>
      <w:r>
        <w:rPr>
          <w:b/>
          <w:bCs/>
        </w:rPr>
        <w:t>Raw data and scripts.</w:t>
      </w:r>
      <w:r>
        <w:t xml:space="preserve"> Full per-subject per-system paired distributions at </w:t>
      </w:r>
      <w:r>
        <w:rPr>
          <w:rStyle w:val="VerbatimChar"/>
        </w:rPr>
        <w:t>docs/research/supermemory_c1_vs_c3_paired_analysis.md</w:t>
      </w:r>
      <w:r>
        <w:t xml:space="preserve">, </w:t>
      </w:r>
      <w:r>
        <w:rPr>
          <w:rStyle w:val="VerbatimChar"/>
        </w:rPr>
        <w:t>docs/research/mem0_letta_zep_c1_vs_c3_analysis.md</w:t>
      </w:r>
      <w:r>
        <w:t xml:space="preserve">, and </w:t>
      </w:r>
      <w:r>
        <w:rPr>
          <w:rStyle w:val="VerbatimChar"/>
        </w:rPr>
        <w:t>docs/research/baselayer_c1_vs_c3_paired_analysis.md</w:t>
      </w:r>
      <w:r>
        <w:t xml:space="preserve">. Analysis scripts at </w:t>
      </w:r>
      <w:r>
        <w:rPr>
          <w:rStyle w:val="VerbatimChar"/>
        </w:rPr>
        <w:t>scripts/analyze_mlz_c1_vs_c3.py</w:t>
      </w:r>
      <w:r>
        <w:t xml:space="preserve">, </w:t>
      </w:r>
      <w:r>
        <w:rPr>
          <w:rStyle w:val="VerbatimChar"/>
        </w:rPr>
        <w:t>scripts/analyze_baselayer_c1_vs_c3.py</w:t>
      </w:r>
      <w:r>
        <w:t xml:space="preserve">, and </w:t>
      </w:r>
      <w:r>
        <w:rPr>
          <w:rStyle w:val="VerbatimChar"/>
        </w:rPr>
        <w:t>scripts/analyze_sm_c1_vs_c3.py</w:t>
      </w:r>
      <w:r>
        <w:t>.</w:t>
      </w:r>
      <w:commentRangeEnd w:id="1242"/>
      <w:r w:rsidR="000E7342">
        <w:rPr>
          <w:rStyle w:val="CommentReference"/>
          <w:sz w:val="22"/>
          <w:szCs w:val="22"/>
        </w:rPr>
        <w:commentReference w:id="1242"/>
      </w:r>
    </w:p>
    <w:p w14:paraId="0A251D7E" w14:textId="77777777" w:rsidR="006B304D" w:rsidRDefault="00000000">
      <w:r>
        <w:pict w14:anchorId="27BF9CF2">
          <v:rect id="_x0000_i1403" style="width:0;height:1.5pt" o:hralign="center" o:hrstd="t" o:hr="t"/>
        </w:pict>
      </w:r>
    </w:p>
    <w:p w14:paraId="4CE91675" w14:textId="77777777" w:rsidR="006B304D" w:rsidRDefault="00000000">
      <w:pPr>
        <w:pStyle w:val="FirstParagraph"/>
      </w:pPr>
      <w:r>
        <w:t xml:space="preserve">The four commercial systems analyzed in </w:t>
      </w:r>
      <w:hyperlink w:anchor="sec-4-4">
        <w:r w:rsidR="006B304D">
          <w:rPr>
            <w:rStyle w:val="Hyperlink"/>
          </w:rPr>
          <w:t>§4.4</w:t>
        </w:r>
      </w:hyperlink>
      <w:r>
        <w:t xml:space="preserve"> all share a retrieval-based architecture: facts are chunked, embedded, and surfaced at query time. One system in our study offers a fundamentally different architectural path. Letta exposes a second memory mode, separate from the archival retrieval path evaluated above in </w:t>
      </w:r>
      <w:hyperlink w:anchor="sec-4-4">
        <w:r w:rsidR="006B304D">
          <w:rPr>
            <w:rStyle w:val="Hyperlink"/>
          </w:rPr>
          <w:t>§4.4</w:t>
        </w:r>
      </w:hyperlink>
      <w:r>
        <w:t xml:space="preserve">, in which the agent writes and revises a persistent memory block during ingestion rather than returning chunks at query time. </w:t>
      </w:r>
      <w:hyperlink w:anchor="sec-4-5">
        <w:r w:rsidR="006B304D">
          <w:rPr>
            <w:rStyle w:val="Hyperlink"/>
          </w:rPr>
          <w:t>§4.5</w:t>
        </w:r>
      </w:hyperlink>
      <w:r>
        <w:t xml:space="preserve"> evaluates that path directly, to test whether an architecture that produces its representation by self-editing rather than by retrieval converges on the same interpretive target as the Behavioral Specification.</w:t>
      </w:r>
    </w:p>
    <w:p w14:paraId="250F5C60" w14:textId="77777777" w:rsidR="006B304D" w:rsidRDefault="00000000">
      <w:pPr>
        <w:pStyle w:val="Heading3"/>
      </w:pPr>
      <w:bookmarkStart w:id="1243" w:name="_Toc228182830"/>
      <w:bookmarkStart w:id="1244" w:name="sec-4-5"/>
      <w:bookmarkEnd w:id="1241"/>
      <w:r>
        <w:lastRenderedPageBreak/>
        <w:t>4.5 Exploratory case study: Letta stateful-agent (N=3, post-hoc)</w:t>
      </w:r>
      <w:bookmarkEnd w:id="1243"/>
    </w:p>
    <w:p w14:paraId="5957887E" w14:textId="77777777" w:rsidR="006B304D" w:rsidRDefault="00000000">
      <w:pPr>
        <w:pStyle w:val="CaptionedFigure"/>
      </w:pPr>
      <w:r>
        <w:rPr>
          <w:noProof/>
        </w:rPr>
        <w:drawing>
          <wp:inline distT="0" distB="0" distL="0" distR="0" wp14:anchorId="7CF4C627" wp14:editId="5562C8FE">
            <wp:extent cx="5334000" cy="2220606"/>
            <wp:effectExtent l="0" t="0" r="0" b="0"/>
            <wp:docPr id="106" name="Picture"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wp:cNvGraphicFramePr/>
            <a:graphic xmlns:a="http://schemas.openxmlformats.org/drawingml/2006/main">
              <a:graphicData uri="http://schemas.openxmlformats.org/drawingml/2006/picture">
                <pic:pic xmlns:pic="http://schemas.openxmlformats.org/drawingml/2006/picture">
                  <pic:nvPicPr>
                    <pic:cNvPr id="107" name="Picture" descr="C:/Users/Aarik/Anthropic/memory-study-repo/figures/fig10_letta_scaling.png"/>
                    <pic:cNvPicPr>
                      <a:picLocks noChangeAspect="1" noChangeArrowheads="1"/>
                    </pic:cNvPicPr>
                  </pic:nvPicPr>
                  <pic:blipFill>
                    <a:blip r:embed="rId20"/>
                    <a:stretch>
                      <a:fillRect/>
                    </a:stretch>
                  </pic:blipFill>
                  <pic:spPr bwMode="auto">
                    <a:xfrm>
                      <a:off x="0" y="0"/>
                      <a:ext cx="5334000" cy="2220606"/>
                    </a:xfrm>
                    <a:prstGeom prst="rect">
                      <a:avLst/>
                    </a:prstGeom>
                    <a:noFill/>
                    <a:ln w="9525">
                      <a:noFill/>
                      <a:headEnd/>
                      <a:tailEnd/>
                    </a:ln>
                  </pic:spPr>
                </pic:pic>
              </a:graphicData>
            </a:graphic>
          </wp:inline>
        </w:drawing>
      </w:r>
    </w:p>
    <w:p w14:paraId="0E1C3DC4" w14:textId="63F5E11B" w:rsidR="006B304D" w:rsidDel="00AA356E" w:rsidRDefault="00000000">
      <w:pPr>
        <w:pStyle w:val="ImageCaption"/>
        <w:rPr>
          <w:del w:id="1245" w:author="Aarik Gulaya [2]" w:date="2026-04-27T15:58:00Z" w16du:dateUtc="2026-04-27T22:58:00Z"/>
        </w:rPr>
      </w:pPr>
      <w:del w:id="1246" w:author="Aarik Gulaya [2]" w:date="2026-04-27T15:58:00Z" w16du:dateUtc="2026-04-27T22:58:00Z">
        <w:r w:rsidDel="00AA356E">
          <w:delText>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delText>
        </w:r>
      </w:del>
    </w:p>
    <w:p w14:paraId="6C7A4292" w14:textId="77777777" w:rsidR="006B304D" w:rsidRDefault="00000000">
      <w:pPr>
        <w:pStyle w:val="BodyText"/>
      </w:pPr>
      <w:r>
        <w:rPr>
          <w:i/>
          <w:iCs/>
        </w:rPr>
        <w:t>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14:paraId="2958C7FD" w14:textId="77777777" w:rsidR="006B304D" w:rsidRDefault="00000000">
      <w:pPr>
        <w:pStyle w:val="BodyText"/>
      </w:pPr>
      <w:r>
        <w:rPr>
          <w:b/>
          <w:bCs/>
        </w:rPr>
        <w:t>This section is a brief summary; the full case study is in Appendix F.</w:t>
      </w:r>
      <w:r>
        <w:t xml:space="preserve"> N=3 subjects (Hamerton, Ebers, Babur), one Letta version, one response model (Claude Haiku), 40 questions per subject. Letta is the one commercial memory system whose architecture supports an alternative to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14:paraId="4DFCEC95" w14:textId="77777777" w:rsidR="006B304D" w:rsidRDefault="00000000">
      <w:pPr>
        <w:pStyle w:val="BlockText"/>
      </w:pPr>
      <w:commentRangeStart w:id="1247"/>
      <w:r>
        <w:rPr>
          <w:b/>
          <w:bCs/>
        </w:rPr>
        <w:t>Headline result on the small sample tested (5-judge primary</w:t>
      </w:r>
      <w:commentRangeEnd w:id="1247"/>
      <w:r w:rsidR="000E7342">
        <w:rPr>
          <w:rStyle w:val="CommentReference"/>
          <w:b/>
          <w:bCs/>
          <w:sz w:val="22"/>
          <w:szCs w:val="22"/>
        </w:rPr>
        <w:commentReference w:id="1247"/>
      </w:r>
      <w:r>
        <w:rPr>
          <w:b/>
          <w:bCs/>
        </w:rPr>
        <w:t>).</w:t>
      </w:r>
      <w:r>
        <w:t xml:space="preserve"> Letta’s self-edited memory block scores higher than Base Layer’s compressed-brief variant on all 3 subjects: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small corpora and narrows at Babur. Both representations land well above the retrieval-only baseline at matched response model.</w:t>
      </w:r>
    </w:p>
    <w:p w14:paraId="7B0CE864" w14:textId="77777777" w:rsidR="006B304D" w:rsidRDefault="00000000">
      <w:pPr>
        <w:pStyle w:val="BlockText"/>
      </w:pPr>
      <w:r>
        <w:rPr>
          <w:b/>
          <w:bCs/>
        </w:rPr>
        <w:t>What this does and does not show.</w:t>
      </w:r>
      <w:r>
        <w:t xml:space="preserve"> N=3 with one response model and one Letta version is a case study with direction but not power. Multi-subject replication across the full 14-subject </w:t>
      </w:r>
      <w:r>
        <w:lastRenderedPageBreak/>
        <w:t>gradient (layered-stack Base Layer vs. Letta stateful, anonymized to match, multiple response models) is the highest-priority external falsification we flag (</w:t>
      </w:r>
      <w:hyperlink w:anchor="sec-7-5">
        <w:r w:rsidR="006B304D">
          <w:rPr>
            <w:rStyle w:val="Hyperlink"/>
          </w:rPr>
          <w:t>§7.5</w:t>
        </w:r>
      </w:hyperlink>
      <w:r>
        <w:t>).</w:t>
      </w:r>
    </w:p>
    <w:p w14:paraId="393C437B" w14:textId="77777777" w:rsidR="006B304D" w:rsidRDefault="00000000">
      <w:pPr>
        <w:pStyle w:val="BlockText"/>
      </w:pPr>
      <w:r>
        <w:rPr>
          <w:b/>
          <w:bCs/>
        </w:rPr>
        <w:t>Architectural ceiling at scale.</w:t>
      </w:r>
      <w:r>
        <w:t xml:space="preserve"> Letta’s memory block grew roughly linearly with corpus size. At Babur (the largest subject) the block reached ~335,000 characters with 25.4% verbatim sentence duplication, against an effective Letta API ingestion ceiling near 333,000 characters. Base Layer’s compose step holds at 34,000-40,000 characters across the same range. The two systems are prediction-band compatible at small corpora and diverge on compression at large ones.</w:t>
      </w:r>
    </w:p>
    <w:p w14:paraId="57F5A8F6" w14:textId="77777777" w:rsidR="006B304D" w:rsidRDefault="00000000">
      <w:pPr>
        <w:pStyle w:val="FirstParagraph"/>
      </w:pPr>
      <w:r>
        <w:t xml:space="preserve">Full method, per-subject results, judge-panel robustness, content-comparison analysis (referential density, verbatim-overlap audit), naming-asymmetry caveat, and raw-data pointers are in </w:t>
      </w:r>
      <w:r>
        <w:rPr>
          <w:b/>
          <w:bCs/>
        </w:rPr>
        <w:t>Appendix F</w:t>
      </w:r>
      <w:r>
        <w:t xml:space="preserve">. The methodological note: the </w:t>
      </w:r>
      <w:hyperlink w:anchor="sec-4-5">
        <w:r w:rsidR="006B304D">
          <w:rPr>
            <w:rStyle w:val="Hyperlink"/>
          </w:rPr>
          <w:t>§4.5</w:t>
        </w:r>
      </w:hyperlink>
      <w:r>
        <w:t xml:space="preserve"> main result table compares Letta’s named, self-edited block against Base Layer’s unified-brief variant; a robustness rerun against the full layered stack and the naming asymmetry are documented in Appendix F and flagged as future work in </w:t>
      </w:r>
      <w:hyperlink w:anchor="sec-7-5">
        <w:r w:rsidR="006B304D">
          <w:rPr>
            <w:rStyle w:val="Hyperlink"/>
          </w:rPr>
          <w:t>§7.5</w:t>
        </w:r>
      </w:hyperlink>
      <w:r>
        <w:t>.</w:t>
      </w:r>
    </w:p>
    <w:p w14:paraId="065FD90F" w14:textId="77777777" w:rsidR="006B304D" w:rsidRDefault="00000000">
      <w:r>
        <w:pict w14:anchorId="49C597CF">
          <v:rect id="_x0000_i1404" style="width:0;height:1.5pt" o:hralign="center" o:hrstd="t" o:hr="t"/>
        </w:pict>
      </w:r>
    </w:p>
    <w:p w14:paraId="2616D94F" w14:textId="77777777" w:rsidR="006B304D" w:rsidRDefault="00000000">
      <w:pPr>
        <w:pStyle w:val="Heading3"/>
      </w:pPr>
      <w:bookmarkStart w:id="1248" w:name="_Toc228182831"/>
      <w:bookmarkStart w:id="1249" w:name="sec-4-6"/>
      <w:bookmarkEnd w:id="1244"/>
      <w:commentRangeStart w:id="1250"/>
      <w:commentRangeStart w:id="1251"/>
      <w:r>
        <w:t>4.6 Robustness and sensitivity</w:t>
      </w:r>
      <w:bookmarkEnd w:id="1248"/>
      <w:commentRangeEnd w:id="1250"/>
      <w:r w:rsidR="000E7342">
        <w:rPr>
          <w:rStyle w:val="CommentReference"/>
          <w:sz w:val="24"/>
          <w:szCs w:val="24"/>
        </w:rPr>
        <w:commentReference w:id="1250"/>
      </w:r>
      <w:commentRangeEnd w:id="1251"/>
      <w:r w:rsidR="003902BE">
        <w:rPr>
          <w:rStyle w:val="CommentReference"/>
          <w:sz w:val="24"/>
          <w:szCs w:val="24"/>
        </w:rPr>
        <w:commentReference w:id="1251"/>
      </w:r>
    </w:p>
    <w:p w14:paraId="559B82C4" w14:textId="77777777" w:rsidR="006B304D" w:rsidRDefault="00000000">
      <w:pPr>
        <w:pStyle w:val="FirstParagraph"/>
      </w:pPr>
      <w:r>
        <w:t xml:space="preserve">The results in </w:t>
      </w:r>
      <w:hyperlink w:anchor="sec-4-1">
        <w:r w:rsidR="006B304D">
          <w:rPr>
            <w:rStyle w:val="Hyperlink"/>
          </w:rPr>
          <w:t>§4.1</w:t>
        </w:r>
      </w:hyperlink>
      <w:r>
        <w:t xml:space="preserve"> through </w:t>
      </w:r>
      <w:hyperlink w:anchor="sec-4-4">
        <w:r w:rsidR="006B304D">
          <w:rPr>
            <w:rStyle w:val="Hyperlink"/>
          </w:rPr>
          <w:t>§4.4</w:t>
        </w:r>
      </w:hyperlink>
      <w:r>
        <w:t xml:space="preserve"> 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(main-study batteries were generated by Claude Haiku 4.5 using the backward-design prompt in </w:t>
      </w:r>
      <w:hyperlink w:anchor="sec-3-4">
        <w:r w:rsidR="006B304D">
          <w:rPr>
            <w:rStyle w:val="Hyperlink"/>
          </w:rPr>
          <w:t>§3.4</w:t>
        </w:r>
      </w:hyperlink>
      <w:r>
        <w:t xml:space="preserve">). </w:t>
      </w:r>
      <w:hyperlink w:anchor="sec-4-6">
        <w:r w:rsidR="006B304D">
          <w:rPr>
            <w:rStyle w:val="Hyperlink"/>
          </w:rPr>
          <w:t>§4.6</w:t>
        </w:r>
      </w:hyperlink>
      <w:r>
        <w:t xml:space="preserve"> reports the sensitivity of the core findings to each.</w:t>
      </w:r>
    </w:p>
    <w:p w14:paraId="49F47597" w14:textId="77777777" w:rsidR="006B304D" w:rsidRDefault="00000000">
      <w:r>
        <w:pict w14:anchorId="3C5DAA61">
          <v:rect id="_x0000_i1405" style="width:0;height:1.5pt" o:hralign="center" o:hrstd="t" o:hr="t"/>
        </w:pict>
      </w:r>
    </w:p>
    <w:p w14:paraId="424FFA45" w14:textId="77777777" w:rsidR="006B304D" w:rsidRDefault="00000000">
      <w:pPr>
        <w:pStyle w:val="Heading3"/>
      </w:pPr>
      <w:bookmarkStart w:id="1252" w:name="_Toc228182832"/>
      <w:bookmarkStart w:id="1253" w:name="sec-4-6-1"/>
      <w:bookmarkEnd w:id="1249"/>
      <w:r>
        <w:t>4.6.1 Cross-provider response generation (Tier 2 replication)</w:t>
      </w:r>
      <w:bookmarkEnd w:id="1252"/>
    </w:p>
    <w:p w14:paraId="11410FCC" w14:textId="77777777" w:rsidR="006B304D" w:rsidRDefault="00000000">
      <w:pPr>
        <w:pStyle w:val="FirstParagraph"/>
      </w:pPr>
      <w:r>
        <w:rPr>
          <w:b/>
          <w:bCs/>
        </w:rPr>
        <w:t>Concern.</w:t>
      </w:r>
      <w:r>
        <w:t xml:space="preserve"> The main-study response model is Claude Haiku 4.5, and the main-study batteries were also generated by Claude Haiku 4.5 using the </w:t>
      </w:r>
      <w:hyperlink w:anchor="sec-3-4">
        <w:r w:rsidR="006B304D">
          <w:rPr>
            <w:rStyle w:val="Hyperlink"/>
          </w:rPr>
          <w:t>§3.4</w:t>
        </w:r>
      </w:hyperlink>
      <w:r>
        <w:t xml:space="preserve"> backward-design prompt (verified from battery metadata across all 13 global subjects; each file’s </w:t>
      </w:r>
      <w:r>
        <w:rPr>
          <w:rStyle w:val="VerbatimChar"/>
        </w:rPr>
        <w:t>metadata.model</w:t>
      </w:r>
      <w:r>
        <w:t xml:space="preserve"> field reads </w:t>
      </w:r>
      <w:r>
        <w:rPr>
          <w:rStyle w:val="VerbatimChar"/>
        </w:rPr>
        <w:t>claude-haiku-4-5-20251001</w:t>
      </w:r>
      <w:r>
        <w:t>). If the specification’s effect depends on response-model and question-generator co-tuning within the same model, the observed effect could be an artifact of same-model alignment rather than a real property of the specification.</w:t>
      </w:r>
    </w:p>
    <w:p w14:paraId="0807B9B6" w14:textId="77777777" w:rsidR="006B304D" w:rsidRDefault="00000000">
      <w:pPr>
        <w:pStyle w:val="BodyText"/>
      </w:pPr>
      <w:r>
        <w:rPr>
          <w:b/>
          <w:bCs/>
        </w:rPr>
        <w:t>Test design.</w:t>
      </w:r>
      <w:r>
        <w:t xml:space="preserve"> 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locked judge panel in the same way as main-study conditions. The question: does the spec direction reproduce when the response model is not Haiku and the battery is not Claude-generated?</w:t>
      </w:r>
    </w:p>
    <w:p w14:paraId="2B6C423A" w14:textId="77777777" w:rsidR="006B304D" w:rsidRDefault="00000000">
      <w:pPr>
        <w:pStyle w:val="BodyText"/>
      </w:pPr>
      <w:r>
        <w:rPr>
          <w:b/>
          <w:bCs/>
        </w:rPr>
        <w:t>Panel scope for Tier 2.</w:t>
      </w:r>
      <w:r>
        <w:t xml:space="preserve"> The 5-judge primary panel that anchors </w:t>
      </w:r>
      <w:hyperlink w:anchor="sec-4-1">
        <w:r w:rsidR="006B304D">
          <w:rPr>
            <w:rStyle w:val="Hyperlink"/>
          </w:rPr>
          <w:t>§4.1</w:t>
        </w:r>
      </w:hyperlink>
      <w:r>
        <w:t xml:space="preserve"> through </w:t>
      </w:r>
      <w:hyperlink w:anchor="sec-4-4">
        <w:r w:rsidR="006B304D">
          <w:rPr>
            <w:rStyle w:val="Hyperlink"/>
          </w:rPr>
          <w:t>§4.4</w:t>
        </w:r>
      </w:hyperlink>
      <w:r>
        <w:t xml:space="preserve"> is effectively a 4-judge panel for the Tier 2 cells. The GPT-5.4 judge files for all 6 Tier 2 (subject, response model) pairs across all 4 conditions are 100% parse-failures with score = 0, traced to a </w:t>
      </w:r>
      <w:r>
        <w:rPr>
          <w:rStyle w:val="VerbatimChar"/>
        </w:rPr>
        <w:t>max_tokens</w:t>
      </w:r>
      <w:r>
        <w:t xml:space="preserve"> vs. </w:t>
      </w:r>
      <w:r>
        <w:rPr>
          <w:rStyle w:val="VerbatimChar"/>
        </w:rPr>
        <w:t>max_completion_tokens</w:t>
      </w:r>
      <w:r>
        <w:t xml:space="preserve"> API-parameter mismatch in the original Tier 2 judge invocation; no clean GPT-5.4 Tier 2 rerun was performed in scope of this paper. The 24 affected cells are catalogued in </w:t>
      </w:r>
      <w:r>
        <w:rPr>
          <w:rStyle w:val="VerbatimChar"/>
        </w:rPr>
        <w:t>docs/research/v11_panel_completeness_audit.csv</w:t>
      </w:r>
      <w:r>
        <w:t xml:space="preserve"> (</w:t>
      </w:r>
      <w:r>
        <w:rPr>
          <w:rStyle w:val="VerbatimChar"/>
        </w:rPr>
        <w:t>FULL_FAIL</w:t>
      </w:r>
      <w:r>
        <w:t xml:space="preserve"> rows) and the diagnostic is </w:t>
      </w:r>
      <w:r>
        <w:lastRenderedPageBreak/>
        <w:t xml:space="preserve">written up in </w:t>
      </w:r>
      <w:r>
        <w:rPr>
          <w:rStyle w:val="VerbatimChar"/>
        </w:rPr>
        <w:t>docs/reviews/v11_gpt54_batch_failures_diagnostic_rerun_20260425.md</w:t>
      </w:r>
      <w:r>
        <w:t>. The honest Tier 2 aggregate is therefore the 4-judge panel (Haiku, Sonnet, Opus, GPT-4o); the legacy 5-judge aggregate that includes the all-zero GPT-5.4 records understates every Tier 2 Δ_C4a by roughly 0.2 points, and the 7-judge sensitivity aggregate adds the two Gemini judges on top of that.</w:t>
      </w:r>
    </w:p>
    <w:p w14:paraId="73356D01" w14:textId="77777777" w:rsidR="006B304D" w:rsidRDefault="00000000">
      <w:pPr>
        <w:pStyle w:val="BodyText"/>
      </w:pPr>
      <w:r>
        <w:rPr>
          <w:b/>
          <w:bCs/>
        </w:rPr>
        <w:t>Result: direction-only with sensitivity ranges.</w:t>
      </w:r>
      <w:r>
        <w:t xml:space="preserve"> Under a verification recompute (</w:t>
      </w:r>
      <w:r>
        <w:rPr>
          <w:rStyle w:val="VerbatimChar"/>
        </w:rPr>
        <w:t>scripts/_v10_verification/tier2_mechanical_recompute.py</w:t>
      </w:r>
      <w:r>
        <w:t>), the per-cell magnitudes carried in earlier drafts of this section (+1.48, +1.07, +1.91, +1.27, +1.40, −0.55) could not be reproduced under any combination of the 8 plausible Δ definitions and 4 panel choices tested. Direction, however, reproduces in 5 of 6 cells under every panel and every Δ definition. The honest summary is direction with a panel-sensitivity range on the magnitude.</w:t>
      </w:r>
    </w:p>
    <w:tbl>
      <w:tblPr>
        <w:tblStyle w:val="Table"/>
        <w:tblW w:w="5000" w:type="pct"/>
        <w:tblLayout w:type="fixed"/>
        <w:tblLook w:val="0020" w:firstRow="1" w:lastRow="0" w:firstColumn="0" w:lastColumn="0" w:noHBand="0" w:noVBand="0"/>
      </w:tblPr>
      <w:tblGrid>
        <w:gridCol w:w="2210"/>
        <w:gridCol w:w="2946"/>
        <w:gridCol w:w="2210"/>
        <w:gridCol w:w="2210"/>
      </w:tblGrid>
      <w:tr w:rsidR="006B304D" w14:paraId="1EC00DC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827" w:type="dxa"/>
          </w:tcPr>
          <w:p w14:paraId="63A3B992" w14:textId="77777777" w:rsidR="006B304D" w:rsidRDefault="00000000">
            <w:pPr>
              <w:pStyle w:val="Compact"/>
            </w:pPr>
            <w:r>
              <w:t>Subject</w:t>
            </w:r>
          </w:p>
        </w:tc>
        <w:tc>
          <w:tcPr>
            <w:tcW w:w="2436" w:type="dxa"/>
          </w:tcPr>
          <w:p w14:paraId="1B12F9C5" w14:textId="77777777" w:rsidR="006B304D" w:rsidRDefault="00000000">
            <w:pPr>
              <w:pStyle w:val="Compact"/>
              <w:jc w:val="right"/>
            </w:pPr>
            <w:r>
              <w:t>C5 baseline</w:t>
            </w:r>
          </w:p>
        </w:tc>
        <w:tc>
          <w:tcPr>
            <w:tcW w:w="1827" w:type="dxa"/>
          </w:tcPr>
          <w:p w14:paraId="4204CB57" w14:textId="77777777" w:rsidR="006B304D" w:rsidRDefault="00000000">
            <w:pPr>
              <w:pStyle w:val="Compact"/>
            </w:pPr>
            <w:r>
              <w:t>Sonnet 4.6 (sign / Δ_C4a range across panels)</w:t>
            </w:r>
          </w:p>
        </w:tc>
        <w:tc>
          <w:tcPr>
            <w:tcW w:w="1827" w:type="dxa"/>
          </w:tcPr>
          <w:p w14:paraId="4CF99B1A" w14:textId="77777777" w:rsidR="006B304D" w:rsidRDefault="00000000">
            <w:pPr>
              <w:pStyle w:val="Compact"/>
            </w:pPr>
            <w:r>
              <w:t>Gemini 2.5 Pro (sign / Δ_C4a range across panels)</w:t>
            </w:r>
          </w:p>
        </w:tc>
      </w:tr>
      <w:tr w:rsidR="006B304D" w14:paraId="2378F63E" w14:textId="77777777">
        <w:tc>
          <w:tcPr>
            <w:tcW w:w="1827" w:type="dxa"/>
          </w:tcPr>
          <w:p w14:paraId="48DCB919" w14:textId="77777777" w:rsidR="006B304D" w:rsidRDefault="00000000">
            <w:pPr>
              <w:pStyle w:val="Compact"/>
            </w:pPr>
            <w:r>
              <w:t>Ebers</w:t>
            </w:r>
          </w:p>
        </w:tc>
        <w:tc>
          <w:tcPr>
            <w:tcW w:w="2436" w:type="dxa"/>
          </w:tcPr>
          <w:p w14:paraId="56B5C3F4" w14:textId="77777777" w:rsidR="006B304D" w:rsidRDefault="00000000">
            <w:pPr>
              <w:pStyle w:val="Compact"/>
              <w:jc w:val="right"/>
            </w:pPr>
            <w:r>
              <w:t>1.02</w:t>
            </w:r>
          </w:p>
        </w:tc>
        <w:tc>
          <w:tcPr>
            <w:tcW w:w="1827" w:type="dxa"/>
          </w:tcPr>
          <w:p w14:paraId="162B599C" w14:textId="77777777" w:rsidR="006B304D" w:rsidRDefault="00000000">
            <w:pPr>
              <w:pStyle w:val="Compact"/>
            </w:pPr>
            <w:r>
              <w:rPr>
                <w:b/>
                <w:bCs/>
              </w:rPr>
              <w:t>+</w:t>
            </w:r>
            <w:r>
              <w:t xml:space="preserve"> (range +0.77 to +0.97)</w:t>
            </w:r>
          </w:p>
        </w:tc>
        <w:tc>
          <w:tcPr>
            <w:tcW w:w="1827" w:type="dxa"/>
          </w:tcPr>
          <w:p w14:paraId="181973B7" w14:textId="77777777" w:rsidR="006B304D" w:rsidRDefault="00000000">
            <w:pPr>
              <w:pStyle w:val="Compact"/>
            </w:pPr>
            <w:r>
              <w:rPr>
                <w:b/>
                <w:bCs/>
              </w:rPr>
              <w:t>+</w:t>
            </w:r>
            <w:r>
              <w:t xml:space="preserve"> (range +0.16 to +0.20)</w:t>
            </w:r>
          </w:p>
        </w:tc>
      </w:tr>
      <w:tr w:rsidR="006B304D" w14:paraId="4D324C92" w14:textId="77777777">
        <w:tc>
          <w:tcPr>
            <w:tcW w:w="1827" w:type="dxa"/>
          </w:tcPr>
          <w:p w14:paraId="728B7C4A" w14:textId="77777777" w:rsidR="006B304D" w:rsidRDefault="00000000">
            <w:pPr>
              <w:pStyle w:val="Compact"/>
            </w:pPr>
            <w:r>
              <w:t>Yung Wing</w:t>
            </w:r>
          </w:p>
        </w:tc>
        <w:tc>
          <w:tcPr>
            <w:tcW w:w="2436" w:type="dxa"/>
          </w:tcPr>
          <w:p w14:paraId="6C2C25EE" w14:textId="77777777" w:rsidR="006B304D" w:rsidRDefault="00000000">
            <w:pPr>
              <w:pStyle w:val="Compact"/>
              <w:jc w:val="right"/>
            </w:pPr>
            <w:r>
              <w:t>1.88</w:t>
            </w:r>
          </w:p>
        </w:tc>
        <w:tc>
          <w:tcPr>
            <w:tcW w:w="1827" w:type="dxa"/>
          </w:tcPr>
          <w:p w14:paraId="74B80FD2" w14:textId="77777777" w:rsidR="006B304D" w:rsidRDefault="00000000">
            <w:pPr>
              <w:pStyle w:val="Compact"/>
            </w:pPr>
            <w:r>
              <w:rPr>
                <w:b/>
                <w:bCs/>
              </w:rPr>
              <w:t>+</w:t>
            </w:r>
            <w:r>
              <w:t xml:space="preserve"> (range +1.34 to +1.68)</w:t>
            </w:r>
          </w:p>
        </w:tc>
        <w:tc>
          <w:tcPr>
            <w:tcW w:w="1827" w:type="dxa"/>
          </w:tcPr>
          <w:p w14:paraId="5443EEF0" w14:textId="77777777" w:rsidR="006B304D" w:rsidRDefault="00000000">
            <w:pPr>
              <w:pStyle w:val="Compact"/>
            </w:pPr>
            <w:r>
              <w:rPr>
                <w:b/>
                <w:bCs/>
              </w:rPr>
              <w:t>+</w:t>
            </w:r>
            <w:r>
              <w:t xml:space="preserve"> (range +0.43 to +0.54)</w:t>
            </w:r>
          </w:p>
        </w:tc>
      </w:tr>
      <w:tr w:rsidR="006B304D" w14:paraId="3C6231A3" w14:textId="77777777">
        <w:tc>
          <w:tcPr>
            <w:tcW w:w="1827" w:type="dxa"/>
          </w:tcPr>
          <w:p w14:paraId="1DB05FA6" w14:textId="77777777" w:rsidR="006B304D" w:rsidRDefault="00000000">
            <w:pPr>
              <w:pStyle w:val="Compact"/>
            </w:pPr>
            <w:r>
              <w:t>Zitkala-Sa</w:t>
            </w:r>
          </w:p>
        </w:tc>
        <w:tc>
          <w:tcPr>
            <w:tcW w:w="2436" w:type="dxa"/>
          </w:tcPr>
          <w:p w14:paraId="12521848" w14:textId="77777777" w:rsidR="006B304D" w:rsidRDefault="00000000">
            <w:pPr>
              <w:pStyle w:val="Compact"/>
              <w:jc w:val="right"/>
            </w:pPr>
            <w:r>
              <w:t>2.34</w:t>
            </w:r>
          </w:p>
        </w:tc>
        <w:tc>
          <w:tcPr>
            <w:tcW w:w="1827" w:type="dxa"/>
          </w:tcPr>
          <w:p w14:paraId="727A45BD" w14:textId="77777777" w:rsidR="006B304D" w:rsidRDefault="00000000">
            <w:pPr>
              <w:pStyle w:val="Compact"/>
            </w:pPr>
            <w:r>
              <w:rPr>
                <w:b/>
                <w:bCs/>
              </w:rPr>
              <w:t>+</w:t>
            </w:r>
            <w:r>
              <w:t xml:space="preserve"> (range +1.04 to +1.30)</w:t>
            </w:r>
          </w:p>
        </w:tc>
        <w:tc>
          <w:tcPr>
            <w:tcW w:w="1827" w:type="dxa"/>
          </w:tcPr>
          <w:p w14:paraId="57D25DB8" w14:textId="77777777" w:rsidR="006B304D" w:rsidRDefault="00000000">
            <w:pPr>
              <w:pStyle w:val="Compact"/>
            </w:pPr>
            <w:r>
              <w:rPr>
                <w:b/>
                <w:bCs/>
              </w:rPr>
              <w:t>~0</w:t>
            </w:r>
            <w:r>
              <w:t xml:space="preserve"> (range −0.03 to −0.03; sign-stable but published −0.55 not reproducible)</w:t>
            </w:r>
          </w:p>
        </w:tc>
      </w:tr>
    </w:tbl>
    <w:p w14:paraId="1E17133B" w14:textId="77777777" w:rsidR="006B304D" w:rsidRDefault="00000000">
      <w:pPr>
        <w:pStyle w:val="BodyText"/>
      </w:pPr>
      <w:r>
        <w:t>Ranges are Δ_C4a_internal = mean(C4a, Tier 2) − mean(C5, Tier 2) computed across three panel choices: 4-judge effective (drops the failed GPT-5.4 records), 5-judge with zeros (legacy), and 7-judge sensitivity (adds Gemini Flash and Gemini Pro). The 4-judge effective panel produces the upper end of every range; the 5-judge and 7-judge panels both pull magnitudes down because the GPT-5.4 zeros enter the per-question mean.</w:t>
      </w:r>
      <w:r>
        <w:rPr>
          <w:rStyle w:val="FootnoteReference"/>
        </w:rPr>
        <w:footnoteReference w:id="19"/>
      </w:r>
      <w:r>
        <w:t xml:space="preserve"> Under alternate Δ definitions (Δ_C2a_internal, Δ_C2a_main_baseline, Δ_C4a_main_baseline), magnitudes shift further but direction continues to reproduce on the same 5 of 6 cells.</w:t>
      </w:r>
    </w:p>
    <w:p w14:paraId="7649902D" w14:textId="77777777" w:rsidR="006B304D" w:rsidRDefault="00000000">
      <w:pPr>
        <w:pStyle w:val="BodyText"/>
      </w:pPr>
      <w:r>
        <w:t>The one cell that does not match the main study’s directional pattern is Zitkala-Sa × Gemini 2.5 Pro. The published −0.55 is not reproducible under any panel or Δ definition tested; every recompute lands near −0.03, so the cell is best read as approximately null rather than confidently negative. This is consistent with Zitkala-Sa’s behavior in the main study: Zitkala-Sa is one of two main-study subjects where the specification does not help on Δ_C4a (</w:t>
      </w:r>
      <w:hyperlink w:anchor="sec-4-1">
        <w:r w:rsidR="006B304D">
          <w:rPr>
            <w:rStyle w:val="Hyperlink"/>
          </w:rPr>
          <w:t>§4.1</w:t>
        </w:r>
      </w:hyperlink>
      <w:r>
        <w:t xml:space="preserve"> gradient table; Equiano is the other). That null is a gradient property of the subject at her mid-baseline coverage, not a Tier 2 replication failure. The Tier 2 result on Zitkala-Sa × Gemini Pro reproduces that null rather than contradicting it.</w:t>
      </w:r>
    </w:p>
    <w:p w14:paraId="7F2D1511" w14:textId="77777777" w:rsidR="006B304D" w:rsidRDefault="00000000">
      <w:pPr>
        <w:pStyle w:val="BodyText"/>
      </w:pPr>
      <w:r>
        <w:rPr>
          <w:b/>
          <w:bCs/>
        </w:rPr>
        <w:t>Direction of the finding.</w:t>
      </w:r>
      <w:r>
        <w:t xml:space="preserve"> This small probe reduces the likelihood that the specification’s effect is a Haiku-only or Claude-family-only artifact; it does not establish model-family invariance. With 3 subjects × 2 response models (one Anthropic, one Google), spec-effect direction reproduces in five of the six cells </w:t>
      </w:r>
      <w:r>
        <w:lastRenderedPageBreak/>
        <w:t>tested under every panel and Δ-definition; the sixth cell sits at the mid-baseline subject where the main study also produced a null. What the Tier 2 directional probe establishes is cross-provider consistency of sign on a small subset, scoped to the 4-judge effective panel; what it does not establish is that any specific Δ value transfers between response-model families, or that the direction holds outside this 3-subject subset. The full magnitudes await a Tier 2 rerun with shared judge utility and a clean GPT-5.4 judge pass; that rerun is flagged as future work in §7.</w:t>
      </w:r>
    </w:p>
    <w:p w14:paraId="7F8E1DCA" w14:textId="77777777" w:rsidR="006B304D" w:rsidRDefault="00000000">
      <w:pPr>
        <w:pStyle w:val="BodyText"/>
      </w:pPr>
      <w:r>
        <w:rPr>
          <w:b/>
          <w:bCs/>
        </w:rPr>
        <w:t>Secondary observation: baseline variance across response models.</w:t>
      </w:r>
      <w:r>
        <w:t xml:space="preserve"> 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 </w:t>
      </w:r>
      <w:hyperlink w:anchor="sec-1-4">
        <w:r w:rsidR="006B304D">
          <w:rPr>
            <w:rStyle w:val="Hyperlink"/>
          </w:rPr>
          <w:t>§1.4</w:t>
        </w:r>
      </w:hyperlink>
      <w:r>
        <w:t>: pretraining coverage of a specific person is a property of each model family, and there is no reason to expect it to be uniform. Models disagree on who they have been trained on, by roughly the same magnitude that the specification lifts prediction.</w:t>
      </w:r>
    </w:p>
    <w:p w14:paraId="0A19CEE3" w14:textId="77777777" w:rsidR="006B304D" w:rsidRDefault="00000000">
      <w:r>
        <w:pict w14:anchorId="705E1E55">
          <v:rect id="_x0000_i1406" style="width:0;height:1.5pt" o:hralign="center" o:hrstd="t" o:hr="t"/>
        </w:pict>
      </w:r>
    </w:p>
    <w:p w14:paraId="1B22A1B9" w14:textId="77777777" w:rsidR="006B304D" w:rsidRDefault="00000000">
      <w:pPr>
        <w:pStyle w:val="Heading3"/>
      </w:pPr>
      <w:bookmarkStart w:id="1254" w:name="_Toc228182833"/>
      <w:bookmarkStart w:id="1255" w:name="sec-4-6-2"/>
      <w:bookmarkEnd w:id="1253"/>
      <w:r>
        <w:t>4</w:t>
      </w:r>
      <w:commentRangeStart w:id="1256"/>
      <w:r>
        <w:t>.6.2 Judge panel sensitivity (5-judge primary vs 7-judge)</w:t>
      </w:r>
      <w:bookmarkEnd w:id="1254"/>
      <w:commentRangeEnd w:id="1256"/>
      <w:r w:rsidR="000E7342">
        <w:rPr>
          <w:rStyle w:val="CommentReference"/>
          <w:sz w:val="24"/>
          <w:szCs w:val="24"/>
        </w:rPr>
        <w:commentReference w:id="1256"/>
      </w:r>
    </w:p>
    <w:p w14:paraId="1AA30615" w14:textId="77777777" w:rsidR="006B304D" w:rsidRDefault="00000000">
      <w:pPr>
        <w:pStyle w:val="FirstParagraph"/>
      </w:pPr>
      <w:r>
        <w:rPr>
          <w:b/>
          <w:bCs/>
        </w:rPr>
        <w:t>Concern.</w:t>
      </w:r>
      <w:r>
        <w:t xml:space="preserve"> The judge panel could itself introduce systematic bias in favor of the Behavioral Specification. Gemini 2.5 Pro specifically failed verbatim-match calibration (</w:t>
      </w:r>
      <w:hyperlink w:anchor="sec-3-7-2">
        <w:r w:rsidR="006B304D">
          <w:rPr>
            <w:rStyle w:val="Hyperlink"/>
          </w:rPr>
          <w:t>§3.7.2</w:t>
        </w:r>
      </w:hyperlink>
      <w:r>
        <w:t>: scored 4.15 where every other calibrated judge scored 5.00) and penalized length-padded responses sharply. If Gemini inflation or another panel-level bias happened to favor spec-containing conditions disproportionately, the 5-judge and 7-judge aggregates would diverge.</w:t>
      </w:r>
    </w:p>
    <w:p w14:paraId="7B2D1F3A" w14:textId="77777777" w:rsidR="006B304D" w:rsidRDefault="00000000">
      <w:pPr>
        <w:pStyle w:val="BodyText"/>
      </w:pPr>
      <w:r>
        <w:rPr>
          <w:b/>
          <w:bCs/>
        </w:rPr>
        <w:t>Test.</w:t>
      </w:r>
      <w:r>
        <w:t xml:space="preserve"> Every primary result in §4 has a 7-judge sensitivity counterpart. The question: do the 5-judge primary and 7-judge aggregate agree in direction, and if they disagree in magnitude, does the disagreement cut toward or against the paper’s claims?</w:t>
      </w:r>
    </w:p>
    <w:p w14:paraId="0D13FED7" w14:textId="77777777" w:rsidR="006B304D" w:rsidRDefault="00000000">
      <w:pPr>
        <w:pStyle w:val="BodyText"/>
      </w:pPr>
      <w:r>
        <w:rPr>
          <w:b/>
          <w:bCs/>
        </w:rPr>
        <w:t>Result.</w:t>
      </w:r>
      <w:r>
        <w:t xml:space="preserve"> The 5-judge primary is the conservative choice for every headline finding. Gemini inclusion widens spec-effect magnitudes rather than narrowing them.</w:t>
      </w:r>
    </w:p>
    <w:tbl>
      <w:tblPr>
        <w:tblStyle w:val="Table"/>
        <w:tblW w:w="5000" w:type="pct"/>
        <w:tblLayout w:type="fixed"/>
        <w:tblLook w:val="0020" w:firstRow="1" w:lastRow="0" w:firstColumn="0" w:lastColumn="0" w:noHBand="0" w:noVBand="0"/>
      </w:tblPr>
      <w:tblGrid>
        <w:gridCol w:w="2052"/>
        <w:gridCol w:w="2736"/>
        <w:gridCol w:w="2736"/>
        <w:gridCol w:w="2052"/>
      </w:tblGrid>
      <w:tr w:rsidR="006B304D" w14:paraId="4E1F5B9E"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697" w:type="dxa"/>
          </w:tcPr>
          <w:p w14:paraId="532440DE" w14:textId="77777777" w:rsidR="006B304D" w:rsidRDefault="00000000">
            <w:pPr>
              <w:pStyle w:val="Compact"/>
            </w:pPr>
            <w:r>
              <w:t>Condition</w:t>
            </w:r>
          </w:p>
        </w:tc>
        <w:tc>
          <w:tcPr>
            <w:tcW w:w="2262" w:type="dxa"/>
          </w:tcPr>
          <w:p w14:paraId="30D9586B" w14:textId="77777777" w:rsidR="006B304D" w:rsidRDefault="00000000">
            <w:pPr>
              <w:pStyle w:val="Compact"/>
              <w:jc w:val="right"/>
            </w:pPr>
            <w:r>
              <w:t>Δ vs. C5 (5-judge primary, 13 globals)</w:t>
            </w:r>
          </w:p>
        </w:tc>
        <w:tc>
          <w:tcPr>
            <w:tcW w:w="2262" w:type="dxa"/>
          </w:tcPr>
          <w:p w14:paraId="1D21DD8F" w14:textId="77777777" w:rsidR="006B304D" w:rsidRDefault="00000000">
            <w:pPr>
              <w:pStyle w:val="Compact"/>
              <w:jc w:val="right"/>
            </w:pPr>
            <w:r>
              <w:t>Δ vs. C5 (7-judge, same subjects)</w:t>
            </w:r>
          </w:p>
        </w:tc>
        <w:tc>
          <w:tcPr>
            <w:tcW w:w="1697" w:type="dxa"/>
          </w:tcPr>
          <w:p w14:paraId="373D84E0" w14:textId="77777777" w:rsidR="006B304D" w:rsidRDefault="00000000">
            <w:pPr>
              <w:pStyle w:val="Compact"/>
            </w:pPr>
            <w:r>
              <w:t>Direction of shift when Gemini is added</w:t>
            </w:r>
          </w:p>
        </w:tc>
      </w:tr>
      <w:tr w:rsidR="006B304D" w14:paraId="5588F36A" w14:textId="77777777">
        <w:tc>
          <w:tcPr>
            <w:tcW w:w="1697" w:type="dxa"/>
          </w:tcPr>
          <w:p w14:paraId="240A98DD" w14:textId="77777777" w:rsidR="006B304D" w:rsidRDefault="00000000">
            <w:pPr>
              <w:pStyle w:val="Compact"/>
            </w:pPr>
            <w:r>
              <w:t>C2a (spec alone)</w:t>
            </w:r>
          </w:p>
        </w:tc>
        <w:tc>
          <w:tcPr>
            <w:tcW w:w="2262" w:type="dxa"/>
          </w:tcPr>
          <w:p w14:paraId="45970F4E" w14:textId="77777777" w:rsidR="006B304D" w:rsidRDefault="00000000">
            <w:pPr>
              <w:pStyle w:val="Compact"/>
              <w:jc w:val="right"/>
            </w:pPr>
            <w:r>
              <w:t>+0.35</w:t>
            </w:r>
          </w:p>
        </w:tc>
        <w:tc>
          <w:tcPr>
            <w:tcW w:w="2262" w:type="dxa"/>
          </w:tcPr>
          <w:p w14:paraId="4F3305F1" w14:textId="77777777" w:rsidR="006B304D" w:rsidRDefault="00000000">
            <w:pPr>
              <w:pStyle w:val="Compact"/>
              <w:jc w:val="right"/>
            </w:pPr>
            <w:r>
              <w:t>+0.45</w:t>
            </w:r>
          </w:p>
        </w:tc>
        <w:tc>
          <w:tcPr>
            <w:tcW w:w="1697" w:type="dxa"/>
          </w:tcPr>
          <w:p w14:paraId="7377C9E3" w14:textId="77777777" w:rsidR="006B304D" w:rsidRDefault="00000000">
            <w:pPr>
              <w:pStyle w:val="Compact"/>
            </w:pPr>
            <w:r>
              <w:t>widens by +0.10</w:t>
            </w:r>
          </w:p>
        </w:tc>
      </w:tr>
      <w:tr w:rsidR="006B304D" w14:paraId="3F9E0423" w14:textId="77777777">
        <w:tc>
          <w:tcPr>
            <w:tcW w:w="1697" w:type="dxa"/>
          </w:tcPr>
          <w:p w14:paraId="01EEFD5B" w14:textId="77777777" w:rsidR="006B304D" w:rsidRDefault="00000000">
            <w:pPr>
              <w:pStyle w:val="Compact"/>
            </w:pPr>
            <w:r>
              <w:t>C2c v2 (random derangement)</w:t>
            </w:r>
          </w:p>
        </w:tc>
        <w:tc>
          <w:tcPr>
            <w:tcW w:w="2262" w:type="dxa"/>
          </w:tcPr>
          <w:p w14:paraId="487A495A" w14:textId="77777777" w:rsidR="006B304D" w:rsidRDefault="00000000">
            <w:pPr>
              <w:pStyle w:val="Compact"/>
              <w:jc w:val="right"/>
            </w:pPr>
            <w:r>
              <w:t>+0.15</w:t>
            </w:r>
          </w:p>
        </w:tc>
        <w:tc>
          <w:tcPr>
            <w:tcW w:w="2262" w:type="dxa"/>
          </w:tcPr>
          <w:p w14:paraId="165CCB81" w14:textId="77777777" w:rsidR="006B304D" w:rsidRDefault="00000000">
            <w:pPr>
              <w:pStyle w:val="Compact"/>
              <w:jc w:val="right"/>
            </w:pPr>
            <w:r>
              <w:t>+0.17</w:t>
            </w:r>
          </w:p>
        </w:tc>
        <w:tc>
          <w:tcPr>
            <w:tcW w:w="1697" w:type="dxa"/>
          </w:tcPr>
          <w:p w14:paraId="00F7DB20" w14:textId="77777777" w:rsidR="006B304D" w:rsidRDefault="00000000">
            <w:pPr>
              <w:pStyle w:val="Compact"/>
            </w:pPr>
            <w:r>
              <w:t>widens by +0.02</w:t>
            </w:r>
          </w:p>
        </w:tc>
      </w:tr>
      <w:tr w:rsidR="006B304D" w14:paraId="6031478A" w14:textId="77777777">
        <w:tc>
          <w:tcPr>
            <w:tcW w:w="1697" w:type="dxa"/>
          </w:tcPr>
          <w:p w14:paraId="2C117E52" w14:textId="77777777" w:rsidR="006B304D" w:rsidRDefault="00000000">
            <w:pPr>
              <w:pStyle w:val="Compact"/>
            </w:pPr>
            <w:r>
              <w:t>C2c v1 (fixed derangement)</w:t>
            </w:r>
          </w:p>
        </w:tc>
        <w:tc>
          <w:tcPr>
            <w:tcW w:w="2262" w:type="dxa"/>
          </w:tcPr>
          <w:p w14:paraId="3627D94B" w14:textId="77777777" w:rsidR="006B304D" w:rsidRDefault="00000000">
            <w:pPr>
              <w:pStyle w:val="Compact"/>
              <w:jc w:val="right"/>
            </w:pPr>
            <w:r>
              <w:t>−0.25</w:t>
            </w:r>
          </w:p>
        </w:tc>
        <w:tc>
          <w:tcPr>
            <w:tcW w:w="2262" w:type="dxa"/>
          </w:tcPr>
          <w:p w14:paraId="31C7F35B" w14:textId="77777777" w:rsidR="006B304D" w:rsidRDefault="00000000">
            <w:pPr>
              <w:pStyle w:val="Compact"/>
              <w:jc w:val="right"/>
            </w:pPr>
            <w:r>
              <w:t>−0.21</w:t>
            </w:r>
          </w:p>
        </w:tc>
        <w:tc>
          <w:tcPr>
            <w:tcW w:w="1697" w:type="dxa"/>
          </w:tcPr>
          <w:p w14:paraId="5ECFAD1E" w14:textId="77777777" w:rsidR="006B304D" w:rsidRDefault="00000000">
            <w:pPr>
              <w:pStyle w:val="Compact"/>
            </w:pPr>
            <w:r>
              <w:t>softens by +0.04</w:t>
            </w:r>
          </w:p>
        </w:tc>
      </w:tr>
    </w:tbl>
    <w:p w14:paraId="5D926BB2" w14:textId="77777777" w:rsidR="006B304D" w:rsidRDefault="00000000">
      <w:pPr>
        <w:pStyle w:val="BodyText"/>
      </w:pPr>
      <w:r>
        <w:t xml:space="preserve">The Gemini-inclusion shift in C2a’s direction is driven by Gemini’s relatively severe scoring of baseline (no-context) responses compared to its scoring of spec-containing responses. Including Gemini compresses the baseline ceiling more than the spec-condition ceiling, which widens the delta. The direction of the shift is the same across almost every comparison in the paper: the 5-judge primary produces the smaller effect size, the 7-judge produces the larger one, and no subject’s improvement direction changes between them (noted in </w:t>
      </w:r>
      <w:hyperlink w:anchor="sec-1-2">
        <w:r w:rsidR="006B304D">
          <w:rPr>
            <w:rStyle w:val="Hyperlink"/>
          </w:rPr>
          <w:t>§1.2</w:t>
        </w:r>
      </w:hyperlink>
      <w:r>
        <w:t xml:space="preserve"> and </w:t>
      </w:r>
      <w:hyperlink w:anchor="sec-3-7-2">
        <w:r w:rsidR="006B304D">
          <w:rPr>
            <w:rStyle w:val="Hyperlink"/>
          </w:rPr>
          <w:t>§3.7.2</w:t>
        </w:r>
      </w:hyperlink>
      <w:r>
        <w:t>). Reporting 5-judge primary means every paper claim is the conservative version.</w:t>
      </w:r>
    </w:p>
    <w:p w14:paraId="553A8173" w14:textId="77777777" w:rsidR="006B304D" w:rsidRDefault="00000000">
      <w:pPr>
        <w:pStyle w:val="BodyText"/>
      </w:pPr>
      <w:r>
        <w:rPr>
          <w:b/>
          <w:bCs/>
        </w:rPr>
        <w:t xml:space="preserve">Every primary finding in </w:t>
      </w:r>
      <w:hyperlink w:anchor="sec-4-1">
        <w:r w:rsidR="006B304D">
          <w:rPr>
            <w:rStyle w:val="Hyperlink"/>
            <w:b/>
            <w:bCs/>
          </w:rPr>
          <w:t>§4.1</w:t>
        </w:r>
      </w:hyperlink>
      <w:r>
        <w:rPr>
          <w:b/>
          <w:bCs/>
        </w:rPr>
        <w:t xml:space="preserve"> through </w:t>
      </w:r>
      <w:hyperlink w:anchor="sec-4-4">
        <w:r w:rsidR="006B304D">
          <w:rPr>
            <w:rStyle w:val="Hyperlink"/>
            <w:b/>
            <w:bCs/>
          </w:rPr>
          <w:t>§4.4</w:t>
        </w:r>
      </w:hyperlink>
      <w:r>
        <w:rPr>
          <w:b/>
          <w:bCs/>
        </w:rPr>
        <w:t xml:space="preserve"> was checked against the 7-judge aggregate as part of the analysis plan lock (</w:t>
      </w:r>
      <w:r>
        <w:rPr>
          <w:rStyle w:val="VerbatimChar"/>
          <w:b/>
          <w:bCs/>
        </w:rPr>
        <w:t>docs/ANALYSIS_PLAN_LOCK.md</w:t>
      </w:r>
      <w:r>
        <w:rPr>
          <w:b/>
          <w:bCs/>
        </w:rPr>
        <w:t>).</w:t>
      </w:r>
      <w:r>
        <w:t xml:space="preserve"> None of the paper’s claims depend on the panel choice between 5-judge and 7-judge; all directional claims reproduce on either panel.</w:t>
      </w:r>
    </w:p>
    <w:p w14:paraId="4085074C" w14:textId="77777777" w:rsidR="006B304D" w:rsidRDefault="00000000">
      <w:r>
        <w:lastRenderedPageBreak/>
        <w:pict w14:anchorId="65BE8D93">
          <v:rect id="_x0000_i1407" style="width:0;height:1.5pt" o:hralign="center" o:hrstd="t" o:hr="t"/>
        </w:pict>
      </w:r>
    </w:p>
    <w:p w14:paraId="4A75C560" w14:textId="77777777" w:rsidR="006B304D" w:rsidRDefault="00000000">
      <w:pPr>
        <w:pStyle w:val="Heading3"/>
      </w:pPr>
      <w:bookmarkStart w:id="1257" w:name="_Toc228182834"/>
      <w:bookmarkStart w:id="1258" w:name="sec-4-6-3"/>
      <w:bookmarkEnd w:id="1255"/>
      <w:commentRangeStart w:id="1259"/>
      <w:r>
        <w:t>4.6.3 What these robustness checks do not address</w:t>
      </w:r>
      <w:bookmarkEnd w:id="1257"/>
      <w:commentRangeEnd w:id="1259"/>
      <w:r w:rsidR="000E7342">
        <w:rPr>
          <w:rStyle w:val="CommentReference"/>
          <w:sz w:val="24"/>
          <w:szCs w:val="24"/>
        </w:rPr>
        <w:commentReference w:id="1259"/>
      </w:r>
    </w:p>
    <w:p w14:paraId="2321DAC1" w14:textId="77777777" w:rsidR="006B304D" w:rsidRDefault="00000000">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 “non-Haiku LLMs reading non-Anthropic batteries produce the same direction”; the judge-panel sensitivity shows that removing the most-inflationary judges makes the effect smaller, not larger. Together these checks rule out several within-family artifact hypotheses but do not replace human validation on the full pipeline. The class-level limitation and the human-validation follow-up are treated in full in </w:t>
      </w:r>
      <w:hyperlink w:anchor="sec-6-2">
        <w:r w:rsidR="006B304D">
          <w:rPr>
            <w:rStyle w:val="Hyperlink"/>
          </w:rPr>
          <w:t>§6.2</w:t>
        </w:r>
      </w:hyperlink>
      <w:r>
        <w:t>.</w:t>
      </w:r>
    </w:p>
    <w:p w14:paraId="64D1E0A6" w14:textId="77777777" w:rsidR="006B304D" w:rsidRDefault="00000000">
      <w:r>
        <w:pict w14:anchorId="5A4A336A">
          <v:rect id="_x0000_i1408" style="width:0;height:1.5pt" o:hralign="center" o:hrstd="t" o:hr="t"/>
        </w:pict>
      </w:r>
    </w:p>
    <w:p w14:paraId="62A42588" w14:textId="77777777" w:rsidR="006B304D" w:rsidRDefault="00000000">
      <w:pPr>
        <w:pStyle w:val="FirstParagraph"/>
      </w:pPr>
      <w:commentRangeStart w:id="1260"/>
      <w:r>
        <w:rPr>
          <w:b/>
          <w:bCs/>
        </w:rPr>
        <w:t>Raw data and scripts.</w:t>
      </w:r>
      <w:r>
        <w:t xml:space="preserve"> Tier 2 per-subject per-model responses at </w:t>
      </w:r>
      <w:r>
        <w:rPr>
          <w:rStyle w:val="VerbatimChar"/>
        </w:rPr>
        <w:t>results/_tier2/global_&lt;subject&gt;/</w:t>
      </w:r>
      <w:r>
        <w:t xml:space="preserve">. 5-judge vs 7-judge sensitivity recompute at </w:t>
      </w:r>
      <w:r>
        <w:rPr>
          <w:rStyle w:val="VerbatimChar"/>
        </w:rPr>
        <w:t>docs/research/recompute_5judge_primary.md</w:t>
      </w:r>
      <w:r>
        <w:t xml:space="preserve">. Tier 2 panel-completeness audit (including the 24 GPT-5.4 </w:t>
      </w:r>
      <w:r>
        <w:rPr>
          <w:rStyle w:val="VerbatimChar"/>
        </w:rPr>
        <w:t>FULL_FAIL</w:t>
      </w:r>
      <w:r>
        <w:t xml:space="preserve"> cells that drive the 4-judge effective panel in </w:t>
      </w:r>
      <w:hyperlink w:anchor="sec-4-6-1">
        <w:r w:rsidR="006B304D">
          <w:rPr>
            <w:rStyle w:val="Hyperlink"/>
          </w:rPr>
          <w:t>§4.6.1</w:t>
        </w:r>
      </w:hyperlink>
      <w:r>
        <w:t xml:space="preserve">) at </w:t>
      </w:r>
      <w:r>
        <w:rPr>
          <w:rStyle w:val="VerbatimChar"/>
        </w:rPr>
        <w:t>docs/research/v11_panel_completeness_audit.csv</w:t>
      </w:r>
      <w:r>
        <w:t xml:space="preserve">. Mechanical recompute and per-cell panel-range scripts at </w:t>
      </w:r>
      <w:r>
        <w:rPr>
          <w:rStyle w:val="VerbatimChar"/>
        </w:rPr>
        <w:t>scripts/_v10_verification/tier2_mechanical_recompute.py</w:t>
      </w:r>
      <w:r>
        <w:t xml:space="preserve"> and </w:t>
      </w:r>
      <w:r>
        <w:rPr>
          <w:rStyle w:val="VerbatimChar"/>
        </w:rPr>
        <w:t>scripts/_v10_verification/tier2_panel_ranges.py</w:t>
      </w:r>
      <w:r>
        <w:t>.</w:t>
      </w:r>
      <w:commentRangeEnd w:id="1260"/>
      <w:r w:rsidR="000E7342">
        <w:rPr>
          <w:rStyle w:val="CommentReference"/>
          <w:sz w:val="22"/>
          <w:szCs w:val="22"/>
        </w:rPr>
        <w:commentReference w:id="1260"/>
      </w:r>
    </w:p>
    <w:p w14:paraId="4E40BB75" w14:textId="77777777" w:rsidR="006B304D" w:rsidRDefault="00000000">
      <w:r>
        <w:pict w14:anchorId="6BA362BD">
          <v:rect id="_x0000_i1409" style="width:0;height:1.5pt" o:hralign="center" o:hrstd="t" o:hr="t"/>
        </w:pict>
      </w:r>
    </w:p>
    <w:p w14:paraId="2464444F" w14:textId="77777777" w:rsidR="006B304D" w:rsidRDefault="00000000">
      <w:pPr>
        <w:pStyle w:val="Heading2"/>
      </w:pPr>
      <w:bookmarkStart w:id="1261" w:name="_Toc228182835"/>
      <w:bookmarkStart w:id="1262" w:name="discussion"/>
      <w:bookmarkEnd w:id="405"/>
      <w:bookmarkEnd w:id="1258"/>
      <w:r>
        <w:t>5. Discussion</w:t>
      </w:r>
      <w:bookmarkEnd w:id="1261"/>
    </w:p>
    <w:p w14:paraId="359D4525" w14:textId="77777777" w:rsidR="006B304D" w:rsidRDefault="00000000">
      <w:pPr>
        <w:pStyle w:val="FirstParagraph"/>
      </w:pPr>
      <w:r>
        <w:t xml:space="preserve">§4 established the gradient, the mechanism, and the additive composition with existing memory systems, </w:t>
      </w:r>
      <w:commentRangeStart w:id="1263"/>
      <w:r>
        <w:t>and included a post-hoc N=3 case study of Letta’s stateful-agent path (</w:t>
      </w:r>
      <w:hyperlink w:anchor="sec-4-5">
        <w:r w:rsidR="006B304D">
          <w:rPr>
            <w:rStyle w:val="Hyperlink"/>
          </w:rPr>
          <w:t>§4.5</w:t>
        </w:r>
      </w:hyperlink>
      <w:r>
        <w:t xml:space="preserve">). </w:t>
      </w:r>
      <w:commentRangeEnd w:id="1263"/>
      <w:r w:rsidR="000E7342">
        <w:rPr>
          <w:rStyle w:val="CommentReference"/>
          <w:sz w:val="22"/>
          <w:szCs w:val="22"/>
        </w:rPr>
        <w:commentReference w:id="1263"/>
      </w:r>
      <w:r>
        <w:t>§5 turns to what those results imply beyond the specific experiment. Before developing the positive implications (</w:t>
      </w:r>
      <w:hyperlink w:anchor="sec-5-2">
        <w:r w:rsidR="006B304D">
          <w:rPr>
            <w:rStyle w:val="Hyperlink"/>
          </w:rPr>
          <w:t>§5.2</w:t>
        </w:r>
      </w:hyperlink>
      <w:r>
        <w:t xml:space="preserve"> onward), </w:t>
      </w:r>
      <w:hyperlink w:anchor="sec-5-1">
        <w:r w:rsidR="006B304D">
          <w:rPr>
            <w:rStyle w:val="Hyperlink"/>
          </w:rPr>
          <w:t>§5.1</w:t>
        </w:r>
      </w:hyperlink>
      <w:r>
        <w:t xml:space="preserve"> names a recurring failure mode that cuts across all five memory systems evaluated and motivates the paper’s positive target: the conflation of recall sufficiency with representational adequacy.</w:t>
      </w:r>
    </w:p>
    <w:p w14:paraId="6D7269FD" w14:textId="77777777" w:rsidR="006B304D" w:rsidRDefault="00000000">
      <w:pPr>
        <w:pStyle w:val="Heading3"/>
      </w:pPr>
      <w:bookmarkStart w:id="1264" w:name="_Toc228182836"/>
      <w:bookmarkStart w:id="1265" w:name="sec-5-1"/>
      <w:r>
        <w:t>5.1 The Anti-Pattern: What Behavioral Specification Is Not</w:t>
      </w:r>
      <w:bookmarkEnd w:id="1264"/>
    </w:p>
    <w:p w14:paraId="59590F09" w14:textId="77777777" w:rsidR="006B304D" w:rsidRDefault="00000000">
      <w:pPr>
        <w:pStyle w:val="FirstParagraph"/>
      </w:pPr>
      <w:r>
        <w:t>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14:paraId="48A2BD7C" w14:textId="77777777" w:rsidR="006B304D" w:rsidRDefault="00000000">
      <w:pPr>
        <w:pStyle w:val="BodyText"/>
      </w:pPr>
      <w:r>
        <w:rPr>
          <w:b/>
          <w:bCs/>
        </w:rPr>
        <w:t>It is not memory recall.</w:t>
      </w:r>
      <w:r>
        <w:t xml:space="preserve"> Memory-recall benchmarks (LOCOMO, LongMemEval, discussed in </w:t>
      </w:r>
      <w:hyperlink w:anchor="sec-2-3">
        <w:r w:rsidR="006B304D">
          <w:rPr>
            <w:rStyle w:val="Hyperlink"/>
          </w:rPr>
          <w:t>§2.3</w:t>
        </w:r>
      </w:hyperlink>
      <w:r>
        <w:t xml:space="preserve">) measure whether a system can retrieve a specific fact it previously ingested. A system that scores 95% on recall can still score at the rubric floor on representational accuracy: the ability to anticipate a person’s reasoning in a situation no stored fact covers. </w:t>
      </w:r>
      <w:hyperlink w:anchor="sec-4-1">
        <w:r w:rsidR="006B304D">
          <w:rPr>
            <w:rStyle w:val="Hyperlink"/>
          </w:rPr>
          <w:t>§4.1</w:t>
        </w:r>
      </w:hyperlink>
      <w:r>
        <w:t xml:space="preserve"> and </w:t>
      </w:r>
      <w:hyperlink w:anchor="sec-4-4">
        <w:r w:rsidR="006B304D">
          <w:rPr>
            <w:rStyle w:val="Hyperlink"/>
          </w:rPr>
          <w:t>§4.4</w:t>
        </w:r>
      </w:hyperlink>
      <w:r>
        <w:t xml:space="preserve"> separate these two axes empirically.</w:t>
      </w:r>
    </w:p>
    <w:p w14:paraId="264C297F" w14:textId="77777777" w:rsidR="006B304D" w:rsidRDefault="00000000">
      <w:pPr>
        <w:pStyle w:val="BodyText"/>
      </w:pPr>
      <w:r>
        <w:rPr>
          <w:b/>
          <w:bCs/>
        </w:rPr>
        <w:t>It is not persona fidelity.</w:t>
      </w:r>
      <w:r>
        <w:t xml:space="preserve"> Persona benchmarks (PersonaGym, </w:t>
      </w:r>
      <w:hyperlink w:anchor="sec-2-3">
        <w:r w:rsidR="006B304D">
          <w:rPr>
            <w:rStyle w:val="Hyperlink"/>
          </w:rPr>
          <w:t>§2.3</w:t>
        </w:r>
      </w:hyperlink>
      <w:r>
        <w:t>)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14:paraId="52E0B2BF" w14:textId="77777777" w:rsidR="006B304D" w:rsidRDefault="00000000">
      <w:pPr>
        <w:pStyle w:val="BodyText"/>
      </w:pPr>
      <w:r>
        <w:rPr>
          <w:b/>
          <w:bCs/>
        </w:rPr>
        <w:t>It is not preference alignment.</w:t>
      </w:r>
      <w:r>
        <w:t xml:space="preserve"> Preference-tuning benchmarks (AlpsBench, </w:t>
      </w:r>
      <w:hyperlink w:anchor="sec-2-3">
        <w:r w:rsidR="006B304D">
          <w:rPr>
            <w:rStyle w:val="Hyperlink"/>
          </w:rPr>
          <w:t>§2.3</w:t>
        </w:r>
      </w:hyperlink>
      <w:r>
        <w:t xml:space="preserve">) measure whether a system produces responses a user rates higher on preference or emotional-resonance scales. Preference alignment optimizes what the user likes receiving; representational accuracy measures how well the </w:t>
      </w:r>
      <w:r>
        <w:lastRenderedPageBreak/>
        <w:t>system anticipates what the user would do next. The Behavioral Specification targets the second and is ambivalent about the first.</w:t>
      </w:r>
    </w:p>
    <w:p w14:paraId="1136196A" w14:textId="77777777" w:rsidR="006B304D" w:rsidRDefault="00000000">
      <w:pPr>
        <w:pStyle w:val="BodyText"/>
      </w:pPr>
      <w:r>
        <w:rPr>
          <w:b/>
          <w:bCs/>
        </w:rPr>
        <w:t>It is not survey-response interpolation.</w:t>
      </w:r>
      <w:r>
        <w:t xml:space="preserve"> Twin-2K (</w:t>
      </w:r>
      <w:hyperlink w:anchor="sec-2-3">
        <w:r w:rsidR="006B304D">
          <w:rPr>
            <w:rStyle w:val="Hyperlink"/>
          </w:rPr>
          <w:t>§2.3</w:t>
        </w:r>
      </w:hyperlink>
      <w:r>
        <w:t>)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14:paraId="6379AAAF" w14:textId="77777777" w:rsidR="006B304D" w:rsidRDefault="00000000">
      <w:pPr>
        <w:pStyle w:val="BodyText"/>
      </w:pPr>
      <w:r>
        <w:rPr>
          <w:b/>
          <w:bCs/>
        </w:rPr>
        <w:t>It is not a psychometric profile.</w:t>
      </w:r>
      <w:r>
        <w:t xml:space="preserve"> 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14:paraId="4D95D7BC" w14:textId="77777777" w:rsidR="006B304D" w:rsidRDefault="00000000">
      <w:pPr>
        <w:pStyle w:val="BodyText"/>
      </w:pPr>
      <w:r>
        <w:t xml:space="preserve">The positive target is narrower than any of the above. </w:t>
      </w:r>
      <w:commentRangeStart w:id="1266"/>
      <w:r>
        <w:t xml:space="preserve">We want a representation that lets a response model act as this specific person would, </w:t>
      </w:r>
      <w:commentRangeEnd w:id="1266"/>
      <w:r w:rsidR="000E7342">
        <w:rPr>
          <w:rStyle w:val="CommentReference"/>
          <w:sz w:val="22"/>
          <w:szCs w:val="22"/>
        </w:rPr>
        <w:commentReference w:id="1266"/>
      </w:r>
      <w:r>
        <w:t>on situations the model has never seen, grounded in the person’s documented reasoning patterns rather than in surface-level similarity, psychometric dimensions, or preference signals. What follows (</w:t>
      </w:r>
      <w:hyperlink w:anchor="sec-5-2">
        <w:r w:rsidR="006B304D">
          <w:rPr>
            <w:rStyle w:val="Hyperlink"/>
          </w:rPr>
          <w:t>§5.2</w:t>
        </w:r>
      </w:hyperlink>
      <w:r>
        <w:t xml:space="preserve"> through </w:t>
      </w:r>
      <w:hyperlink w:anchor="sec-5-6">
        <w:r w:rsidR="006B304D">
          <w:rPr>
            <w:rStyle w:val="Hyperlink"/>
          </w:rPr>
          <w:t>§5.6</w:t>
        </w:r>
      </w:hyperlink>
      <w:r>
        <w:t>) develops what the study shows about this target and where it falls short.</w:t>
      </w:r>
    </w:p>
    <w:p w14:paraId="0882312D" w14:textId="77777777" w:rsidR="006B304D" w:rsidRDefault="00000000">
      <w:r>
        <w:pict w14:anchorId="760FE8D0">
          <v:rect id="_x0000_i1410" style="width:0;height:1.5pt" o:hralign="center" o:hrstd="t" o:hr="t"/>
        </w:pict>
      </w:r>
    </w:p>
    <w:p w14:paraId="05A531B7" w14:textId="77777777" w:rsidR="006B304D" w:rsidRDefault="00000000">
      <w:pPr>
        <w:pStyle w:val="Heading3"/>
      </w:pPr>
      <w:bookmarkStart w:id="1267" w:name="_Toc228182837"/>
      <w:bookmarkStart w:id="1268" w:name="sec-5-2"/>
      <w:bookmarkEnd w:id="1265"/>
      <w:r>
        <w:t>5.2 What the study demonstrates</w:t>
      </w:r>
      <w:bookmarkEnd w:id="1267"/>
    </w:p>
    <w:p w14:paraId="2D70ECF5" w14:textId="77777777" w:rsidR="006B304D" w:rsidRDefault="00000000">
      <w:pPr>
        <w:pStyle w:val="FirstParagraph"/>
      </w:pPr>
      <w:r>
        <w:t xml:space="preserve">This paper is oriented to a single question: how do we improve human-AI interactions for the people </w:t>
      </w:r>
      <w:commentRangeStart w:id="1269"/>
      <w:r>
        <w:t xml:space="preserve">who actually use AI systems? </w:t>
      </w:r>
      <w:commentRangeEnd w:id="1269"/>
      <w:r w:rsidR="000E7342">
        <w:rPr>
          <w:rStyle w:val="CommentReference"/>
          <w:sz w:val="22"/>
          <w:szCs w:val="22"/>
        </w:rPr>
        <w:commentReference w:id="1269"/>
      </w:r>
      <w:r>
        <w:t>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14:paraId="603F44AD" w14:textId="77777777" w:rsidR="006B304D" w:rsidRDefault="00000000">
      <w:pPr>
        <w:pStyle w:val="BodyText"/>
      </w:pPr>
      <w:r>
        <w:t>Across 14 historical subjects, five commercial and open-source memory systems, one main-study response model (Haiku 4.5) plus 2 additional response models in a small cross-provider directional probe (Sonnet 4.6, Gemini 2.5 Pro on 3 subjects), and five primary judges, the paper produced four empirical results:</w:t>
      </w:r>
    </w:p>
    <w:p w14:paraId="763A7A3C" w14:textId="77777777" w:rsidR="006B304D" w:rsidRDefault="00000000">
      <w:pPr>
        <w:numPr>
          <w:ilvl w:val="0"/>
          <w:numId w:val="24"/>
        </w:numPr>
      </w:pPr>
      <w:r>
        <w:rPr>
          <w:b/>
          <w:bCs/>
        </w:rPr>
        <w:t>A compact Behavioral Specification improves prediction, inversely proportional to what the model already knows about the person</w:t>
      </w:r>
      <w:r>
        <w:t xml:space="preserve"> </w:t>
      </w:r>
      <w:commentRangeStart w:id="1270"/>
      <w:r>
        <w:t xml:space="preserve">(the gradient, H1 + H2; </w:t>
      </w:r>
      <w:hyperlink w:anchor="sec-4-1">
        <w:r w:rsidR="006B304D">
          <w:rPr>
            <w:rStyle w:val="Hyperlink"/>
          </w:rPr>
          <w:t>§4.1</w:t>
        </w:r>
      </w:hyperlink>
      <w:r>
        <w:t xml:space="preserve">). Regression slope −0.96 [95% CI −1.24, −0.67], R² = 0.82, slope p &lt; 0.001. On the nine low-baseline subjects </w:t>
      </w:r>
      <w:r>
        <w:rPr>
          <w:rStyle w:val="FootnoteReference"/>
        </w:rPr>
        <w:footnoteReference w:id="20"/>
      </w:r>
      <w:r>
        <w:t>, every subject improved, mean Δ_C4a = +0.89 points.</w:t>
      </w:r>
      <w:commentRangeEnd w:id="1270"/>
      <w:r w:rsidR="000E7342">
        <w:rPr>
          <w:rStyle w:val="CommentReference"/>
          <w:sz w:val="22"/>
          <w:szCs w:val="22"/>
        </w:rPr>
        <w:commentReference w:id="1270"/>
      </w:r>
    </w:p>
    <w:p w14:paraId="3C704463" w14:textId="77777777" w:rsidR="006B304D" w:rsidRDefault="00000000">
      <w:pPr>
        <w:numPr>
          <w:ilvl w:val="0"/>
          <w:numId w:val="24"/>
        </w:numPr>
      </w:pPr>
      <w:r>
        <w:rPr>
          <w:b/>
          <w:bCs/>
        </w:rPr>
        <w:t>The improvement is content-specific</w:t>
      </w:r>
      <w:r>
        <w:t xml:space="preserve"> (H3; </w:t>
      </w:r>
      <w:hyperlink w:anchor="sec-4-3">
        <w:r w:rsidR="006B304D">
          <w:rPr>
            <w:rStyle w:val="Hyperlink"/>
          </w:rPr>
          <w:t>§4.3</w:t>
        </w:r>
      </w:hyperlink>
      <w:r>
        <w:t xml:space="preserve">). </w:t>
      </w:r>
      <w:commentRangeStart w:id="1271"/>
      <w:r>
        <w:t>The load-bearing evidence is the adversarial wrong-spec: a fixed-derangement pairing maximizing cultural and temporal distance degrades prediction below the no-context baseline (Δ −0.25). Random-derangement wrong-spec is a softer probe, scoring near baseline (Δ +0.15 vs. +0.35 for the correct spec, a 0.20-point gap). Together the two controls bracket the question: structured prompting alone does not produce the effect, and sufficiently mismatched content actively hurts.</w:t>
      </w:r>
      <w:commentRangeEnd w:id="1271"/>
      <w:r w:rsidR="000E7342">
        <w:rPr>
          <w:rStyle w:val="CommentReference"/>
          <w:sz w:val="22"/>
          <w:szCs w:val="22"/>
        </w:rPr>
        <w:commentReference w:id="1271"/>
      </w:r>
    </w:p>
    <w:p w14:paraId="39FC55B8" w14:textId="77777777" w:rsidR="006B304D" w:rsidRDefault="00000000">
      <w:pPr>
        <w:numPr>
          <w:ilvl w:val="0"/>
          <w:numId w:val="24"/>
        </w:numPr>
      </w:pPr>
      <w:commentRangeStart w:id="1272"/>
      <w:r>
        <w:rPr>
          <w:b/>
          <w:bCs/>
        </w:rPr>
        <w:lastRenderedPageBreak/>
        <w:t>The specification composes additively with existing memory systems</w:t>
      </w:r>
      <w:r>
        <w:t xml:space="preserve"> </w:t>
      </w:r>
      <w:commentRangeEnd w:id="1272"/>
      <w:r w:rsidR="000E7342">
        <w:rPr>
          <w:rStyle w:val="CommentReference"/>
          <w:sz w:val="22"/>
          <w:szCs w:val="22"/>
        </w:rPr>
        <w:commentReference w:id="1272"/>
      </w:r>
      <w:r>
        <w:t xml:space="preserve">(H4; </w:t>
      </w:r>
      <w:hyperlink w:anchor="sec-4-4">
        <w:r w:rsidR="006B304D">
          <w:rPr>
            <w:rStyle w:val="Hyperlink"/>
          </w:rPr>
          <w:t>§4.4</w:t>
        </w:r>
      </w:hyperlink>
      <w:r>
        <w:t>). Layered on top of the four commercial memory systems tested, the specification produces positive mean Δ on three of four (Mem0, Letta archival, Zep), but the strength of the additive effect is uneven across systems: Zep (controlled and native) and Mem0-native carry the strongest evidence; Mem0-controlled is small and not statistically distinguishable from zero on its own; Letta archival is positive in controlled but near-null in native; Supermemory aggregates near zero overall with the per-question analysis (</w:t>
      </w:r>
      <w:hyperlink w:anchor="sec-4-4-2">
        <w:r w:rsidR="006B304D">
          <w:rPr>
            <w:rStyle w:val="Hyperlink"/>
          </w:rPr>
          <w:t>§4.4.2</w:t>
        </w:r>
      </w:hyperlink>
      <w:r>
        <w:t xml:space="preserve">, </w:t>
      </w:r>
      <w:hyperlink w:anchor="sec-4-4-3">
        <w:r w:rsidR="006B304D">
          <w:rPr>
            <w:rStyle w:val="Hyperlink"/>
          </w:rPr>
          <w:t>§4.4.3</w:t>
        </w:r>
      </w:hyperlink>
      <w:r>
        <w:t>) showing a mixture of large improvements and large regressions that partly cancel rather than a uniform null.</w:t>
      </w:r>
    </w:p>
    <w:p w14:paraId="20713FD3" w14:textId="77777777" w:rsidR="006B304D" w:rsidRDefault="00000000">
      <w:pPr>
        <w:numPr>
          <w:ilvl w:val="0"/>
          <w:numId w:val="24"/>
        </w:numPr>
      </w:pPr>
      <w:r>
        <w:rPr>
          <w:b/>
          <w:bCs/>
        </w:rPr>
        <w:t>Structure compresses the predictive signal at a fraction of the context footprint</w:t>
      </w:r>
      <w:r>
        <w:t xml:space="preserve"> (H5; </w:t>
      </w:r>
      <w:hyperlink w:anchor="sec-4-2">
        <w:r w:rsidR="006B304D">
          <w:rPr>
            <w:rStyle w:val="Hyperlink"/>
          </w:rPr>
          <w:t>§4.2</w:t>
        </w:r>
      </w:hyperlink>
      <w:r>
        <w:t>). A ~7,000-token specification recovers most of what the full raw corpus delivers at compression ratios ranging from roughly 5× (Hamerton, ~33K-token corpus) to 78×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w:t>
      </w:r>
      <w:hyperlink w:anchor="sec-4-3">
        <w:r w:rsidR="006B304D">
          <w:rPr>
            <w:rStyle w:val="Hyperlink"/>
          </w:rPr>
          <w:t>§4.3</w:t>
        </w:r>
      </w:hyperlink>
      <w:r>
        <w:t xml:space="preserve">, </w:t>
      </w:r>
      <w:hyperlink w:anchor="sec-4-6">
        <w:r w:rsidR="006B304D">
          <w:rPr>
            <w:rStyle w:val="Hyperlink"/>
          </w:rPr>
          <w:t>§4.6</w:t>
        </w:r>
      </w:hyperlink>
      <w:r>
        <w:t>). Behaviorally relevant signal is sparse and compressible at both the fact-extraction and specification-authoring steps.</w:t>
      </w:r>
    </w:p>
    <w:p w14:paraId="33AA3C2C" w14:textId="77777777" w:rsidR="006B304D" w:rsidRDefault="00000000">
      <w:pPr>
        <w:pStyle w:val="FirstParagraph"/>
      </w:pPr>
      <w:r>
        <w:t xml:space="preserve">Alongside these four results, </w:t>
      </w:r>
      <w:hyperlink w:anchor="sec-4-5">
        <w:r w:rsidR="006B304D">
          <w:rPr>
            <w:rStyle w:val="Hyperlink"/>
          </w:rPr>
          <w:t>§4.5</w:t>
        </w:r>
      </w:hyperlink>
      <w:r>
        <w:t xml:space="preserve"> 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 </w:t>
      </w:r>
      <w:hyperlink w:anchor="sec-7-5">
        <w:r w:rsidR="006B304D">
          <w:rPr>
            <w:rStyle w:val="Hyperlink"/>
          </w:rPr>
          <w:t>§7.5</w:t>
        </w:r>
      </w:hyperlink>
      <w:r>
        <w:t>.</w:t>
      </w:r>
    </w:p>
    <w:p w14:paraId="24D33881" w14:textId="77777777" w:rsidR="006B304D" w:rsidRDefault="00000000">
      <w:pPr>
        <w:pStyle w:val="BodyText"/>
      </w:pPr>
      <w:r>
        <w:t>The remaining subsections of §5 develop what the study demonstrates as a whole (</w:t>
      </w:r>
      <w:hyperlink w:anchor="sec-5-2">
        <w:r w:rsidR="006B304D">
          <w:rPr>
            <w:rStyle w:val="Hyperlink"/>
          </w:rPr>
          <w:t>§5.2</w:t>
        </w:r>
      </w:hyperlink>
      <w:r>
        <w:t>), what the gradient implies for the population of real AI users who sit outside the historical sample (</w:t>
      </w:r>
      <w:hyperlink w:anchor="sec-5-3">
        <w:r w:rsidR="006B304D">
          <w:rPr>
            <w:rStyle w:val="Hyperlink"/>
          </w:rPr>
          <w:t>§5.3</w:t>
        </w:r>
      </w:hyperlink>
      <w:r>
        <w:t>), the content-specificity mechanism behind the spec effect (</w:t>
      </w:r>
      <w:hyperlink w:anchor="sec-5-4">
        <w:r w:rsidR="006B304D">
          <w:rPr>
            <w:rStyle w:val="Hyperlink"/>
          </w:rPr>
          <w:t>§5.4</w:t>
        </w:r>
      </w:hyperlink>
      <w:r>
        <w:t>), the practical-deployment implications scoped to what was tested (</w:t>
      </w:r>
      <w:hyperlink w:anchor="sec-5-5">
        <w:r w:rsidR="006B304D">
          <w:rPr>
            <w:rStyle w:val="Hyperlink"/>
          </w:rPr>
          <w:t>§5.5</w:t>
        </w:r>
      </w:hyperlink>
      <w:r>
        <w:t>), and the measurement gaps the study does not close (</w:t>
      </w:r>
      <w:hyperlink w:anchor="sec-5-6">
        <w:r w:rsidR="006B304D">
          <w:rPr>
            <w:rStyle w:val="Hyperlink"/>
          </w:rPr>
          <w:t>§5.6</w:t>
        </w:r>
      </w:hyperlink>
      <w:r>
        <w:t>).</w:t>
      </w:r>
    </w:p>
    <w:p w14:paraId="562B8281" w14:textId="77777777" w:rsidR="006B304D" w:rsidRDefault="00000000">
      <w:r>
        <w:pict w14:anchorId="5B637304">
          <v:rect id="_x0000_i1411" style="width:0;height:1.5pt" o:hralign="center" o:hrstd="t" o:hr="t"/>
        </w:pict>
      </w:r>
    </w:p>
    <w:p w14:paraId="5E3A804E" w14:textId="77777777" w:rsidR="006B304D" w:rsidRDefault="00000000">
      <w:pPr>
        <w:pStyle w:val="Heading3"/>
      </w:pPr>
      <w:bookmarkStart w:id="1273" w:name="_Toc228182838"/>
      <w:bookmarkStart w:id="1274" w:name="sec-5-3"/>
      <w:bookmarkEnd w:id="1268"/>
      <w:r>
        <w:t>5.3 The population of relevance</w:t>
      </w:r>
      <w:bookmarkEnd w:id="1273"/>
    </w:p>
    <w:p w14:paraId="05590A54" w14:textId="77777777" w:rsidR="006B304D" w:rsidRDefault="00000000">
      <w:pPr>
        <w:pStyle w:val="FirstParagraph"/>
      </w:pPr>
      <w:r>
        <w:rPr>
          <w:b/>
          <w:bCs/>
        </w:rPr>
        <w:t>This paper is not a retrospective study of historical figures.</w:t>
      </w:r>
      <w:r>
        <w:t xml:space="preserve"> The research question is how to improve human-AI interactions for the people </w:t>
      </w:r>
      <w:commentRangeStart w:id="1275"/>
      <w:r>
        <w:t xml:space="preserve">who use AI systems. </w:t>
      </w:r>
      <w:commentRangeEnd w:id="1275"/>
      <w:r w:rsidR="000E7342">
        <w:rPr>
          <w:rStyle w:val="CommentReference"/>
          <w:sz w:val="22"/>
          <w:szCs w:val="22"/>
        </w:rPr>
        <w:commentReference w:id="1275"/>
      </w:r>
      <w:r>
        <w:t xml:space="preserve">The 14 historical subjects in the main study are experimental proxies, chosen because they enable cross-subject comparison with verifiable ground truth (the held-out half of their own autobiographies). </w:t>
      </w:r>
      <w:r w:rsidRPr="000C05CF">
        <w:t>They are not the target population. The target population is living users whose private reasoning patterns are not in any training corpus.</w:t>
      </w:r>
    </w:p>
    <w:p w14:paraId="43EDF1C3" w14:textId="77777777" w:rsidR="006B304D" w:rsidRDefault="00000000">
      <w:pPr>
        <w:pStyle w:val="BodyText"/>
      </w:pPr>
      <w:r>
        <w:rPr>
          <w:b/>
          <w:bCs/>
        </w:rPr>
        <w:t>Historical subjects are biased upward in pretraining coverage.</w:t>
      </w:r>
      <w:r>
        <w:t xml:space="preserve"> 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14:paraId="1A6096FD" w14:textId="77777777" w:rsidR="006B304D" w:rsidRDefault="00000000">
      <w:pPr>
        <w:pStyle w:val="BodyText"/>
      </w:pPr>
      <w:r>
        <w:rPr>
          <w:b/>
          <w:bCs/>
        </w:rPr>
        <w:t>The low-baseline slice is the study’s closest proxy for real users.</w:t>
      </w:r>
      <w:r>
        <w:t xml:space="preserve"> On the 9 subjects with C5 ≤ 2.0, the specification is uniformly positive: 9 of 9 subjects improve, mean Δ_C4a = +0.89 points, with 55% of individual responses crossing a rubric-integer anchor upward. The pattern holds where we would expect it to hold for real users: when the AI knows little about the subject from pretraining, the specification fills in.</w:t>
      </w:r>
    </w:p>
    <w:p w14:paraId="068D36E3" w14:textId="77777777" w:rsidR="006B304D" w:rsidRDefault="00000000">
      <w:pPr>
        <w:pStyle w:val="BodyText"/>
      </w:pPr>
      <w:r>
        <w:rPr>
          <w:b/>
          <w:bCs/>
        </w:rPr>
        <w:t>What we did not prove.</w:t>
      </w:r>
      <w:r>
        <w:t xml:space="preserve"> A multi-subject living-user replication is the most important follow-up this paper flags (§7). The extrapolation from 14 historical subjects to living users in general rests on a </w:t>
      </w:r>
      <w:r>
        <w:lastRenderedPageBreak/>
        <w:t>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14:paraId="727F672C" w14:textId="77777777" w:rsidR="006B304D" w:rsidRDefault="00000000">
      <w:pPr>
        <w:pStyle w:val="BodyText"/>
      </w:pPr>
      <w:r>
        <w:rPr>
          <w:b/>
          <w:bCs/>
        </w:rPr>
        <w:t>The infrastructure implication</w:t>
      </w:r>
      <w:commentRangeStart w:id="1276"/>
      <w:r>
        <w:rPr>
          <w:b/>
          <w:bCs/>
        </w:rPr>
        <w:t>.</w:t>
      </w:r>
      <w:r>
        <w:t xml:space="preserve"> If the population of relevance for AI personalization is everyone who uses AI, and every such user sits in the low-baseline band because </w:t>
      </w:r>
      <w:commentRangeEnd w:id="1276"/>
      <w:r w:rsidR="000E7342">
        <w:rPr>
          <w:rStyle w:val="CommentReference"/>
          <w:sz w:val="22"/>
          <w:szCs w:val="22"/>
        </w:rPr>
        <w:commentReference w:id="1276"/>
      </w:r>
      <w:r>
        <w:t>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w:t>
      </w:r>
      <w:hyperlink w:anchor="sec-4-5">
        <w:r w:rsidR="006B304D">
          <w:rPr>
            <w:rStyle w:val="Hyperlink"/>
          </w:rPr>
          <w:t>§4.5</w:t>
        </w:r>
      </w:hyperlink>
      <w:r>
        <w:t xml:space="preserve">, N=3 subjects, post-hoc) is consistent with non-retrieval representation-production mechanisms also reaching the target, pending the multi-subject replication flagged in </w:t>
      </w:r>
      <w:hyperlink w:anchor="sec-7-5">
        <w:r w:rsidR="006B304D">
          <w:rPr>
            <w:rStyle w:val="Hyperlink"/>
          </w:rPr>
          <w:t>§7.5</w:t>
        </w:r>
      </w:hyperlink>
      <w:r>
        <w:t>. Some implementation of user-held, user-inspectable, user-modifiable representation is a prerequisite for AI that can act on behalf of a specific person rather than on behalf of a population aggregate.</w:t>
      </w:r>
    </w:p>
    <w:p w14:paraId="1CA5F27B" w14:textId="77777777" w:rsidR="006B304D" w:rsidRDefault="00000000">
      <w:r>
        <w:pict w14:anchorId="1140393F">
          <v:rect id="_x0000_i1412" style="width:0;height:1.5pt" o:hralign="center" o:hrstd="t" o:hr="t"/>
        </w:pict>
      </w:r>
    </w:p>
    <w:p w14:paraId="255416F3" w14:textId="77777777" w:rsidR="006B304D" w:rsidRDefault="00000000">
      <w:pPr>
        <w:pStyle w:val="Heading3"/>
      </w:pPr>
      <w:bookmarkStart w:id="1277" w:name="_Toc228182839"/>
      <w:bookmarkStart w:id="1278" w:name="sec-5-4"/>
      <w:bookmarkEnd w:id="1274"/>
      <w:r>
        <w:t>5.4 Content specificity and mechanism</w:t>
      </w:r>
      <w:bookmarkEnd w:id="1277"/>
    </w:p>
    <w:p w14:paraId="26013FF2" w14:textId="77777777" w:rsidR="006B304D" w:rsidRDefault="00000000">
      <w:pPr>
        <w:pStyle w:val="FirstParagraph"/>
      </w:pPr>
      <w:r>
        <w:rPr>
          <w:b/>
          <w:bCs/>
        </w:rPr>
        <w:t>H3 stated.</w:t>
      </w:r>
      <w:r>
        <w:t xml:space="preserve"> The benefit of the Behavioral Specification comes from the content of the correct specification for the correct person, not from the mere presence of a structured prompt. A random other person’s specification, applied in its place, does not reproduce the effect.</w:t>
      </w:r>
    </w:p>
    <w:p w14:paraId="18FEEE53" w14:textId="77777777" w:rsidR="006B304D" w:rsidRDefault="00000000">
      <w:pPr>
        <w:pStyle w:val="BodyText"/>
      </w:pPr>
      <w:r>
        <w:rPr>
          <w:b/>
          <w:bCs/>
        </w:rPr>
        <w:t>H3 is directly tested by the wrong-spec controls.</w:t>
      </w:r>
      <w:r>
        <w:t xml:space="preserve"> Random derangement (C2c v2, each subject receives some other subject’s specification at random) scores near baseline at +0.15 on the 13 global subjects. Adversarial fixed derangement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14:paraId="07099D9A" w14:textId="77777777" w:rsidR="006B304D" w:rsidRDefault="00000000">
      <w:pPr>
        <w:pStyle w:val="BodyText"/>
      </w:pPr>
      <w:r>
        <w:rPr>
          <w:b/>
          <w:bCs/>
        </w:rPr>
        <w:t>The three mechanisms (Pattern 1, Pattern 2, Pattern 3) are not alternatives; they are simultaneously present in every aggregate Δ_spec.</w:t>
      </w:r>
      <w:r>
        <w:t xml:space="preserve"> </w:t>
      </w:r>
      <w:hyperlink w:anchor="sec-4-3">
        <w:r w:rsidR="006B304D">
          <w:rPr>
            <w:rStyle w:val="Hyperlink"/>
          </w:rPr>
          <w:t>§4.3</w:t>
        </w:r>
      </w:hyperlink>
      <w:r>
        <w:t xml:space="preserve"> identified three mechanisms that together generate the correct-spec effect. Patterns 1 and 2 reproduce across all five memory systems tested; Pattern 3 (spec-induced refusal) is a specification-level dynamic everywhere but its visible rubric penalty is conditional on whether C1 retrieval was strong enough to support productive speculation (</w:t>
      </w:r>
      <w:hyperlink w:anchor="sec-4-4-3">
        <w:r w:rsidR="006B304D">
          <w:rPr>
            <w:rStyle w:val="Hyperlink"/>
          </w:rPr>
          <w:t>§4.4.3</w:t>
        </w:r>
      </w:hyperlink>
      <w:r>
        <w:t>). An aggregate Δ_spec is the weighted sum of these per-question contributions.</w:t>
      </w:r>
    </w:p>
    <w:p w14:paraId="16EFE04F" w14:textId="77777777" w:rsidR="006B304D" w:rsidRDefault="00000000">
      <w:pPr>
        <w:pStyle w:val="Compact"/>
        <w:numPr>
          <w:ilvl w:val="0"/>
          <w:numId w:val="25"/>
        </w:numPr>
      </w:pPr>
      <w:commentRangeStart w:id="1279"/>
      <w:r>
        <w:rPr>
          <w:b/>
          <w:bCs/>
        </w:rPr>
        <w:t>Pattern 1, pattern supply.</w:t>
      </w:r>
      <w:r>
        <w:t xml:space="preserve"> When retrieval returns biographical facts but not the interpretive pattern for how the subject processes them, the specification supplies the pattern. This is what produces the large-magnitude improvements on low-baseline subjects (</w:t>
      </w:r>
      <w:hyperlink w:anchor="sec-4-1">
        <w:r w:rsidR="006B304D">
          <w:rPr>
            <w:rStyle w:val="Hyperlink"/>
          </w:rPr>
          <w:t>§4.1</w:t>
        </w:r>
      </w:hyperlink>
      <w:r>
        <w:t xml:space="preserve"> Example A, </w:t>
      </w:r>
      <w:hyperlink w:anchor="sec-4-3">
        <w:r w:rsidR="006B304D">
          <w:rPr>
            <w:rStyle w:val="Hyperlink"/>
          </w:rPr>
          <w:t>§4.3</w:t>
        </w:r>
      </w:hyperlink>
      <w:r>
        <w:t xml:space="preserve"> Example 1, </w:t>
      </w:r>
      <w:hyperlink w:anchor="sec-4-4">
        <w:r w:rsidR="006B304D">
          <w:rPr>
            <w:rStyle w:val="Hyperlink"/>
          </w:rPr>
          <w:t>§4.4</w:t>
        </w:r>
      </w:hyperlink>
      <w:r>
        <w:t xml:space="preserve"> Supermemory Example 1). Pattern 1 drives most positive per-question swings.</w:t>
      </w:r>
    </w:p>
    <w:p w14:paraId="0B7CF57E" w14:textId="77777777" w:rsidR="006B304D" w:rsidRDefault="00000000">
      <w:pPr>
        <w:pStyle w:val="Compact"/>
        <w:numPr>
          <w:ilvl w:val="0"/>
          <w:numId w:val="25"/>
        </w:numPr>
      </w:pPr>
      <w:r>
        <w:rPr>
          <w:b/>
          <w:bCs/>
        </w:rPr>
        <w:t>Pattern 2, over-theorization.</w:t>
      </w:r>
      <w:r>
        <w:t xml:space="preserve"> When retrieval already returns the plain answer and the ground truth is a surface-level statement, the specification shifts the response toward interpretive depth the question does not require (</w:t>
      </w:r>
      <w:hyperlink w:anchor="sec-4-4">
        <w:r w:rsidR="006B304D">
          <w:rPr>
            <w:rStyle w:val="Hyperlink"/>
          </w:rPr>
          <w:t>§4.4</w:t>
        </w:r>
      </w:hyperlink>
      <w:r>
        <w:t xml:space="preserve"> Supermemory Example 2, </w:t>
      </w:r>
      <w:hyperlink w:anchor="sec-4-4-2">
        <w:r w:rsidR="006B304D">
          <w:rPr>
            <w:rStyle w:val="Hyperlink"/>
          </w:rPr>
          <w:t>§4.4.2</w:t>
        </w:r>
      </w:hyperlink>
      <w:r>
        <w:t xml:space="preserve"> Yung Wing Q31). Pattern 2 drives most negative per-question swings on literal-recall questions.</w:t>
      </w:r>
    </w:p>
    <w:p w14:paraId="53E29E7E" w14:textId="77777777" w:rsidR="006B304D" w:rsidRDefault="00000000">
      <w:pPr>
        <w:pStyle w:val="Compact"/>
        <w:numPr>
          <w:ilvl w:val="0"/>
          <w:numId w:val="25"/>
        </w:numPr>
      </w:pPr>
      <w:r>
        <w:rPr>
          <w:b/>
          <w:bCs/>
        </w:rPr>
        <w:t>Pattern 3, structural refusal.</w:t>
      </w:r>
      <w:r>
        <w:t xml:space="preserve"> When retrieved facts do not cover the interior motive a question asks about, the specification’s dignity or epistemic-honesty axioms lead the model to decline to speculate. The content-match rubric then scores the principled refusal identically to a wrong guess (</w:t>
      </w:r>
      <w:hyperlink w:anchor="sec-1-3">
        <w:r w:rsidR="006B304D">
          <w:rPr>
            <w:rStyle w:val="Hyperlink"/>
          </w:rPr>
          <w:t>§1.3</w:t>
        </w:r>
      </w:hyperlink>
      <w:r>
        <w:t xml:space="preserve"> Keckley Q21, </w:t>
      </w:r>
      <w:hyperlink w:anchor="sec-4-4">
        <w:r w:rsidR="006B304D">
          <w:rPr>
            <w:rStyle w:val="Hyperlink"/>
          </w:rPr>
          <w:t>§4.4</w:t>
        </w:r>
      </w:hyperlink>
      <w:r>
        <w:t xml:space="preserve"> Supermemory Example 3). Pattern 3 drives the sharpest negative swings on this class of question.</w:t>
      </w:r>
      <w:commentRangeEnd w:id="1279"/>
      <w:r w:rsidR="000E7342">
        <w:rPr>
          <w:rStyle w:val="CommentReference"/>
          <w:sz w:val="22"/>
          <w:szCs w:val="22"/>
        </w:rPr>
        <w:commentReference w:id="1279"/>
      </w:r>
    </w:p>
    <w:p w14:paraId="37E718B2" w14:textId="77777777" w:rsidR="006B304D" w:rsidRDefault="00000000">
      <w:pPr>
        <w:pStyle w:val="FirstParagraph"/>
      </w:pPr>
      <w:r>
        <w:rPr>
          <w:b/>
          <w:bCs/>
        </w:rPr>
        <w:lastRenderedPageBreak/>
        <w:t>The three patterns together imply dynamic spec activation is a requirement for production response quality.</w:t>
      </w:r>
      <w:r>
        <w:t xml:space="preserve"> 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w:t>
      </w:r>
      <w:hyperlink w:anchor="sec-4-4">
        <w:r w:rsidR="006B304D">
          <w:rPr>
            <w:rStyle w:val="Hyperlink"/>
          </w:rPr>
          <w:t>§4.4</w:t>
        </w:r>
      </w:hyperlink>
      <w:r>
        <w:t xml:space="preserve">) documents at the per-question level. The dynamic-activation proposal in </w:t>
      </w:r>
      <w:hyperlink w:anchor="sec-5-5">
        <w:r w:rsidR="006B304D">
          <w:rPr>
            <w:rStyle w:val="Hyperlink"/>
          </w:rPr>
          <w:t>§5.5</w:t>
        </w:r>
      </w:hyperlink>
      <w:r>
        <w:t xml:space="preserve"> is therefore not a nice-to-have for performance optimization. It is a requirement for ensuring that the specification’s effect on any given response is net positive.</w:t>
      </w:r>
    </w:p>
    <w:p w14:paraId="37AB4519" w14:textId="77777777" w:rsidR="006B304D" w:rsidRDefault="00000000">
      <w:pPr>
        <w:pStyle w:val="BodyText"/>
      </w:pPr>
      <w:r>
        <w:rPr>
          <w:b/>
          <w:bCs/>
        </w:rPr>
        <w:t>Specification design is a multi-objective problem.</w:t>
      </w:r>
      <w:r>
        <w:t xml:space="preserve"> 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 </w:t>
      </w:r>
      <w:hyperlink w:anchor="sec-5-5">
        <w:r w:rsidR="006B304D">
          <w:rPr>
            <w:rStyle w:val="Hyperlink"/>
          </w:rPr>
          <w:t>§5.5</w:t>
        </w:r>
      </w:hyperlink>
      <w:r>
        <w:t xml:space="preserve"> (remove axioms one by one, measure effect per question type) is the empirical way to resolve where the optimum sits for a given deployment and user population.</w:t>
      </w:r>
    </w:p>
    <w:p w14:paraId="4086A128" w14:textId="77777777" w:rsidR="006B304D" w:rsidRDefault="00000000">
      <w:pPr>
        <w:pStyle w:val="BodyText"/>
      </w:pPr>
      <w:r>
        <w:rPr>
          <w:b/>
          <w:bCs/>
        </w:rPr>
        <w:t>Content specificity implies specification authoring is not template-based.</w:t>
      </w:r>
      <w:r>
        <w:t xml:space="preserve"> 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 “spec template” with generic slots would not reproduce the effect. The content has to come from the person.</w:t>
      </w:r>
    </w:p>
    <w:p w14:paraId="07E1438B" w14:textId="77777777" w:rsidR="006B304D" w:rsidRDefault="00000000">
      <w:pPr>
        <w:pStyle w:val="BodyText"/>
      </w:pPr>
      <w:commentRangeStart w:id="1280"/>
      <w:r>
        <w:rPr>
          <w:b/>
          <w:bCs/>
        </w:rPr>
        <w:t>The Keckley Q21 result: one question where every memory system produced the same spec-induced refusal.</w:t>
      </w:r>
      <w:r>
        <w:t xml:space="preserve"> Keckley Q21 asks how Elizabeth Keckley explains her decision not to visit her mother’s grave despite having the opportunity. The answer turns on Keckley’s interior motive, which only appears in the held-out half of the corpus. No retrieval system can surface it because it is not in any retrievable fact pool. On all five memory systems tested, when the specification was added on top of retrieval, the response model declined to speculate about Keckley’s interior motive, citing the specification’s dignity and epistemic-honesty axioms. On the two systems where retrieval alone had produced a productive speculation (Supermemory C1 = 3.83, Base Layer C1 = 3.33), the specification-added response received an identical −2.33-point penalty from the content-match rubric. On the systems where retrieval alone had already hedged, the penalty was smaller. On the one system where retrieval alone had also refused (Letta archival), the specification’s structured refusal scored higher than the unstructured retrieval-only refusal.</w:t>
      </w:r>
    </w:p>
    <w:p w14:paraId="67E8CDF6" w14:textId="77777777" w:rsidR="006B304D" w:rsidRDefault="00000000">
      <w:pPr>
        <w:pStyle w:val="BodyText"/>
      </w:pPr>
      <w:r>
        <w:t>The reading: the refusal is caused by the specification and how the response model interprets it, not by any specific memory system’s retrieval. The rubric penalty is caused by the rubric’s design (content-match scoring cannot distinguish principled refusal from wrong prediction), not by the specification. These are three separable layers: specification (what content is supplied), retrieval (what facts are accessible), and rubric (how responses are scored). The Keckley Q21 result is evidence that we have correctly located Pattern 3 at the specification layer; the magnitude of its rubric penalty varies across the five retrieval architectures we tested, and that variation is itself informative — the penalty is large precisely where retrieval was strong enough to make productive speculation feasible (</w:t>
      </w:r>
      <w:hyperlink w:anchor="sec-4-4-3">
        <w:r w:rsidR="006B304D">
          <w:rPr>
            <w:rStyle w:val="Hyperlink"/>
          </w:rPr>
          <w:t>§4.4.3</w:t>
        </w:r>
      </w:hyperlink>
      <w:r>
        <w:t>).</w:t>
      </w:r>
      <w:commentRangeEnd w:id="1280"/>
      <w:r w:rsidR="000E7342">
        <w:rPr>
          <w:rStyle w:val="CommentReference"/>
          <w:sz w:val="22"/>
          <w:szCs w:val="22"/>
        </w:rPr>
        <w:commentReference w:id="1280"/>
      </w:r>
    </w:p>
    <w:p w14:paraId="6932457C" w14:textId="77777777" w:rsidR="006B304D" w:rsidRDefault="00000000">
      <w:pPr>
        <w:pStyle w:val="BodyText"/>
      </w:pPr>
      <w:r>
        <w:rPr>
          <w:b/>
          <w:bCs/>
        </w:rPr>
        <w:t>What the mechanism reading leaves open.</w:t>
      </w:r>
      <w:r>
        <w:t xml:space="preserve"> We did not run component ablation (anchors-only, core-only, predictions-only, brief-only, and combinations). Which layer of the specification carries Pattern 1 (pattern </w:t>
      </w:r>
      <w:r>
        <w:lastRenderedPageBreak/>
        <w:t>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w:t>
      </w:r>
      <w:hyperlink w:anchor="sec-5-5">
        <w:r w:rsidR="006B304D">
          <w:rPr>
            <w:rStyle w:val="Hyperlink"/>
          </w:rPr>
          <w:t>§5.5</w:t>
        </w:r>
      </w:hyperlink>
      <w:r>
        <w:t>) to serve the right components for the right query types.</w:t>
      </w:r>
    </w:p>
    <w:p w14:paraId="48A08E32" w14:textId="77777777" w:rsidR="006B304D" w:rsidRDefault="00000000">
      <w:r>
        <w:pict w14:anchorId="67E0E2BA">
          <v:rect id="_x0000_i1413" style="width:0;height:1.5pt" o:hralign="center" o:hrstd="t" o:hr="t"/>
        </w:pict>
      </w:r>
    </w:p>
    <w:p w14:paraId="527C006F" w14:textId="77777777" w:rsidR="006B304D" w:rsidRDefault="00000000">
      <w:pPr>
        <w:pStyle w:val="Heading3"/>
      </w:pPr>
      <w:bookmarkStart w:id="1281" w:name="_Toc228182840"/>
      <w:bookmarkStart w:id="1282" w:name="sec-5-5"/>
      <w:bookmarkEnd w:id="1278"/>
      <w:r>
        <w:t>5.5 Practical implications</w:t>
      </w:r>
      <w:bookmarkEnd w:id="1281"/>
    </w:p>
    <w:p w14:paraId="7A298E38" w14:textId="77777777" w:rsidR="006B304D" w:rsidRDefault="006B304D">
      <w:pPr>
        <w:pStyle w:val="FirstParagraph"/>
      </w:pPr>
      <w:hyperlink w:anchor="sec-4-1">
        <w:r>
          <w:rPr>
            <w:rStyle w:val="Hyperlink"/>
          </w:rPr>
          <w:t>§4.1</w:t>
        </w:r>
      </w:hyperlink>
      <w:r>
        <w:t xml:space="preserve"> through </w:t>
      </w:r>
      <w:hyperlink w:anchor="sec-4-6">
        <w:r>
          <w:rPr>
            <w:rStyle w:val="Hyperlink"/>
          </w:rPr>
          <w:t>§4.6</w:t>
        </w:r>
      </w:hyperlink>
      <w:r>
        <w:t xml:space="preserve"> establish what the Behavioral Specification does and why it works. </w:t>
      </w:r>
      <w:hyperlink w:anchor="sec-5-5">
        <w:r>
          <w:rPr>
            <w:rStyle w:val="Hyperlink"/>
          </w:rPr>
          <w:t>§5.5</w:t>
        </w:r>
      </w:hyperlink>
      <w:r>
        <w:t xml:space="preserve"> 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14:paraId="2741E9C4" w14:textId="77777777" w:rsidR="006B304D" w:rsidRDefault="00000000">
      <w:r>
        <w:pict w14:anchorId="3966E64B">
          <v:rect id="_x0000_i1414" style="width:0;height:1.5pt" o:hralign="center" o:hrstd="t" o:hr="t"/>
        </w:pict>
      </w:r>
    </w:p>
    <w:p w14:paraId="26B1BB94" w14:textId="77777777" w:rsidR="006B304D" w:rsidRDefault="00000000">
      <w:pPr>
        <w:pStyle w:val="FirstParagraph"/>
      </w:pPr>
      <w:r>
        <w:rPr>
          <w:b/>
          <w:bCs/>
        </w:rPr>
        <w:t>A note on what was tested versus what production would look like.</w:t>
      </w:r>
      <w:r>
        <w:t xml:space="preserve"> 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14:paraId="0B75D929" w14:textId="77777777" w:rsidR="006B304D" w:rsidRDefault="00000000">
      <w:r>
        <w:pict w14:anchorId="3B9D943A">
          <v:rect id="_x0000_i1415" style="width:0;height:1.5pt" o:hralign="center" o:hrstd="t" o:hr="t"/>
        </w:pict>
      </w:r>
    </w:p>
    <w:p w14:paraId="4318BCCE" w14:textId="77777777" w:rsidR="006B304D" w:rsidRDefault="00000000">
      <w:pPr>
        <w:pStyle w:val="FirstParagraph"/>
      </w:pPr>
      <w:r>
        <w:rPr>
          <w:b/>
          <w:bCs/>
        </w:rPr>
        <w:t>Context budget (as served in this study).</w:t>
      </w:r>
      <w:r>
        <w:t xml:space="preserve"> The full-stack Behavioral Specification is ~8,000-10,000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14:paraId="27100C8B" w14:textId="77777777" w:rsidR="006B304D" w:rsidRDefault="00000000">
      <w:pPr>
        <w:pStyle w:val="BodyText"/>
      </w:pPr>
      <w:r>
        <w:rPr>
          <w:b/>
          <w:bCs/>
        </w:rPr>
        <w:t>Per-user authoring cost.</w:t>
      </w:r>
      <w:r>
        <w:t xml:space="preserve"> The five-step pipeline (import → extract → embed → author → compose; </w:t>
      </w:r>
      <w:hyperlink w:anchor="sec-3-3">
        <w:r w:rsidR="006B304D">
          <w:rPr>
            <w:rStyle w:val="Hyperlink"/>
          </w:rPr>
          <w:t>§3.3</w:t>
        </w:r>
      </w:hyperlink>
      <w:r>
        <w:t>)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14:paraId="2DBE04F1" w14:textId="77777777" w:rsidR="006B304D" w:rsidRDefault="00000000">
      <w:pPr>
        <w:pStyle w:val="BodyText"/>
      </w:pPr>
      <w:r>
        <w:rPr>
          <w:b/>
          <w:bCs/>
        </w:rPr>
        <w:t>Per-query cost (as served in this study).</w:t>
      </w:r>
      <w:r>
        <w:t xml:space="preserve"> 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14:paraId="6DD06039" w14:textId="77777777" w:rsidR="006B304D" w:rsidRDefault="00000000">
      <w:r>
        <w:pict w14:anchorId="274C4BC4">
          <v:rect id="_x0000_i1416" style="width:0;height:1.5pt" o:hralign="center" o:hrstd="t" o:hr="t"/>
        </w:pict>
      </w:r>
    </w:p>
    <w:p w14:paraId="6E086044" w14:textId="77777777" w:rsidR="006B304D" w:rsidRDefault="00000000">
      <w:pPr>
        <w:pStyle w:val="FirstParagraph"/>
      </w:pPr>
      <w:r>
        <w:rPr>
          <w:b/>
          <w:bCs/>
        </w:rPr>
        <w:t>Dynamic activation: the likely production serving strategy.</w:t>
      </w:r>
    </w:p>
    <w:p w14:paraId="526210C1" w14:textId="77777777" w:rsidR="006B304D" w:rsidRDefault="00000000">
      <w:pPr>
        <w:pStyle w:val="BodyText"/>
      </w:pPr>
      <w:r>
        <w:t>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14:paraId="1729A64A" w14:textId="77777777" w:rsidR="006B304D" w:rsidRDefault="00000000">
      <w:pPr>
        <w:pStyle w:val="Compact"/>
        <w:numPr>
          <w:ilvl w:val="0"/>
          <w:numId w:val="26"/>
        </w:numPr>
      </w:pPr>
      <w:r>
        <w:lastRenderedPageBreak/>
        <w:t>Embed the incoming query.</w:t>
      </w:r>
    </w:p>
    <w:p w14:paraId="33DD271F" w14:textId="77777777" w:rsidR="006B304D" w:rsidRDefault="00000000">
      <w:pPr>
        <w:pStyle w:val="Compact"/>
        <w:numPr>
          <w:ilvl w:val="0"/>
          <w:numId w:val="26"/>
        </w:numPr>
      </w:pPr>
      <w:r>
        <w:t>Retrieve the specification components (anchors, axioms, predictions) whose embeddings are closest to the query.</w:t>
      </w:r>
    </w:p>
    <w:p w14:paraId="4632999E" w14:textId="77777777" w:rsidR="006B304D" w:rsidRDefault="00000000">
      <w:pPr>
        <w:pStyle w:val="Compact"/>
        <w:numPr>
          <w:ilvl w:val="0"/>
          <w:numId w:val="26"/>
        </w:numPr>
      </w:pPr>
      <w:r>
        <w:t>Retrieve facts tied to the activated specification components through the provenance links (</w:t>
      </w:r>
      <w:hyperlink w:anchor="sec-3-3">
        <w:r w:rsidR="006B304D">
          <w:rPr>
            <w:rStyle w:val="Hyperlink"/>
          </w:rPr>
          <w:t>§3.3</w:t>
        </w:r>
      </w:hyperlink>
      <w:r>
        <w:t xml:space="preserve">, </w:t>
      </w:r>
      <w:hyperlink w:anchor="sec-3-5">
        <w:r w:rsidR="006B304D">
          <w:rPr>
            <w:rStyle w:val="Hyperlink"/>
          </w:rPr>
          <w:t>§3.5</w:t>
        </w:r>
      </w:hyperlink>
      <w:r>
        <w:t>).</w:t>
      </w:r>
    </w:p>
    <w:p w14:paraId="1E3C1592" w14:textId="77777777" w:rsidR="006B304D" w:rsidRDefault="00000000">
      <w:pPr>
        <w:pStyle w:val="Compact"/>
        <w:numPr>
          <w:ilvl w:val="0"/>
          <w:numId w:val="26"/>
        </w:numPr>
      </w:pPr>
      <w:r>
        <w:t>Serve the activated subset plus the brief as context, rather than the entire stack.</w:t>
      </w:r>
    </w:p>
    <w:p w14:paraId="02144D59" w14:textId="77777777" w:rsidR="006B304D" w:rsidRDefault="00000000">
      <w:pPr>
        <w:pStyle w:val="FirstParagraph"/>
      </w:pPr>
      <w:r>
        <w:t>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14:paraId="5FE7F17F" w14:textId="77777777" w:rsidR="006B304D" w:rsidRDefault="00000000">
      <w:r>
        <w:pict w14:anchorId="350357C0">
          <v:rect id="_x0000_i1417" style="width:0;height:1.5pt" o:hralign="center" o:hrstd="t" o:hr="t"/>
        </w:pict>
      </w:r>
    </w:p>
    <w:p w14:paraId="60288EBF" w14:textId="77777777" w:rsidR="006B304D" w:rsidRDefault="00000000">
      <w:pPr>
        <w:pStyle w:val="FirstParagraph"/>
      </w:pPr>
      <w:r>
        <w:rPr>
          <w:b/>
          <w:bCs/>
        </w:rPr>
        <w:t>Modifiability: the specification is user-editable by construction.</w:t>
      </w:r>
    </w:p>
    <w:p w14:paraId="0EF91EAA" w14:textId="77777777" w:rsidR="006B304D" w:rsidRDefault="00000000">
      <w:pPr>
        <w:pStyle w:val="BodyText"/>
      </w:pPr>
      <w:r>
        <w:t>The specification is a text document with labeled components. A user reading their own specification can:</w:t>
      </w:r>
    </w:p>
    <w:p w14:paraId="061A1B1B" w14:textId="77777777" w:rsidR="006B304D" w:rsidRDefault="00000000">
      <w:pPr>
        <w:pStyle w:val="Compact"/>
        <w:numPr>
          <w:ilvl w:val="0"/>
          <w:numId w:val="27"/>
        </w:numPr>
      </w:pPr>
      <w:r>
        <w:t>Correct factual errors in the facts layer without re-running the full pipeline.</w:t>
      </w:r>
    </w:p>
    <w:p w14:paraId="328E88E4" w14:textId="77777777" w:rsidR="006B304D" w:rsidRDefault="00000000">
      <w:pPr>
        <w:pStyle w:val="Compact"/>
        <w:numPr>
          <w:ilvl w:val="0"/>
          <w:numId w:val="27"/>
        </w:numPr>
      </w:pPr>
      <w:r>
        <w:t>Revise or delete anchors and predictions the user believes are wrong about them.</w:t>
      </w:r>
    </w:p>
    <w:p w14:paraId="21266181" w14:textId="77777777" w:rsidR="006B304D" w:rsidRDefault="00000000">
      <w:pPr>
        <w:pStyle w:val="Compact"/>
        <w:numPr>
          <w:ilvl w:val="0"/>
          <w:numId w:val="27"/>
        </w:numPr>
      </w:pPr>
      <w:r>
        <w:t>Add anchors or predictions that the pipeline missed because the behavior was not well-represented in the source corpus.</w:t>
      </w:r>
    </w:p>
    <w:p w14:paraId="58776110" w14:textId="77777777" w:rsidR="006B304D" w:rsidRDefault="00000000">
      <w:pPr>
        <w:pStyle w:val="Compact"/>
        <w:numPr>
          <w:ilvl w:val="0"/>
          <w:numId w:val="27"/>
        </w:numPr>
      </w:pPr>
      <w:r>
        <w:t>Override the brief’s synthesis if the brief overgeneralizes or misses a load-bearing distinction.</w:t>
      </w:r>
    </w:p>
    <w:p w14:paraId="76D37C6C" w14:textId="77777777" w:rsidR="006B304D" w:rsidRDefault="00000000">
      <w:pPr>
        <w:pStyle w:val="FirstParagraph"/>
      </w:pPr>
      <w:r>
        <w:t>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14:paraId="2A5944BB" w14:textId="77777777" w:rsidR="006B304D" w:rsidRDefault="00000000">
      <w:pPr>
        <w:pStyle w:val="BodyText"/>
      </w:pPr>
      <w:r>
        <w:t>Modifiability is a first-class requirement for any AI representation that claims to represent a specific person. The specification’s edit affordances are part of what makes it operationally viable beyond the experimental setting.</w:t>
      </w:r>
    </w:p>
    <w:p w14:paraId="3DAE7966" w14:textId="77777777" w:rsidR="006B304D" w:rsidRDefault="00000000">
      <w:r>
        <w:pict w14:anchorId="5C4A2768">
          <v:rect id="_x0000_i1418" style="width:0;height:1.5pt" o:hralign="center" o:hrstd="t" o:hr="t"/>
        </w:pict>
      </w:r>
    </w:p>
    <w:p w14:paraId="6974121F" w14:textId="77777777" w:rsidR="006B304D" w:rsidRDefault="00000000">
      <w:pPr>
        <w:pStyle w:val="FirstParagraph"/>
      </w:pPr>
      <w:r>
        <w:rPr>
          <w:b/>
          <w:bCs/>
        </w:rPr>
        <w:t>Temporality: a snapshot representation, with explicit gaps.</w:t>
      </w:r>
    </w:p>
    <w:p w14:paraId="24E827D3" w14:textId="77777777" w:rsidR="006B304D" w:rsidRDefault="00000000">
      <w:pPr>
        <w:pStyle w:val="BodyText"/>
      </w:pPr>
      <w:r>
        <w:t>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14:paraId="794C8717" w14:textId="77777777" w:rsidR="006B304D" w:rsidRDefault="00000000">
      <w:pPr>
        <w:pStyle w:val="Compact"/>
        <w:numPr>
          <w:ilvl w:val="0"/>
          <w:numId w:val="28"/>
        </w:numPr>
      </w:pPr>
      <w:r>
        <w:t>When a pattern was last observed (a user’s current work style may differ from their work style five years ago).</w:t>
      </w:r>
    </w:p>
    <w:p w14:paraId="07E77B77" w14:textId="77777777" w:rsidR="006B304D" w:rsidRDefault="00000000">
      <w:pPr>
        <w:pStyle w:val="Compact"/>
        <w:numPr>
          <w:ilvl w:val="0"/>
          <w:numId w:val="28"/>
        </w:numPr>
      </w:pPr>
      <w:r>
        <w:t>Which patterns are stable across their life and which are context-dependent (a pattern that held only during a specific job may misapply in other contexts).</w:t>
      </w:r>
    </w:p>
    <w:p w14:paraId="56782C51" w14:textId="77777777" w:rsidR="006B304D" w:rsidRDefault="00000000">
      <w:pPr>
        <w:pStyle w:val="Compact"/>
        <w:numPr>
          <w:ilvl w:val="0"/>
          <w:numId w:val="28"/>
        </w:numPr>
      </w:pPr>
      <w:r>
        <w:t>How to weight newer observations against older ones when they conflict.</w:t>
      </w:r>
    </w:p>
    <w:p w14:paraId="5B490015" w14:textId="77777777" w:rsidR="006B304D" w:rsidRDefault="00000000">
      <w:pPr>
        <w:pStyle w:val="FirstParagraph"/>
      </w:pPr>
      <w:r>
        <w:lastRenderedPageBreak/>
        <w:t>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14:paraId="1A950B9C" w14:textId="77777777" w:rsidR="006B304D" w:rsidRDefault="00000000">
      <w:r>
        <w:pict w14:anchorId="23D6A5A3">
          <v:rect id="_x0000_i1419" style="width:0;height:1.5pt" o:hralign="center" o:hrstd="t" o:hr="t"/>
        </w:pict>
      </w:r>
    </w:p>
    <w:p w14:paraId="62EB1B50" w14:textId="77777777" w:rsidR="006B304D" w:rsidRDefault="00000000">
      <w:pPr>
        <w:pStyle w:val="FirstParagraph"/>
      </w:pPr>
      <w:r>
        <w:rPr>
          <w:b/>
          <w:bCs/>
        </w:rPr>
        <w:t>Topic decomposition and piecewise component analysis.</w:t>
      </w:r>
    </w:p>
    <w:p w14:paraId="7083BC61" w14:textId="77777777" w:rsidR="006B304D" w:rsidRDefault="00000000">
      <w:pPr>
        <w:pStyle w:val="BodyText"/>
      </w:pPr>
      <w:r>
        <w:t>Two closely related open questions that this study does not answer but that the design raises directly:</w:t>
      </w:r>
    </w:p>
    <w:p w14:paraId="08DEB9CC" w14:textId="77777777" w:rsidR="006B304D" w:rsidRDefault="00000000">
      <w:pPr>
        <w:numPr>
          <w:ilvl w:val="0"/>
          <w:numId w:val="29"/>
        </w:numPr>
      </w:pPr>
      <w:r>
        <w:rPr>
          <w:b/>
          <w:bCs/>
        </w:rPr>
        <w:t>Topic decomposition.</w:t>
      </w:r>
      <w:r>
        <w:t xml:space="preserve"> 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w:t>
      </w:r>
      <w:hyperlink w:anchor="sec-4-3">
        <w:r w:rsidR="006B304D">
          <w:rPr>
            <w:rStyle w:val="Hyperlink"/>
          </w:rPr>
          <w:t>§4.3</w:t>
        </w:r>
      </w:hyperlink>
      <w:r>
        <w:t>’s over-theorization pattern on technical questions). The pipeline’s authoring step could be extended to produce domain-tagged layers; the serving step could route queries to the relevant domain. Flagged in §7.</w:t>
      </w:r>
    </w:p>
    <w:p w14:paraId="638A7198" w14:textId="77777777" w:rsidR="006B304D" w:rsidRDefault="00000000">
      <w:pPr>
        <w:numPr>
          <w:ilvl w:val="0"/>
          <w:numId w:val="29"/>
        </w:numPr>
      </w:pPr>
      <w:r>
        <w:rPr>
          <w:b/>
          <w:bCs/>
        </w:rPr>
        <w:t>Piecewise component analysis.</w:t>
      </w:r>
      <w:r>
        <w:t xml:space="preserve"> 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14:paraId="5134ADAF" w14:textId="77777777" w:rsidR="006B304D" w:rsidRDefault="00000000">
      <w:r>
        <w:pict w14:anchorId="7C9D246B">
          <v:rect id="_x0000_i1420" style="width:0;height:1.5pt" o:hralign="center" o:hrstd="t" o:hr="t"/>
        </w:pict>
      </w:r>
    </w:p>
    <w:p w14:paraId="6CF7E7C4" w14:textId="77777777" w:rsidR="006B304D" w:rsidRDefault="00000000">
      <w:pPr>
        <w:pStyle w:val="FirstParagraph"/>
      </w:pPr>
      <w:r>
        <w:rPr>
          <w:b/>
          <w:bCs/>
        </w:rPr>
        <w:t>Update cadence.</w:t>
      </w:r>
      <w:r>
        <w:t xml:space="preserve"> 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14:paraId="7D833832" w14:textId="77777777" w:rsidR="006B304D" w:rsidRDefault="00000000">
      <w:r>
        <w:pict w14:anchorId="338B24A4">
          <v:rect id="_x0000_i1421" style="width:0;height:1.5pt" o:hralign="center" o:hrstd="t" o:hr="t"/>
        </w:pict>
      </w:r>
    </w:p>
    <w:p w14:paraId="2E0FC8E1" w14:textId="77777777" w:rsidR="006B304D" w:rsidRDefault="00000000">
      <w:pPr>
        <w:pStyle w:val="FirstParagraph"/>
      </w:pPr>
      <w:r>
        <w:rPr>
          <w:b/>
          <w:bCs/>
        </w:rPr>
        <w:t>Positioning against alternative approaches.</w:t>
      </w:r>
    </w:p>
    <w:p w14:paraId="2E9A3D2D" w14:textId="77777777" w:rsidR="006B304D" w:rsidRDefault="00000000">
      <w:pPr>
        <w:pStyle w:val="Compact"/>
        <w:numPr>
          <w:ilvl w:val="0"/>
          <w:numId w:val="30"/>
        </w:numPr>
      </w:pPr>
      <w:r>
        <w:rPr>
          <w:b/>
          <w:bCs/>
        </w:rPr>
        <w:t>Per-user fine-tuning</w:t>
      </w:r>
      <w:r>
        <w:t xml:space="preserve"> 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14:paraId="6E29AE3A" w14:textId="77777777" w:rsidR="006B304D" w:rsidRDefault="00000000">
      <w:pPr>
        <w:pStyle w:val="Compact"/>
        <w:numPr>
          <w:ilvl w:val="0"/>
          <w:numId w:val="30"/>
        </w:numPr>
      </w:pPr>
      <w:r>
        <w:rPr>
          <w:b/>
          <w:bCs/>
        </w:rPr>
        <w:t>Retrieval-augmented generation (RAG) alone</w:t>
      </w:r>
      <w:r>
        <w:t xml:space="preserve"> targets recall rather than representational accuracy. </w:t>
      </w:r>
      <w:hyperlink w:anchor="sec-4-1">
        <w:r w:rsidR="006B304D">
          <w:rPr>
            <w:rStyle w:val="Hyperlink"/>
          </w:rPr>
          <w:t>§4.1</w:t>
        </w:r>
      </w:hyperlink>
      <w:r>
        <w:t xml:space="preserve"> through </w:t>
      </w:r>
      <w:hyperlink w:anchor="sec-4-4">
        <w:r w:rsidR="006B304D">
          <w:rPr>
            <w:rStyle w:val="Hyperlink"/>
          </w:rPr>
          <w:t>§4.4</w:t>
        </w:r>
      </w:hyperlink>
      <w:r>
        <w:t xml:space="preserve"> show RAG alone does not close the gap on low-baseline subjects. Adding the specification on top of RAG produces additive improvement on three of four commercial memory systems tested.</w:t>
      </w:r>
    </w:p>
    <w:p w14:paraId="500DE0D4" w14:textId="77777777" w:rsidR="006B304D" w:rsidRDefault="00000000">
      <w:pPr>
        <w:pStyle w:val="Compact"/>
        <w:numPr>
          <w:ilvl w:val="0"/>
          <w:numId w:val="30"/>
        </w:numPr>
      </w:pPr>
      <w:r>
        <w:rPr>
          <w:b/>
          <w:bCs/>
        </w:rPr>
        <w:t>Serving the raw corpus as context on every query</w:t>
      </w:r>
      <w:r>
        <w:t xml:space="preserve"> is the alternative to compression. At small corpus sizes the raw corpus is tractable; at medium to large corpus sizes it is not. </w:t>
      </w:r>
      <w:hyperlink w:anchor="sec-4-2">
        <w:r w:rsidR="006B304D">
          <w:rPr>
            <w:rStyle w:val="Hyperlink"/>
          </w:rPr>
          <w:t>§4.2</w:t>
        </w:r>
      </w:hyperlink>
      <w:r>
        <w:t xml:space="preserve"> documents </w:t>
      </w:r>
      <w:r>
        <w:lastRenderedPageBreak/>
        <w:t>the 5× to 78× compression the specification achieves at modest cost to predictive signal (~0.2 points on the 1-5 rubric on the low-baseline slice).</w:t>
      </w:r>
    </w:p>
    <w:p w14:paraId="3F77054D" w14:textId="77777777" w:rsidR="006B304D" w:rsidRDefault="00000000">
      <w:r>
        <w:pict w14:anchorId="7C098682">
          <v:rect id="_x0000_i1422" style="width:0;height:1.5pt" o:hralign="center" o:hrstd="t" o:hr="t"/>
        </w:pict>
      </w:r>
    </w:p>
    <w:p w14:paraId="54131E1C" w14:textId="77777777" w:rsidR="006B304D" w:rsidRDefault="00000000">
      <w:pPr>
        <w:pStyle w:val="FirstParagraph"/>
      </w:pPr>
      <w:r>
        <w:rPr>
          <w:b/>
          <w:bCs/>
        </w:rPr>
        <w:t>Infrastructure properties.</w:t>
      </w:r>
    </w:p>
    <w:p w14:paraId="7C76E86B" w14:textId="77777777" w:rsidR="006B304D" w:rsidRDefault="00000000">
      <w:pPr>
        <w:pStyle w:val="BodyText"/>
      </w:pPr>
      <w:r>
        <w:t>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14:paraId="78BF3F50" w14:textId="77777777" w:rsidR="006B304D" w:rsidRDefault="00000000">
      <w:pPr>
        <w:pStyle w:val="BodyText"/>
      </w:pPr>
      <w:r>
        <w:t>Four infrastructure properties that do not fall out of any of the alternative approaches above:</w:t>
      </w:r>
    </w:p>
    <w:p w14:paraId="5BECD65F" w14:textId="77777777" w:rsidR="006B304D" w:rsidRDefault="00000000">
      <w:pPr>
        <w:pStyle w:val="Compact"/>
        <w:numPr>
          <w:ilvl w:val="0"/>
          <w:numId w:val="31"/>
        </w:numPr>
      </w:pPr>
      <w:r>
        <w:rPr>
          <w:b/>
          <w:bCs/>
        </w:rPr>
        <w:t>User-held.</w:t>
      </w:r>
      <w:r>
        <w:t xml:space="preserve"> 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14:paraId="27E8F386" w14:textId="77777777" w:rsidR="006B304D" w:rsidRDefault="00000000">
      <w:pPr>
        <w:pStyle w:val="Compact"/>
        <w:numPr>
          <w:ilvl w:val="0"/>
          <w:numId w:val="31"/>
        </w:numPr>
      </w:pPr>
      <w:r>
        <w:rPr>
          <w:b/>
          <w:bCs/>
        </w:rPr>
        <w:t>Inspectable.</w:t>
      </w:r>
      <w:r>
        <w:t xml:space="preserve"> The axioms, predictions, and narrative brief are in plain language. A user reading their own specification can identify places where the AI’s model of them is wrong, and correct the source material or re-author the spec accordingly.</w:t>
      </w:r>
    </w:p>
    <w:p w14:paraId="2ED31C92" w14:textId="77777777" w:rsidR="006B304D" w:rsidRDefault="00000000">
      <w:pPr>
        <w:pStyle w:val="Compact"/>
        <w:numPr>
          <w:ilvl w:val="0"/>
          <w:numId w:val="31"/>
        </w:numPr>
      </w:pPr>
      <w:r>
        <w:rPr>
          <w:b/>
          <w:bCs/>
        </w:rPr>
        <w:t>Provenance-traced.</w:t>
      </w:r>
      <w:r>
        <w:t xml:space="preserve"> Each axiom and prediction can be traced back to the specific source material that produced it (</w:t>
      </w:r>
      <w:hyperlink w:anchor="sec-3-3">
        <w:r w:rsidR="006B304D">
          <w:rPr>
            <w:rStyle w:val="Hyperlink"/>
          </w:rPr>
          <w:t>§3.3</w:t>
        </w:r>
      </w:hyperlink>
      <w:r>
        <w:t xml:space="preserve">, </w:t>
      </w:r>
      <w:hyperlink w:anchor="sec-3-5">
        <w:r w:rsidR="006B304D">
          <w:rPr>
            <w:rStyle w:val="Hyperlink"/>
          </w:rPr>
          <w:t>§3.5</w:t>
        </w:r>
      </w:hyperlink>
      <w:r>
        <w:t>). A user who wants to understand why the spec says what it does can audit the derivation.</w:t>
      </w:r>
    </w:p>
    <w:p w14:paraId="73FBCC0D" w14:textId="77777777" w:rsidR="006B304D" w:rsidRDefault="00000000">
      <w:pPr>
        <w:pStyle w:val="Compact"/>
        <w:numPr>
          <w:ilvl w:val="0"/>
          <w:numId w:val="31"/>
        </w:numPr>
      </w:pPr>
      <w:r>
        <w:rPr>
          <w:b/>
          <w:bCs/>
        </w:rPr>
        <w:t>Local-executable retrieval.</w:t>
      </w:r>
      <w:r>
        <w:t xml:space="preserve"> 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14:paraId="1DD005B6" w14:textId="77777777" w:rsidR="006B304D" w:rsidRDefault="00000000">
      <w:pPr>
        <w:pStyle w:val="FirstParagraph"/>
      </w:pPr>
      <w:r>
        <w:t>These properties matter for deployment because they make the representation auditable, portable, and runnable at the infrastructure layer, not only at the application layer.</w:t>
      </w:r>
    </w:p>
    <w:p w14:paraId="5077DBAD" w14:textId="77777777" w:rsidR="006B304D" w:rsidRDefault="00000000">
      <w:r>
        <w:pict w14:anchorId="147A2EC0">
          <v:rect id="_x0000_i1423" style="width:0;height:1.5pt" o:hralign="center" o:hrstd="t" o:hr="t"/>
        </w:pict>
      </w:r>
    </w:p>
    <w:p w14:paraId="21335D68" w14:textId="77777777" w:rsidR="006B304D" w:rsidRDefault="00000000">
      <w:pPr>
        <w:pStyle w:val="FirstParagraph"/>
      </w:pPr>
      <w:r>
        <w:rPr>
          <w:b/>
          <w:bCs/>
        </w:rPr>
        <w:t>Summary of practical implications (scoped to what was tested).</w:t>
      </w:r>
      <w:r>
        <w:t xml:space="preserve"> As served in this study (static full-spec attached to every query, Haiku response model, N=14 subjects), the Behavioral Specification is compact enough to fit within current context windows and cheap enough to author once per user at current extraction-model pricing. The deployment-readiness claims that follow from these properties (portability across response models, user-inspectability, one-time per-user authoring cost, dynamic activation) are implementation proposals consistent with what the artifact is, not properties this study measured at production-realistic scale. What this study measured is the representation’s prediction behavior in a controlled experimental setup; production behavior under dynamic activation, per-user temporal update cadence, and long-horizon serving is open follow-up work (</w:t>
      </w:r>
      <w:hyperlink w:anchor="sec-7-4">
        <w:r w:rsidR="006B304D">
          <w:rPr>
            <w:rStyle w:val="Hyperlink"/>
          </w:rPr>
          <w:t>§7.4</w:t>
        </w:r>
      </w:hyperlink>
      <w:r>
        <w:t>).</w:t>
      </w:r>
    </w:p>
    <w:p w14:paraId="4A93254A" w14:textId="77777777" w:rsidR="006B304D" w:rsidRDefault="00000000">
      <w:r>
        <w:pict w14:anchorId="2E60499A">
          <v:rect id="_x0000_i1424" style="width:0;height:1.5pt" o:hralign="center" o:hrstd="t" o:hr="t"/>
        </w:pict>
      </w:r>
    </w:p>
    <w:p w14:paraId="0A0A5ECE" w14:textId="77777777" w:rsidR="006B304D" w:rsidRDefault="00000000">
      <w:pPr>
        <w:pStyle w:val="FirstParagraph"/>
      </w:pPr>
      <w:r>
        <w:rPr>
          <w:b/>
          <w:bCs/>
        </w:rPr>
        <w:t>The Behavioral Specification as per-user calibration.</w:t>
      </w:r>
      <w:r>
        <w:t xml:space="preserve"> The artifact this paper measures is best understood, at the deployment layer, as </w:t>
      </w:r>
      <w:r>
        <w:rPr>
          <w:b/>
          <w:bCs/>
        </w:rPr>
        <w:t>per-user calibration</w:t>
      </w:r>
      <w:r>
        <w:t xml:space="preserve">: a portable, user-held, user-inspectable representation of how a specific person reasons, attached to AI calls so the model acts on data and decisions on that person’s behalf rather than on a population average. The </w:t>
      </w:r>
      <w:hyperlink w:anchor="sec-4-1">
        <w:r w:rsidR="006B304D">
          <w:rPr>
            <w:rStyle w:val="Hyperlink"/>
          </w:rPr>
          <w:t>§4.1</w:t>
        </w:r>
      </w:hyperlink>
      <w:r>
        <w:t xml:space="preserve"> structural finding makes </w:t>
      </w:r>
      <w:r>
        <w:lastRenderedPageBreak/>
        <w:t>this concrete. The specification produces a roughly uniform operating quality (mean C4a ≈ 2.4 on the 1-5 rubric) regardless of how much the model already knew about the user; what varies is whether the user’s no-context baseline sits below or above that operating quality. Calibration is the right word for this. It is not a memory upgrade and it is not a personality template. It is a one-time tuning of the model’s prior to the specific user, applied at serving time as context.</w:t>
      </w:r>
    </w:p>
    <w:p w14:paraId="4AE3ACEC" w14:textId="77777777" w:rsidR="006B304D" w:rsidRDefault="00000000">
      <w:pPr>
        <w:pStyle w:val="BodyText"/>
      </w:pPr>
      <w:r>
        <w:t xml:space="preserve">This framing connects directly to a posture every AI provider has to take a position on: when an AI acts on a user’s behalf, whose reasoning patterns is it averaging over? Without calibration, the answer is a population aggregate weighted by whatever subset of human writing happened to dominate pretraining. With calibration, the answer is the specific user. The </w:t>
      </w:r>
      <w:hyperlink w:anchor="sec-4-1">
        <w:r w:rsidR="006B304D">
          <w:rPr>
            <w:rStyle w:val="Hyperlink"/>
          </w:rPr>
          <w:t>§4.1</w:t>
        </w:r>
      </w:hyperlink>
      <w:r>
        <w:t xml:space="preserve"> ceiling is the empirical signature of that shift: the specification is uniformly effective at moving the model from population-average to user-specific operation, and the gain in measured prediction is whatever distance the specific user sat from the model’s population-average prior.</w:t>
      </w:r>
    </w:p>
    <w:p w14:paraId="1B6DBA65" w14:textId="77777777" w:rsidR="006B304D" w:rsidRDefault="00000000">
      <w:pPr>
        <w:pStyle w:val="BodyText"/>
      </w:pPr>
      <w:r>
        <w:t xml:space="preserve">Three deployment properties follow from the calibration framing that are not properties of memory or persona alternatives. First, </w:t>
      </w:r>
      <w:r>
        <w:rPr>
          <w:b/>
          <w:bCs/>
        </w:rPr>
        <w:t>calibration is portable</w:t>
      </w:r>
      <w:r>
        <w:t xml:space="preserve">: the same artifact attaches as context to any AI provider’s call, with no provider-specific integration. Second, </w:t>
      </w:r>
      <w:r>
        <w:rPr>
          <w:b/>
          <w:bCs/>
        </w:rPr>
        <w:t>calibration is inspectable</w:t>
      </w:r>
      <w:r>
        <w:t xml:space="preserve">: the user can read their own specification in plain language, identify where the AI’s model of them is wrong, and correct the source material or re-author the spec. Third, </w:t>
      </w:r>
      <w:r>
        <w:rPr>
          <w:b/>
          <w:bCs/>
        </w:rPr>
        <w:t>calibration is provenance-traced</w:t>
      </w:r>
      <w:r>
        <w:t>: each axiom and prediction can be traced back to the source material that produced it (</w:t>
      </w:r>
      <w:hyperlink w:anchor="sec-3-3">
        <w:r w:rsidR="006B304D">
          <w:rPr>
            <w:rStyle w:val="Hyperlink"/>
          </w:rPr>
          <w:t>§3.3</w:t>
        </w:r>
      </w:hyperlink>
      <w:r>
        <w:t>). None of these properties survive in fine-tuning or in opaque memory stores. Where the deployment story sits next to the alternative approaches is captured in the positioning block above; the calibration framing names what the deployment story actually delivers.</w:t>
      </w:r>
    </w:p>
    <w:p w14:paraId="5B94744E" w14:textId="77777777" w:rsidR="006B304D" w:rsidRDefault="00000000">
      <w:r>
        <w:pict w14:anchorId="3EF46838">
          <v:rect id="_x0000_i1425" style="width:0;height:1.5pt" o:hralign="center" o:hrstd="t" o:hr="t"/>
        </w:pict>
      </w:r>
    </w:p>
    <w:p w14:paraId="693EB657" w14:textId="77777777" w:rsidR="006B304D" w:rsidRDefault="00000000">
      <w:pPr>
        <w:pStyle w:val="Heading3"/>
      </w:pPr>
      <w:bookmarkStart w:id="1283" w:name="_Toc228182841"/>
      <w:bookmarkStart w:id="1284" w:name="sec-5-6"/>
      <w:bookmarkEnd w:id="1282"/>
      <w:r>
        <w:t>5.6 What the study does not settle</w:t>
      </w:r>
      <w:bookmarkEnd w:id="1283"/>
    </w:p>
    <w:p w14:paraId="25E617ED" w14:textId="77777777" w:rsidR="006B304D" w:rsidRDefault="00000000">
      <w:pPr>
        <w:pStyle w:val="FirstParagraph"/>
      </w:pPr>
      <w:r>
        <w:t xml:space="preserve">The paper demonstrates what </w:t>
      </w:r>
      <w:hyperlink w:anchor="sec-5-2">
        <w:r w:rsidR="006B304D">
          <w:rPr>
            <w:rStyle w:val="Hyperlink"/>
          </w:rPr>
          <w:t>§5.2</w:t>
        </w:r>
      </w:hyperlink>
      <w:r>
        <w:t xml:space="preserve"> summarizes, and it does not demonstrate the following. Each open item maps to a §7 follow-up.</w:t>
      </w:r>
    </w:p>
    <w:p w14:paraId="07309D4B" w14:textId="77777777" w:rsidR="006B304D" w:rsidRDefault="00000000">
      <w:pPr>
        <w:pStyle w:val="BodyText"/>
      </w:pPr>
      <w:r>
        <w:rPr>
          <w:b/>
          <w:bCs/>
        </w:rPr>
        <w:t>Framing: read for directionality, not precision.</w:t>
      </w:r>
      <w:r>
        <w:t xml:space="preserve"> The study’s aggregate numbers should be read as evidence of directional effects </w:t>
      </w:r>
      <w:r>
        <w:rPr>
          <w:rStyle w:val="FootnoteReference"/>
        </w:rPr>
        <w:footnoteReference w:id="21"/>
      </w:r>
      <w:r>
        <w:t xml:space="preserve"> 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14:paraId="6F0EF094" w14:textId="77777777" w:rsidR="006B304D" w:rsidRDefault="00000000">
      <w:pPr>
        <w:pStyle w:val="BodyText"/>
      </w:pPr>
      <w:r>
        <w:rPr>
          <w:b/>
          <w:bCs/>
        </w:rPr>
        <w:t>Multi-subject living-user replication.</w:t>
      </w:r>
      <w:r>
        <w:t xml:space="preserve"> The most important gap. 14 historical subjects is not a population-level claim about living users. The structural argument in </w:t>
      </w:r>
      <w:hyperlink w:anchor="sec-5-3">
        <w:r w:rsidR="006B304D">
          <w:rPr>
            <w:rStyle w:val="Hyperlink"/>
          </w:rPr>
          <w:t>§5.3</w:t>
        </w:r>
      </w:hyperlink>
      <w:r>
        <w:t xml:space="preserve"> (private reasoning is not in any training corpus, so pretraining cannot close the gap) is strong but rests on an extrapolation that empirical replication would test directly. This is the leading §7 follow-up.</w:t>
      </w:r>
    </w:p>
    <w:p w14:paraId="2B304FA9" w14:textId="77777777" w:rsidR="006B304D" w:rsidRDefault="00000000">
      <w:pPr>
        <w:pStyle w:val="BodyText"/>
      </w:pPr>
      <w:r>
        <w:rPr>
          <w:b/>
          <w:bCs/>
        </w:rPr>
        <w:lastRenderedPageBreak/>
        <w:t>Rubric validity.</w:t>
      </w:r>
      <w:r>
        <w:t xml:space="preserve"> The content-match rubric has three documented limitations the paper uses but does not close. First, it cannot distinguish a principled refusal </w:t>
      </w:r>
      <w:r>
        <w:rPr>
          <w:rStyle w:val="FootnoteReference"/>
        </w:rPr>
        <w:footnoteReference w:id="22"/>
      </w:r>
      <w:r>
        <w:t xml:space="preserve"> from an off-base wrong prediction; both score at the rubric floor. The direction of bias this introduces is paper-favorable: the true spec effect on interpretation-heavy questions is slightly larger than the reported aggregate (</w:t>
      </w:r>
      <w:hyperlink w:anchor="sec-3-7-6">
        <w:r w:rsidR="006B304D">
          <w:rPr>
            <w:rStyle w:val="Hyperlink"/>
          </w:rPr>
          <w:t>§3.7.6</w:t>
        </w:r>
      </w:hyperlink>
      <w:r>
        <w:t>). Second, in post-hoc spot-check review we found instances where non-responses (verbose hedging, adjacent-fact recitation without committing to a prediction) were scored as partial responses rather than at the floor, likely because length-sensitive judges read the verbosity as engagement (</w:t>
      </w:r>
      <w:hyperlink w:anchor="sec-3-7-6">
        <w:r w:rsidR="006B304D">
          <w:rPr>
            <w:rStyle w:val="Hyperlink"/>
          </w:rPr>
          <w:t>§3.7.6</w:t>
        </w:r>
      </w:hyperlink>
      <w:r>
        <w:t xml:space="preserve"> 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14:paraId="776CBD77" w14:textId="77777777" w:rsidR="006B304D" w:rsidRDefault="00000000">
      <w:pPr>
        <w:pStyle w:val="BodyText"/>
      </w:pPr>
      <w:r>
        <w:rPr>
          <w:b/>
          <w:bCs/>
        </w:rPr>
        <w:t>Component ablation.</w:t>
      </w:r>
      <w:r>
        <w:t xml:space="preserve"> 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§7.</w:t>
      </w:r>
    </w:p>
    <w:p w14:paraId="21AD6B7A" w14:textId="77777777" w:rsidR="006B304D" w:rsidRDefault="00000000">
      <w:pPr>
        <w:pStyle w:val="BodyText"/>
      </w:pPr>
      <w:r>
        <w:rPr>
          <w:b/>
          <w:bCs/>
        </w:rPr>
        <w:t>Production deployment gap.</w:t>
      </w:r>
      <w:r>
        <w:t xml:space="preserve"> 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14:paraId="1500FADE" w14:textId="77777777" w:rsidR="006B304D" w:rsidRDefault="00000000">
      <w:pPr>
        <w:pStyle w:val="BodyText"/>
      </w:pPr>
      <w:r>
        <w:rPr>
          <w:b/>
          <w:bCs/>
        </w:rPr>
        <w:t>LLM-as-judge circularity.</w:t>
      </w:r>
      <w:r>
        <w:t xml:space="preserve"> Tier 2 cross-provider replication (</w:t>
      </w:r>
      <w:hyperlink w:anchor="sec-4-6-1">
        <w:r w:rsidR="006B304D">
          <w:rPr>
            <w:rStyle w:val="Hyperlink"/>
          </w:rPr>
          <w:t>§4.6.1</w:t>
        </w:r>
      </w:hyperlink>
      <w:r>
        <w:t>)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14:paraId="61A4DE6E" w14:textId="77777777" w:rsidR="006B304D" w:rsidRDefault="00000000">
      <w:pPr>
        <w:pStyle w:val="BodyText"/>
      </w:pPr>
      <w:r>
        <w:rPr>
          <w:b/>
          <w:bCs/>
        </w:rPr>
        <w:t>Sample constraints.</w:t>
      </w:r>
      <w:r>
        <w:t xml:space="preserve"> Fourteen historical subjects is a sample, not a population. The sample is biased upward on pretraining coverage (</w:t>
      </w:r>
      <w:hyperlink w:anchor="sec-5-3">
        <w:r w:rsidR="006B304D">
          <w:rPr>
            <w:rStyle w:val="Hyperlink"/>
          </w:rPr>
          <w:t>§5.3</w:t>
        </w:r>
      </w:hyperlink>
      <w:r>
        <w:t xml:space="preserve">). The main-study response model is Haiku 4.5 across all 14 subjects; an additional 4 response models appear in the </w:t>
      </w:r>
      <w:hyperlink w:anchor="sec-4-6-1">
        <w:r w:rsidR="006B304D">
          <w:rPr>
            <w:rStyle w:val="Hyperlink"/>
          </w:rPr>
          <w:t>§4.6.1</w:t>
        </w:r>
      </w:hyperlink>
      <w:r>
        <w:t xml:space="preserve"> Tier 2 cross-provider replication on 3 subjects only. One version of Letta’s stateful-agent stack was tested on N=3 subjects. These constraints bound the generalizability of the claims to the specific conditions measured.</w:t>
      </w:r>
    </w:p>
    <w:p w14:paraId="0CF5FC41" w14:textId="77777777" w:rsidR="006B304D" w:rsidRDefault="00000000">
      <w:pPr>
        <w:pStyle w:val="BodyText"/>
      </w:pPr>
      <w:r>
        <w:rPr>
          <w:b/>
          <w:bCs/>
        </w:rPr>
        <w:t>Base Layer pipeline variations.</w:t>
      </w:r>
      <w:r>
        <w:t xml:space="preserve"> The Letta stateful comparison in </w:t>
      </w:r>
      <w:hyperlink w:anchor="sec-4-5">
        <w:r w:rsidR="006B304D">
          <w:rPr>
            <w:rStyle w:val="Hyperlink"/>
          </w:rPr>
          <w:t>§4.5</w:t>
        </w:r>
      </w:hyperlink>
      <w:r>
        <w:t xml:space="preserve"> served Base Layer’s unified </w:t>
      </w:r>
      <w:r>
        <w:rPr>
          <w:rStyle w:val="VerbatimChar"/>
        </w:rPr>
        <w:t>spec.md</w:t>
      </w:r>
      <w:r>
        <w:t xml:space="preserve"> variant rather than the full layered stack (anchors + core + predictions + brief) used in </w:t>
      </w:r>
      <w:hyperlink w:anchor="sec-4-4">
        <w:r w:rsidR="006B304D">
          <w:rPr>
            <w:rStyle w:val="Hyperlink"/>
          </w:rPr>
          <w:t>§4.4</w:t>
        </w:r>
      </w:hyperlink>
      <w:r>
        <w:t>’s controlled and native conditions. A layered-stack rerun on the Letta matched-rerun subjects would likely narrow the Letta-over-Base-Layer gap; whether it narrows to parity or reverses is not measured. Flagged in §7.</w:t>
      </w:r>
    </w:p>
    <w:p w14:paraId="53DAF85E" w14:textId="77777777" w:rsidR="006B304D" w:rsidRDefault="00000000">
      <w:pPr>
        <w:pStyle w:val="BodyText"/>
      </w:pPr>
      <w:r>
        <w:rPr>
          <w:b/>
          <w:bCs/>
        </w:rPr>
        <w:lastRenderedPageBreak/>
        <w:t>What the open items collectively imply.</w:t>
      </w:r>
      <w:r>
        <w:t xml:space="preserve"> 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14:paraId="1277152E" w14:textId="77777777" w:rsidR="006B304D" w:rsidRDefault="00000000">
      <w:r>
        <w:pict w14:anchorId="414F0CED">
          <v:rect id="_x0000_i1426" style="width:0;height:1.5pt" o:hralign="center" o:hrstd="t" o:hr="t"/>
        </w:pict>
      </w:r>
    </w:p>
    <w:p w14:paraId="7D742FD1" w14:textId="77777777" w:rsidR="006B304D" w:rsidRDefault="00000000">
      <w:r>
        <w:pict w14:anchorId="10AFBF1C">
          <v:rect id="_x0000_i1427" style="width:0;height:1.5pt" o:hralign="center" o:hrstd="t" o:hr="t"/>
        </w:pict>
      </w:r>
    </w:p>
    <w:p w14:paraId="6D5B6846" w14:textId="77777777" w:rsidR="006B304D" w:rsidRDefault="00000000">
      <w:pPr>
        <w:pStyle w:val="Heading2"/>
      </w:pPr>
      <w:bookmarkStart w:id="1285" w:name="_Toc228182842"/>
      <w:bookmarkStart w:id="1286" w:name="limitations"/>
      <w:bookmarkEnd w:id="1262"/>
      <w:bookmarkEnd w:id="1284"/>
      <w:r>
        <w:t>6. Limitations</w:t>
      </w:r>
      <w:bookmarkEnd w:id="1285"/>
    </w:p>
    <w:p w14:paraId="66BC2F4D" w14:textId="77777777" w:rsidR="006B304D" w:rsidRDefault="00000000">
      <w:pPr>
        <w:pStyle w:val="FirstParagraph"/>
      </w:pPr>
      <w:r>
        <w:t>The paper’s claims are bounded by four axes of constraint on the experimental setup: the subject sample (</w:t>
      </w:r>
      <w:hyperlink w:anchor="sec-6-1">
        <w:r w:rsidR="006B304D">
          <w:rPr>
            <w:rStyle w:val="Hyperlink"/>
          </w:rPr>
          <w:t>§6.1</w:t>
        </w:r>
      </w:hyperlink>
      <w:r>
        <w:t>), the measurement apparatus (</w:t>
      </w:r>
      <w:hyperlink w:anchor="sec-6-2">
        <w:r w:rsidR="006B304D">
          <w:rPr>
            <w:rStyle w:val="Hyperlink"/>
          </w:rPr>
          <w:t>§6.2</w:t>
        </w:r>
      </w:hyperlink>
      <w:r>
        <w:t>), the pipeline and specification stability (</w:t>
      </w:r>
      <w:hyperlink w:anchor="sec-6-3">
        <w:r w:rsidR="006B304D">
          <w:rPr>
            <w:rStyle w:val="Hyperlink"/>
          </w:rPr>
          <w:t>§6.3</w:t>
        </w:r>
      </w:hyperlink>
      <w:r>
        <w:t>), and the scope of exploration (</w:t>
      </w:r>
      <w:hyperlink w:anchor="sec-6-4">
        <w:r w:rsidR="006B304D">
          <w:rPr>
            <w:rStyle w:val="Hyperlink"/>
          </w:rPr>
          <w:t>§6.4</w:t>
        </w:r>
      </w:hyperlink>
      <w:r>
        <w:t xml:space="preserve">). Each is a permanent caveat on how the paper’s results should be read, distinct from the open research questions catalogued in </w:t>
      </w:r>
      <w:hyperlink w:anchor="sec-5-6">
        <w:r w:rsidR="006B304D">
          <w:rPr>
            <w:rStyle w:val="Hyperlink"/>
          </w:rPr>
          <w:t>§5.6</w:t>
        </w:r>
      </w:hyperlink>
      <w:r>
        <w:t xml:space="preserve"> and the follow-up experiments proposed in §7.</w:t>
      </w:r>
    </w:p>
    <w:p w14:paraId="5C6F9023" w14:textId="77777777" w:rsidR="006B304D" w:rsidRDefault="00000000">
      <w:pPr>
        <w:pStyle w:val="Heading3"/>
      </w:pPr>
      <w:bookmarkStart w:id="1287" w:name="_Toc228182843"/>
      <w:bookmarkStart w:id="1288" w:name="sec-6-1"/>
      <w:r>
        <w:t>6.1 Subject sample</w:t>
      </w:r>
      <w:bookmarkEnd w:id="1287"/>
    </w:p>
    <w:p w14:paraId="3EF96F86" w14:textId="77777777" w:rsidR="006B304D" w:rsidRDefault="00000000">
      <w:pPr>
        <w:pStyle w:val="FirstParagraph"/>
      </w:pPr>
      <w:r>
        <w:t xml:space="preserve">The 14 main-study subjects are a selected sample, not a population. Two sample-level points (pretraining-coverage bias and the single-living-subject constraint) are load-bearing for the paper’s framing and are developed in </w:t>
      </w:r>
      <w:hyperlink w:anchor="sec-5-3">
        <w:r w:rsidR="006B304D">
          <w:rPr>
            <w:rStyle w:val="Hyperlink"/>
          </w:rPr>
          <w:t>§5.3</w:t>
        </w:r>
      </w:hyperlink>
      <w:r>
        <w:t>; this subsection covers four remaining external-validity caveats that §5 does not address.</w:t>
      </w:r>
    </w:p>
    <w:p w14:paraId="0238353C" w14:textId="77777777" w:rsidR="006B304D" w:rsidRDefault="00000000">
      <w:pPr>
        <w:pStyle w:val="BodyText"/>
      </w:pPr>
      <w:r>
        <w:rPr>
          <w:b/>
          <w:bCs/>
        </w:rPr>
        <w:t>Public-domain selection.</w:t>
      </w:r>
      <w:r>
        <w:t xml:space="preserve"> 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14:paraId="415EF233" w14:textId="77777777" w:rsidR="006B304D" w:rsidRDefault="00000000">
      <w:pPr>
        <w:pStyle w:val="BodyText"/>
      </w:pPr>
      <w:r>
        <w:rPr>
          <w:b/>
          <w:bCs/>
        </w:rPr>
        <w:t>Self-presentation bias.</w:t>
      </w:r>
      <w:r>
        <w:t xml:space="preserve"> 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14:paraId="727E593B" w14:textId="77777777" w:rsidR="006B304D" w:rsidRDefault="00000000">
      <w:pPr>
        <w:pStyle w:val="BodyText"/>
      </w:pPr>
      <w:r>
        <w:rPr>
          <w:b/>
          <w:bCs/>
        </w:rPr>
        <w:t>Translation artifacts.</w:t>
      </w:r>
      <w:r>
        <w:t xml:space="preserve"> Three subjects’ corpora are English translations of non-English originals (Augustine’s </w:t>
      </w:r>
      <w:r>
        <w:rPr>
          <w:i/>
          <w:iCs/>
        </w:rPr>
        <w:t>Confessions</w:t>
      </w:r>
      <w:r>
        <w:t xml:space="preserve"> from Latin, Babur’s </w:t>
      </w:r>
      <w:r>
        <w:rPr>
          <w:i/>
          <w:iCs/>
        </w:rPr>
        <w:t>Babur-nama</w:t>
      </w:r>
      <w: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743220F2" w14:textId="77777777" w:rsidR="006B304D" w:rsidRDefault="00000000">
      <w:pPr>
        <w:pStyle w:val="BodyText"/>
      </w:pPr>
      <w:r>
        <w:rPr>
          <w:b/>
          <w:bCs/>
        </w:rPr>
        <w:t>Era.</w:t>
      </w:r>
      <w:r>
        <w:t xml:space="preserve"> 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4226CF23" w14:textId="77777777" w:rsidR="006B304D" w:rsidRDefault="00000000">
      <w:pPr>
        <w:pStyle w:val="BodyText"/>
      </w:pPr>
      <w:r>
        <w:t>Taken together, these four caveats mean the paper’s results should be read as evidence for the claims at the conditions tested. Generalization across era, source language, self-presentation mode, and digital-versus-analog source material requires follow-up experiments.</w:t>
      </w:r>
    </w:p>
    <w:p w14:paraId="65E548DB" w14:textId="77777777" w:rsidR="006B304D" w:rsidRDefault="00000000">
      <w:r>
        <w:lastRenderedPageBreak/>
        <w:pict w14:anchorId="414354F0">
          <v:rect id="_x0000_i1428" style="width:0;height:1.5pt" o:hralign="center" o:hrstd="t" o:hr="t"/>
        </w:pict>
      </w:r>
    </w:p>
    <w:p w14:paraId="2828DCEA" w14:textId="77777777" w:rsidR="006B304D" w:rsidRDefault="00000000">
      <w:pPr>
        <w:pStyle w:val="Heading3"/>
      </w:pPr>
      <w:bookmarkStart w:id="1289" w:name="_Toc228182844"/>
      <w:bookmarkStart w:id="1290" w:name="sec-6-2"/>
      <w:bookmarkEnd w:id="1288"/>
      <w:r>
        <w:t>6.2 Measurement apparatus</w:t>
      </w:r>
      <w:bookmarkEnd w:id="1289"/>
    </w:p>
    <w:p w14:paraId="42AFD14D" w14:textId="77777777" w:rsidR="006B304D" w:rsidRDefault="00000000">
      <w:pPr>
        <w:pStyle w:val="FirstParagraph"/>
      </w:pPr>
      <w:r>
        <w:t xml:space="preserve">This section covers the measurement-apparatus constraints on how the paper’s numbers should be read. The rubric limitations are in </w:t>
      </w:r>
      <w:hyperlink w:anchor="sec-5-6">
        <w:r w:rsidR="006B304D">
          <w:rPr>
            <w:rStyle w:val="Hyperlink"/>
          </w:rPr>
          <w:t>§5.6</w:t>
        </w:r>
      </w:hyperlink>
      <w:r>
        <w:t>; the LLM-as-judge limitation is the canonical one and is treated in full here.</w:t>
      </w:r>
    </w:p>
    <w:p w14:paraId="6DFD5E12" w14:textId="77777777" w:rsidR="006B304D" w:rsidRDefault="00000000">
      <w:pPr>
        <w:pStyle w:val="BodyText"/>
      </w:pPr>
      <w:r>
        <w:rPr>
          <w:b/>
          <w:bCs/>
        </w:rPr>
        <w:t>Class-level LLM-as-judge circularity.</w:t>
      </w:r>
      <w:r>
        <w:t xml:space="preserve"> Every response in this study is generated by an LLM, every judge is an LLM, and the question batteries are also LLM-generated (</w:t>
      </w:r>
      <w:hyperlink w:anchor="sec-3-4">
        <w:r w:rsidR="006B304D">
          <w:rPr>
            <w:rStyle w:val="Hyperlink"/>
          </w:rPr>
          <w:t>§3.4</w:t>
        </w:r>
      </w:hyperlink>
      <w:r>
        <w:t>). The 5-judge primary panel and the 7-judge sensitivity check together address within-provider circularity (</w:t>
      </w:r>
      <w:hyperlink w:anchor="sec-4-6-1">
        <w:r w:rsidR="006B304D">
          <w:rPr>
            <w:rStyle w:val="Hyperlink"/>
          </w:rPr>
          <w:t>§4.6.1</w:t>
        </w:r>
      </w:hyperlink>
      <w:r>
        <w:t xml:space="preserve">, </w:t>
      </w:r>
      <w:hyperlink w:anchor="sec-4-6-2">
        <w:r w:rsidR="006B304D">
          <w:rPr>
            <w:rStyle w:val="Hyperlink"/>
          </w:rPr>
          <w:t>§4.6.2</w:t>
        </w:r>
      </w:hyperlink>
      <w:r>
        <w:t xml:space="preserve">): the specification effect reproduces when non-Anthropic response models read non-Anthropic-generated batteries, and removing the most-inflationary judges from the aggregate makes the effect smaller, not larger. What these checks do not address is class-level LLM circularity — the broader concern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 “approaches human agreement on comparable tasks” is not the same as “is empirically determining the objective quality of a behavioral prediction response.” 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 </w:t>
      </w:r>
      <w:hyperlink w:anchor="sec-7-1">
        <w:r w:rsidR="006B304D">
          <w:rPr>
            <w:rStyle w:val="Hyperlink"/>
          </w:rPr>
          <w:t>§7.1</w:t>
        </w:r>
      </w:hyperlink>
      <w:r>
        <w:t xml:space="preserve">; until that exists, the paper’s claims should be read as directional rather than precise. </w:t>
      </w:r>
      <w:r>
        <w:rPr>
          <w:b/>
          <w:bCs/>
        </w:rPr>
        <w:t>The paper as a whole is best understood as a methodological prototype with LLM-judge-only evidence on the headline directional claims, awaiting human-validation triangulation as the highest-priority single follow-up.</w:t>
      </w:r>
    </w:p>
    <w:p w14:paraId="2C0ED658" w14:textId="77777777" w:rsidR="006B304D" w:rsidRDefault="00000000">
      <w:pPr>
        <w:pStyle w:val="BodyText"/>
      </w:pPr>
      <w:r>
        <w:rPr>
          <w:b/>
          <w:bCs/>
        </w:rPr>
        <w:t>Response-model coverage.</w:t>
      </w:r>
      <w:r>
        <w:t xml:space="preserve"> The main-study response model is Claude Haiku 4.5. The </w:t>
      </w:r>
      <w:hyperlink w:anchor="sec-4-6-1">
        <w:r w:rsidR="006B304D">
          <w:rPr>
            <w:rStyle w:val="Hyperlink"/>
          </w:rPr>
          <w:t>§4.6.1</w:t>
        </w:r>
      </w:hyperlink>
      <w:r>
        <w:t xml:space="preserve"> Tier 2 cross-provider directional probe ran 2 additional response models (Claude Sonnet 4.6, Google Gemini 2.5 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 </w:t>
      </w:r>
      <w:hyperlink w:anchor="sec-4-1">
        <w:r w:rsidR="006B304D">
          <w:rPr>
            <w:rStyle w:val="Hyperlink"/>
          </w:rPr>
          <w:t>§4.1</w:t>
        </w:r>
      </w:hyperlink>
      <w:r>
        <w:t>; Tier 2 establishes direction across response-model families on a small subset only. The paper’s aggregate numbers should be read as what the specification does with Haiku; other response models may produce different absolute magnitudes while preserving the gradient.</w:t>
      </w:r>
    </w:p>
    <w:p w14:paraId="5041C6E8" w14:textId="77777777" w:rsidR="006B304D" w:rsidRDefault="00000000">
      <w:pPr>
        <w:pStyle w:val="BodyText"/>
      </w:pPr>
      <w:r>
        <w:rPr>
          <w:b/>
          <w:bCs/>
        </w:rPr>
        <w:t>Prompt-phrasing ambiguity.</w:t>
      </w:r>
      <w:r>
        <w:t xml:space="preserve"> 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14:paraId="0678A36D" w14:textId="77777777" w:rsidR="006B304D" w:rsidRDefault="00000000">
      <w:pPr>
        <w:pStyle w:val="BodyText"/>
      </w:pPr>
      <w:r>
        <w:rPr>
          <w:b/>
          <w:bCs/>
        </w:rPr>
        <w:t>Inter-judge calibration variance.</w:t>
      </w:r>
      <w:r>
        <w:t xml:space="preserve"> Pairwise Spearman ρ across judges is 0.86 to 0.93 (</w:t>
      </w:r>
      <w:hyperlink w:anchor="sec-3-7-4">
        <w:r w:rsidR="006B304D">
          <w:rPr>
            <w:rStyle w:val="Hyperlink"/>
          </w:rPr>
          <w:t>§3.7.4</w:t>
        </w:r>
      </w:hyperlink>
      <w:r>
        <w:t>), so the rank order of conditions is stable across the panel. Absolute-score calibration varies (</w:t>
      </w:r>
      <w:hyperlink w:anchor="sec-3-7-2">
        <w:r w:rsidR="006B304D">
          <w:rPr>
            <w:rStyle w:val="Hyperlink"/>
          </w:rPr>
          <w:t>§3.7.2</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w:t>
      </w:r>
      <w:r>
        <w:lastRenderedPageBreak/>
        <w:t xml:space="preserve">different judge panel would produce different aggregate numbers while preserving the direction of every claim, which is part of why </w:t>
      </w:r>
      <w:hyperlink w:anchor="sec-5-6">
        <w:r w:rsidR="006B304D">
          <w:rPr>
            <w:rStyle w:val="Hyperlink"/>
          </w:rPr>
          <w:t>§5.6</w:t>
        </w:r>
      </w:hyperlink>
      <w:r>
        <w:t xml:space="preserve"> frames the paper as directional rather than precise.</w:t>
      </w:r>
    </w:p>
    <w:p w14:paraId="5D224AB6" w14:textId="77777777" w:rsidR="006B304D" w:rsidRDefault="00000000">
      <w:r>
        <w:pict w14:anchorId="4F1E44C4">
          <v:rect id="_x0000_i1429" style="width:0;height:1.5pt" o:hralign="center" o:hrstd="t" o:hr="t"/>
        </w:pict>
      </w:r>
    </w:p>
    <w:p w14:paraId="07991837" w14:textId="77777777" w:rsidR="006B304D" w:rsidRDefault="00000000">
      <w:pPr>
        <w:pStyle w:val="Heading3"/>
      </w:pPr>
      <w:bookmarkStart w:id="1291" w:name="_Toc228182845"/>
      <w:bookmarkStart w:id="1292" w:name="sec-6-3"/>
      <w:bookmarkEnd w:id="1290"/>
      <w:r>
        <w:t>6.3 Pipeline and specification stability</w:t>
      </w:r>
      <w:bookmarkEnd w:id="1291"/>
    </w:p>
    <w:p w14:paraId="17429F45" w14:textId="77777777" w:rsidR="006B304D" w:rsidRDefault="00000000">
      <w:pPr>
        <w:pStyle w:val="FirstParagraph"/>
      </w:pPr>
      <w:r>
        <w:t xml:space="preserve">The serving-strategy gap (static full-stack attachment versus production-realistic dynamic activation) is in </w:t>
      </w:r>
      <w:hyperlink w:anchor="sec-5-5">
        <w:r w:rsidR="006B304D">
          <w:rPr>
            <w:rStyle w:val="Hyperlink"/>
          </w:rPr>
          <w:t>§5.5</w:t>
        </w:r>
      </w:hyperlink>
      <w:r>
        <w:t xml:space="preserve"> and </w:t>
      </w:r>
      <w:hyperlink w:anchor="sec-5-6">
        <w:r w:rsidR="006B304D">
          <w:rPr>
            <w:rStyle w:val="Hyperlink"/>
          </w:rPr>
          <w:t>§5.6</w:t>
        </w:r>
      </w:hyperlink>
      <w:r>
        <w:t>. What follows covers pipeline-internal constraints on how the paper’s results should be read.</w:t>
      </w:r>
    </w:p>
    <w:p w14:paraId="71E4D0C3" w14:textId="77777777" w:rsidR="006B304D" w:rsidRDefault="00000000">
      <w:pPr>
        <w:pStyle w:val="BodyText"/>
      </w:pPr>
      <w:r>
        <w:rPr>
          <w:b/>
          <w:bCs/>
        </w:rPr>
        <w:t>Pipeline version tested.</w:t>
      </w:r>
      <w:r>
        <w:t xml:space="preserve"> 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14:paraId="7229B99B" w14:textId="77777777" w:rsidR="006B304D" w:rsidRDefault="00000000">
      <w:pPr>
        <w:pStyle w:val="BodyText"/>
      </w:pPr>
      <w:r>
        <w:rPr>
          <w:b/>
          <w:bCs/>
        </w:rPr>
        <w:t>Specification stability under the same pipeline version.</w:t>
      </w:r>
      <w:r>
        <w:t xml:space="preserve"> 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14:paraId="45C25762" w14:textId="77777777" w:rsidR="006B304D" w:rsidRDefault="00000000">
      <w:pPr>
        <w:pStyle w:val="BodyText"/>
      </w:pPr>
      <w:r>
        <w:rPr>
          <w:b/>
          <w:bCs/>
        </w:rPr>
        <w:t>Per-subject pipeline variance, characterized.</w:t>
      </w:r>
      <w:r>
        <w:t xml:space="preserve"> 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 </w:t>
      </w:r>
      <w:hyperlink w:anchor="sec-4-1">
        <w:r w:rsidR="006B304D">
          <w:rPr>
            <w:rStyle w:val="Hyperlink"/>
          </w:rPr>
          <w:t>§4.1</w:t>
        </w:r>
      </w:hyperlink>
      <w:r>
        <w:t xml:space="preserve"> gradient slope is fit to.</w:t>
      </w:r>
    </w:p>
    <w:tbl>
      <w:tblPr>
        <w:tblStyle w:val="Table"/>
        <w:tblW w:w="5000" w:type="pct"/>
        <w:tblLayout w:type="fixed"/>
        <w:tblLook w:val="0020" w:firstRow="1" w:lastRow="0" w:firstColumn="0" w:lastColumn="0" w:noHBand="0" w:noVBand="0"/>
      </w:tblPr>
      <w:tblGrid>
        <w:gridCol w:w="1914"/>
        <w:gridCol w:w="2554"/>
        <w:gridCol w:w="2554"/>
        <w:gridCol w:w="2554"/>
      </w:tblGrid>
      <w:tr w:rsidR="006B304D" w14:paraId="404C14ED"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9F2FFB" w14:textId="77777777" w:rsidR="006B304D" w:rsidRDefault="00000000">
            <w:pPr>
              <w:pStyle w:val="Compact"/>
            </w:pPr>
            <w:r>
              <w:t>Subject</w:t>
            </w:r>
          </w:p>
        </w:tc>
        <w:tc>
          <w:tcPr>
            <w:tcW w:w="2112" w:type="dxa"/>
          </w:tcPr>
          <w:p w14:paraId="350080CF" w14:textId="77777777" w:rsidR="006B304D" w:rsidRDefault="00000000">
            <w:pPr>
              <w:pStyle w:val="Compact"/>
              <w:jc w:val="right"/>
            </w:pPr>
            <w:r>
              <w:t>Canonical Δ_C4a (§4.1)</w:t>
            </w:r>
          </w:p>
        </w:tc>
        <w:tc>
          <w:tcPr>
            <w:tcW w:w="2112" w:type="dxa"/>
          </w:tcPr>
          <w:p w14:paraId="6F5A49C2" w14:textId="77777777" w:rsidR="006B304D" w:rsidRDefault="00000000">
            <w:pPr>
              <w:pStyle w:val="Compact"/>
              <w:jc w:val="right"/>
            </w:pPr>
            <w:r>
              <w:t>Per-rerun Δ_C4a SD (n=3)</w:t>
            </w:r>
          </w:p>
        </w:tc>
        <w:tc>
          <w:tcPr>
            <w:tcW w:w="2112" w:type="dxa"/>
          </w:tcPr>
          <w:p w14:paraId="75CC7908" w14:textId="77777777" w:rsidR="006B304D" w:rsidRDefault="00000000">
            <w:pPr>
              <w:pStyle w:val="Compact"/>
              <w:jc w:val="right"/>
            </w:pPr>
            <w:r>
              <w:t>% of cross-subject SD</w:t>
            </w:r>
          </w:p>
        </w:tc>
      </w:tr>
      <w:tr w:rsidR="006B304D" w14:paraId="50B7963F" w14:textId="77777777">
        <w:tc>
          <w:tcPr>
            <w:tcW w:w="1584" w:type="dxa"/>
          </w:tcPr>
          <w:p w14:paraId="41CBAD07" w14:textId="77777777" w:rsidR="006B304D" w:rsidRDefault="00000000">
            <w:pPr>
              <w:pStyle w:val="Compact"/>
            </w:pPr>
            <w:r>
              <w:t>Sunity Devee</w:t>
            </w:r>
          </w:p>
        </w:tc>
        <w:tc>
          <w:tcPr>
            <w:tcW w:w="2112" w:type="dxa"/>
          </w:tcPr>
          <w:p w14:paraId="3DB9B2B8" w14:textId="77777777" w:rsidR="006B304D" w:rsidRDefault="00000000">
            <w:pPr>
              <w:pStyle w:val="Compact"/>
              <w:jc w:val="right"/>
            </w:pPr>
            <w:r>
              <w:t>+1.38</w:t>
            </w:r>
          </w:p>
        </w:tc>
        <w:tc>
          <w:tcPr>
            <w:tcW w:w="2112" w:type="dxa"/>
          </w:tcPr>
          <w:p w14:paraId="180A1A22" w14:textId="77777777" w:rsidR="006B304D" w:rsidRDefault="00000000">
            <w:pPr>
              <w:pStyle w:val="Compact"/>
              <w:jc w:val="right"/>
            </w:pPr>
            <w:r>
              <w:t>0.103</w:t>
            </w:r>
          </w:p>
        </w:tc>
        <w:tc>
          <w:tcPr>
            <w:tcW w:w="2112" w:type="dxa"/>
          </w:tcPr>
          <w:p w14:paraId="5699434C" w14:textId="77777777" w:rsidR="006B304D" w:rsidRDefault="00000000">
            <w:pPr>
              <w:pStyle w:val="Compact"/>
              <w:jc w:val="right"/>
            </w:pPr>
            <w:r>
              <w:t>17.4%</w:t>
            </w:r>
          </w:p>
        </w:tc>
      </w:tr>
      <w:tr w:rsidR="006B304D" w14:paraId="4B151D39" w14:textId="77777777">
        <w:tc>
          <w:tcPr>
            <w:tcW w:w="1584" w:type="dxa"/>
          </w:tcPr>
          <w:p w14:paraId="2E0BCE59" w14:textId="77777777" w:rsidR="006B304D" w:rsidRDefault="00000000">
            <w:pPr>
              <w:pStyle w:val="Compact"/>
            </w:pPr>
            <w:r>
              <w:t>Yung Wing</w:t>
            </w:r>
          </w:p>
        </w:tc>
        <w:tc>
          <w:tcPr>
            <w:tcW w:w="2112" w:type="dxa"/>
          </w:tcPr>
          <w:p w14:paraId="15F7EF8C" w14:textId="77777777" w:rsidR="006B304D" w:rsidRDefault="00000000">
            <w:pPr>
              <w:pStyle w:val="Compact"/>
              <w:jc w:val="right"/>
            </w:pPr>
            <w:r>
              <w:t>+0.52</w:t>
            </w:r>
          </w:p>
        </w:tc>
        <w:tc>
          <w:tcPr>
            <w:tcW w:w="2112" w:type="dxa"/>
          </w:tcPr>
          <w:p w14:paraId="63AD7EB6" w14:textId="77777777" w:rsidR="006B304D" w:rsidRDefault="00000000">
            <w:pPr>
              <w:pStyle w:val="Compact"/>
              <w:jc w:val="right"/>
            </w:pPr>
            <w:r>
              <w:t>0.055</w:t>
            </w:r>
          </w:p>
        </w:tc>
        <w:tc>
          <w:tcPr>
            <w:tcW w:w="2112" w:type="dxa"/>
          </w:tcPr>
          <w:p w14:paraId="11E2F672" w14:textId="77777777" w:rsidR="006B304D" w:rsidRDefault="00000000">
            <w:pPr>
              <w:pStyle w:val="Compact"/>
              <w:jc w:val="right"/>
            </w:pPr>
            <w:r>
              <w:t>9.3%</w:t>
            </w:r>
          </w:p>
        </w:tc>
      </w:tr>
      <w:tr w:rsidR="006B304D" w14:paraId="3FF0AF27" w14:textId="77777777">
        <w:tc>
          <w:tcPr>
            <w:tcW w:w="1584" w:type="dxa"/>
          </w:tcPr>
          <w:p w14:paraId="040EFB30" w14:textId="77777777" w:rsidR="006B304D" w:rsidRDefault="00000000">
            <w:pPr>
              <w:pStyle w:val="Compact"/>
            </w:pPr>
            <w:r>
              <w:t>Augustine</w:t>
            </w:r>
          </w:p>
        </w:tc>
        <w:tc>
          <w:tcPr>
            <w:tcW w:w="2112" w:type="dxa"/>
          </w:tcPr>
          <w:p w14:paraId="4DC70DFE" w14:textId="77777777" w:rsidR="006B304D" w:rsidRDefault="00000000">
            <w:pPr>
              <w:pStyle w:val="Compact"/>
              <w:jc w:val="right"/>
            </w:pPr>
            <w:r>
              <w:t>+0.11</w:t>
            </w:r>
          </w:p>
        </w:tc>
        <w:tc>
          <w:tcPr>
            <w:tcW w:w="2112" w:type="dxa"/>
          </w:tcPr>
          <w:p w14:paraId="6870B3E5" w14:textId="77777777" w:rsidR="006B304D" w:rsidRDefault="00000000">
            <w:pPr>
              <w:pStyle w:val="Compact"/>
              <w:jc w:val="right"/>
            </w:pPr>
            <w:r>
              <w:t>0.130</w:t>
            </w:r>
          </w:p>
        </w:tc>
        <w:tc>
          <w:tcPr>
            <w:tcW w:w="2112" w:type="dxa"/>
          </w:tcPr>
          <w:p w14:paraId="46B2443D" w14:textId="77777777" w:rsidR="006B304D" w:rsidRDefault="00000000">
            <w:pPr>
              <w:pStyle w:val="Compact"/>
              <w:jc w:val="right"/>
            </w:pPr>
            <w:r>
              <w:t>22.0%</w:t>
            </w:r>
          </w:p>
        </w:tc>
      </w:tr>
      <w:tr w:rsidR="006B304D" w14:paraId="0EBAD090" w14:textId="77777777">
        <w:tc>
          <w:tcPr>
            <w:tcW w:w="1584" w:type="dxa"/>
          </w:tcPr>
          <w:p w14:paraId="0F7C4097" w14:textId="77777777" w:rsidR="006B304D" w:rsidRDefault="00000000">
            <w:pPr>
              <w:pStyle w:val="Compact"/>
            </w:pPr>
            <w:r>
              <w:rPr>
                <w:b/>
                <w:bCs/>
              </w:rPr>
              <w:t>Pooled (3 subjects)</w:t>
            </w:r>
          </w:p>
        </w:tc>
        <w:tc>
          <w:tcPr>
            <w:tcW w:w="2112" w:type="dxa"/>
          </w:tcPr>
          <w:p w14:paraId="2CC69708" w14:textId="77777777" w:rsidR="006B304D" w:rsidRDefault="00000000">
            <w:pPr>
              <w:pStyle w:val="Compact"/>
              <w:jc w:val="right"/>
            </w:pPr>
            <w:r>
              <w:t>n/a</w:t>
            </w:r>
          </w:p>
        </w:tc>
        <w:tc>
          <w:tcPr>
            <w:tcW w:w="2112" w:type="dxa"/>
          </w:tcPr>
          <w:p w14:paraId="599CCDE5" w14:textId="77777777" w:rsidR="006B304D" w:rsidRDefault="00000000">
            <w:pPr>
              <w:pStyle w:val="Compact"/>
              <w:jc w:val="right"/>
            </w:pPr>
            <w:r>
              <w:rPr>
                <w:b/>
                <w:bCs/>
              </w:rPr>
              <w:t>0.101</w:t>
            </w:r>
          </w:p>
        </w:tc>
        <w:tc>
          <w:tcPr>
            <w:tcW w:w="2112" w:type="dxa"/>
          </w:tcPr>
          <w:p w14:paraId="6F93A8AC" w14:textId="77777777" w:rsidR="006B304D" w:rsidRDefault="00000000">
            <w:pPr>
              <w:pStyle w:val="Compact"/>
              <w:jc w:val="right"/>
            </w:pPr>
            <w:r>
              <w:rPr>
                <w:b/>
                <w:bCs/>
              </w:rPr>
              <w:t>17.1%</w:t>
            </w:r>
          </w:p>
        </w:tc>
      </w:tr>
    </w:tbl>
    <w:p w14:paraId="2FDFE461" w14:textId="77777777" w:rsidR="006B304D" w:rsidRDefault="00000000">
      <w:pPr>
        <w:pStyle w:val="BodyText"/>
      </w:pPr>
      <w:r>
        <w:rPr>
          <w:b/>
          <w:bCs/>
        </w:rPr>
        <w:t>Read of the precision question.</w:t>
      </w:r>
      <w:r>
        <w:t xml:space="preserve"> 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 </w:t>
      </w:r>
      <w:hyperlink w:anchor="sec-4-1">
        <w:r w:rsidR="006B304D">
          <w:rPr>
            <w:rStyle w:val="Hyperlink"/>
          </w:rPr>
          <w:t>§4.1</w:t>
        </w:r>
      </w:hyperlink>
      <w:r>
        <w:t xml:space="preserve"> 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14:paraId="3B491C54" w14:textId="77777777" w:rsidR="006B304D" w:rsidRDefault="00000000">
      <w:pPr>
        <w:pStyle w:val="BodyText"/>
      </w:pPr>
      <w:r>
        <w:rPr>
          <w:b/>
          <w:bCs/>
        </w:rPr>
        <w:t>Scope and caveats of the variance probe.</w:t>
      </w:r>
      <w:r>
        <w:t xml:space="preserve"> The probe covers the lighter-scope variance only: the Sonnet authoring step plus the Opus compose step. Extraction-stage non-determinism is held constant by reusing </w:t>
      </w:r>
      <w:r>
        <w:lastRenderedPageBreak/>
        <w:t xml:space="preserve">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H2a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 </w:t>
      </w:r>
      <w:hyperlink w:anchor="sec-4-1">
        <w:r w:rsidR="006B304D">
          <w:rPr>
            <w:rStyle w:val="Hyperlink"/>
          </w:rPr>
          <w:t>§4.1</w:t>
        </w:r>
      </w:hyperlink>
      <w:r>
        <w:t xml:space="preserve"> slope and R² as findings about the gradient rather than artifacts of a single specification authoring. Per-rerun specs and judgments are at </w:t>
      </w:r>
      <w:commentRangeStart w:id="1293"/>
      <w:r>
        <w:rPr>
          <w:rStyle w:val="VerbatimChar"/>
        </w:rPr>
        <w:t>data/global_&lt;subject&gt;/_variance_runs/run_&lt;N&gt;/</w:t>
      </w:r>
      <w:r>
        <w:t xml:space="preserve"> and </w:t>
      </w:r>
      <w:r>
        <w:rPr>
          <w:rStyle w:val="VerbatimChar"/>
        </w:rPr>
        <w:t>results/global_&lt;subject&gt;/_variance_runs/run_&lt;N&gt;_*.json</w:t>
      </w:r>
      <w:r>
        <w:t xml:space="preserve">; full report and reproducibility scripts at </w:t>
      </w:r>
      <w:r>
        <w:rPr>
          <w:rStyle w:val="VerbatimChar"/>
        </w:rPr>
        <w:t>docs/research/v10_pipeline_variance_analysis.md</w:t>
      </w:r>
      <w:r>
        <w:t xml:space="preserve">, </w:t>
      </w:r>
      <w:r>
        <w:rPr>
          <w:rStyle w:val="VerbatimChar"/>
        </w:rPr>
        <w:t>scripts/_v10_pipeline_variance.py</w:t>
      </w:r>
      <w:r>
        <w:t xml:space="preserve">, and </w:t>
      </w:r>
      <w:r>
        <w:rPr>
          <w:rStyle w:val="VerbatimChar"/>
        </w:rPr>
        <w:t>scripts/_v10_pipeline_variance_report.py</w:t>
      </w:r>
      <w:r>
        <w:t>.</w:t>
      </w:r>
      <w:commentRangeEnd w:id="1293"/>
      <w:r w:rsidR="000E7342">
        <w:rPr>
          <w:rStyle w:val="CommentReference"/>
          <w:sz w:val="22"/>
          <w:szCs w:val="22"/>
        </w:rPr>
        <w:commentReference w:id="1293"/>
      </w:r>
    </w:p>
    <w:p w14:paraId="7ED09A1A" w14:textId="77777777" w:rsidR="006B304D" w:rsidRDefault="00000000">
      <w:pPr>
        <w:pStyle w:val="BodyText"/>
      </w:pPr>
      <w:r>
        <w:rPr>
          <w:b/>
          <w:bCs/>
        </w:rPr>
        <w:t>Pipeline model choices were not varied systematically.</w:t>
      </w:r>
      <w:r>
        <w:t xml:space="preserve"> The pipeline uses Claude Haiku for extraction, all-MiniLM-L6-v2 for embeddings, Claude Sonnet for layer authoring, and Claude Opus for the compose step (</w:t>
      </w:r>
      <w:hyperlink w:anchor="sec-3-3">
        <w:r w:rsidR="006B304D">
          <w:rPr>
            <w:rStyle w:val="Hyperlink"/>
          </w:rPr>
          <w:t>§3.3</w:t>
        </w:r>
      </w:hyperlink>
      <w:r>
        <w:t>).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14:paraId="23B4E49D" w14:textId="77777777" w:rsidR="006B304D" w:rsidRDefault="00000000">
      <w:r>
        <w:pict w14:anchorId="5740FB47">
          <v:rect id="_x0000_i1430" style="width:0;height:1.5pt" o:hralign="center" o:hrstd="t" o:hr="t"/>
        </w:pict>
      </w:r>
    </w:p>
    <w:p w14:paraId="6DB3169A" w14:textId="77777777" w:rsidR="006B304D" w:rsidRDefault="00000000">
      <w:pPr>
        <w:pStyle w:val="Heading3"/>
      </w:pPr>
      <w:bookmarkStart w:id="1294" w:name="_Toc228182846"/>
      <w:bookmarkStart w:id="1295" w:name="sec-6-4"/>
      <w:bookmarkEnd w:id="1292"/>
      <w:r>
        <w:t>6.4 Scope of exploration</w:t>
      </w:r>
      <w:bookmarkEnd w:id="1294"/>
    </w:p>
    <w:p w14:paraId="0A76FB4C" w14:textId="77777777" w:rsidR="006B304D" w:rsidRDefault="00000000">
      <w:pPr>
        <w:pStyle w:val="FirstParagraph"/>
      </w:pPr>
      <w:r>
        <w:t>Not every experimental combination was run. Main-study coverage prioritizes the conditions and subjects central to H1 through H5 (</w:t>
      </w:r>
      <w:hyperlink w:anchor="sec-4-1">
        <w:r w:rsidR="006B304D">
          <w:rPr>
            <w:rStyle w:val="Hyperlink"/>
          </w:rPr>
          <w:t>§4.1</w:t>
        </w:r>
      </w:hyperlink>
      <w:r>
        <w:t xml:space="preserve"> through </w:t>
      </w:r>
      <w:hyperlink w:anchor="sec-4-4">
        <w:r w:rsidR="006B304D">
          <w:rPr>
            <w:rStyle w:val="Hyperlink"/>
          </w:rPr>
          <w:t>§4.4</w:t>
        </w:r>
      </w:hyperlink>
      <w:r>
        <w:t>). Robustness and ablation conditions were added selectively rather than exhaustively.</w:t>
      </w:r>
    </w:p>
    <w:p w14:paraId="11935513" w14:textId="77777777" w:rsidR="006B304D" w:rsidRDefault="00000000">
      <w:pPr>
        <w:pStyle w:val="BodyText"/>
      </w:pPr>
      <w:r>
        <w:rPr>
          <w:b/>
          <w:bCs/>
        </w:rPr>
        <w:t>Coverage across the experimental grid.</w:t>
      </w:r>
      <w:r>
        <w:t xml:space="preserve"> The study’s conditions span one main-study response model (Haiku 4.5) on all 14 subjects, plus 2 additional response models (Sonnet 4.6, Gemini 2.5 Pro) in the </w:t>
      </w:r>
      <w:hyperlink w:anchor="sec-4-6-1">
        <w:r w:rsidR="006B304D">
          <w:rPr>
            <w:rStyle w:val="Hyperlink"/>
          </w:rPr>
          <w:t>§4.6.1</w:t>
        </w:r>
      </w:hyperlink>
      <w:r>
        <w:t xml:space="preserve"> 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14:paraId="5C3371CC" w14:textId="77777777" w:rsidR="006B304D" w:rsidRDefault="00000000">
      <w:pPr>
        <w:pStyle w:val="BodyText"/>
      </w:pPr>
      <w:r>
        <w:rPr>
          <w:b/>
          <w:bCs/>
        </w:rPr>
        <w:t>Letta stateful-agent exploration.</w:t>
      </w:r>
      <w:r>
        <w:t xml:space="preserve"> Letta’s stateful-agent architecture is distinct from the archival retrieval path the other three commercial systems use (</w:t>
      </w:r>
      <w:hyperlink w:anchor="sec-4-4">
        <w:r w:rsidR="006B304D">
          <w:rPr>
            <w:rStyle w:val="Hyperlink"/>
          </w:rPr>
          <w:t>§4.4</w:t>
        </w:r>
      </w:hyperlink>
      <w:r>
        <w:t xml:space="preserve">, </w:t>
      </w:r>
      <w:hyperlink w:anchor="sec-4-5">
        <w:r w:rsidR="006B304D">
          <w:rPr>
            <w:rStyle w:val="Hyperlink"/>
          </w:rPr>
          <w:t>§4.5</w:t>
        </w:r>
      </w:hyperlink>
      <w:r>
        <w:t>). Testing the stateful path required a different evaluation harness (</w:t>
      </w:r>
      <w:hyperlink w:anchor="sec-4-5">
        <w:r w:rsidR="006B304D">
          <w:rPr>
            <w:rStyle w:val="Hyperlink"/>
          </w:rPr>
          <w:t>§4.5</w:t>
        </w:r>
      </w:hyperlink>
      <w:r>
        <w:t xml:space="preserve"> 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14:paraId="3CA18C48" w14:textId="77777777" w:rsidR="006B304D" w:rsidRDefault="00000000">
      <w:pPr>
        <w:pStyle w:val="BodyText"/>
      </w:pPr>
      <w:r>
        <w:rPr>
          <w:b/>
          <w:bCs/>
        </w:rPr>
        <w:t>Twin-2K is prior work, not a condition of this study.</w:t>
      </w:r>
      <w:r>
        <w:t xml:space="preserve"> Twin-2K (</w:t>
      </w:r>
      <w:hyperlink w:anchor="sec-2-3">
        <w:r w:rsidR="006B304D">
          <w:rPr>
            <w:rStyle w:val="Hyperlink"/>
          </w:rPr>
          <w:t>§2.3</w:t>
        </w:r>
      </w:hyperlink>
      <w:r>
        <w:t>) appears in this paper as prior work that measures a related but distinct property (survey-response prediction rather than representational accuracy). We did not run it as a condition of the main behavioral-prediction battery and do not report it as a benchmark result.</w:t>
      </w:r>
    </w:p>
    <w:p w14:paraId="1C8F7296" w14:textId="77777777" w:rsidR="006B304D" w:rsidRDefault="00000000">
      <w:r>
        <w:lastRenderedPageBreak/>
        <w:pict w14:anchorId="72F4B818">
          <v:rect id="_x0000_i1431" style="width:0;height:1.5pt" o:hralign="center" o:hrstd="t" o:hr="t"/>
        </w:pict>
      </w:r>
    </w:p>
    <w:p w14:paraId="462BA275" w14:textId="77777777" w:rsidR="006B304D" w:rsidRDefault="00000000">
      <w:pPr>
        <w:pStyle w:val="Heading2"/>
      </w:pPr>
      <w:bookmarkStart w:id="1296" w:name="_Toc228182847"/>
      <w:bookmarkStart w:id="1297" w:name="future-work"/>
      <w:bookmarkEnd w:id="1286"/>
      <w:bookmarkEnd w:id="1295"/>
      <w:r>
        <w:t>7. Future Work</w:t>
      </w:r>
      <w:bookmarkEnd w:id="1296"/>
    </w:p>
    <w:p w14:paraId="130444AA" w14:textId="77777777" w:rsidR="006B304D" w:rsidRDefault="00000000">
      <w:pPr>
        <w:pStyle w:val="FirstParagraph"/>
      </w:pPr>
      <w:r>
        <w:t>Every section of this paper flags at least one follow-up. This section consolidates them into a research agenda organized by theme.</w:t>
      </w:r>
    </w:p>
    <w:p w14:paraId="25CADF4A" w14:textId="77777777" w:rsidR="006B304D" w:rsidRDefault="00000000">
      <w:pPr>
        <w:pStyle w:val="Heading3"/>
      </w:pPr>
      <w:bookmarkStart w:id="1298" w:name="_Toc228182848"/>
      <w:bookmarkStart w:id="1299" w:name="sec-7-1"/>
      <w:r>
        <w:t>7.1 Measurement methodology</w:t>
      </w:r>
      <w:bookmarkEnd w:id="1298"/>
    </w:p>
    <w:p w14:paraId="72E4CFD4" w14:textId="77777777" w:rsidR="006B304D" w:rsidRDefault="00000000">
      <w:pPr>
        <w:pStyle w:val="FirstParagraph"/>
      </w:pPr>
      <w:r>
        <w:t>The most impactful measurement follow-up is replacing the content-match rubric with a differentiated battery that separates interpretation-heavy from literal-recall questions and scores epistemic honesty as its own dimension (</w:t>
      </w:r>
      <w:hyperlink w:anchor="sec-3-7-6">
        <w:r w:rsidR="006B304D">
          <w:rPr>
            <w:rStyle w:val="Hyperlink"/>
          </w:rPr>
          <w:t>§3.7.6</w:t>
        </w:r>
      </w:hyperlink>
      <w:r>
        <w:t xml:space="preserve">, </w:t>
      </w:r>
      <w:hyperlink w:anchor="sec-5-6">
        <w:r w:rsidR="006B304D">
          <w:rPr>
            <w:rStyle w:val="Hyperlink"/>
          </w:rPr>
          <w:t>§5.6</w:t>
        </w:r>
      </w:hyperlink>
      <w:r>
        <w:t>). Alongside this: a curated question set with explicit quality control on the backward-design process (</w:t>
      </w:r>
      <w:hyperlink w:anchor="sec-5-6">
        <w:r w:rsidR="006B304D">
          <w:rPr>
            <w:rStyle w:val="Hyperlink"/>
          </w:rPr>
          <w:t>§5.6</w:t>
        </w:r>
      </w:hyperlink>
      <w:r>
        <w:t>), a human-validated subset of rubric applications to test whether the rubric was reasonably applied per-response (</w:t>
      </w:r>
      <w:hyperlink w:anchor="sec-5-6">
        <w:r w:rsidR="006B304D">
          <w:rPr>
            <w:rStyle w:val="Hyperlink"/>
          </w:rPr>
          <w:t>§5.6</w:t>
        </w:r>
      </w:hyperlink>
      <w:r>
        <w:t>), and human-judge validation on a stratified subset of responses to address class-level LLM-as-judge circularity (</w:t>
      </w:r>
      <w:hyperlink w:anchor="sec-4-6-3">
        <w:r w:rsidR="006B304D">
          <w:rPr>
            <w:rStyle w:val="Hyperlink"/>
          </w:rPr>
          <w:t>§4.6.3</w:t>
        </w:r>
      </w:hyperlink>
      <w:r>
        <w:t xml:space="preserve">, </w:t>
      </w:r>
      <w:hyperlink w:anchor="sec-5-6">
        <w:r w:rsidR="006B304D">
          <w:rPr>
            <w:rStyle w:val="Hyperlink"/>
          </w:rPr>
          <w:t>§5.6</w:t>
        </w:r>
      </w:hyperlink>
      <w:r>
        <w:t>). Prompt-sensitivity testing across the authoring, response-generation, and judging stages (</w:t>
      </w:r>
      <w:hyperlink w:anchor="sec-6-2">
        <w:r w:rsidR="006B304D">
          <w:rPr>
            <w:rStyle w:val="Hyperlink"/>
          </w:rPr>
          <w:t>§6.2</w:t>
        </w:r>
      </w:hyperlink>
      <w:r>
        <w:t>) is a separate measurement-stability follow-up that becomes important once the rubric itself is stabilized.</w:t>
      </w:r>
    </w:p>
    <w:p w14:paraId="4F05EFD3" w14:textId="77777777" w:rsidR="006B304D" w:rsidRDefault="00000000">
      <w:pPr>
        <w:pStyle w:val="Heading3"/>
      </w:pPr>
      <w:bookmarkStart w:id="1300" w:name="_Toc228182849"/>
      <w:bookmarkStart w:id="1301" w:name="sec-7-2"/>
      <w:bookmarkEnd w:id="1299"/>
      <w:r>
        <w:t>7.2 Subject and corpus expansion</w:t>
      </w:r>
      <w:bookmarkEnd w:id="1300"/>
    </w:p>
    <w:p w14:paraId="31CE5C94" w14:textId="77777777" w:rsidR="006B304D" w:rsidRDefault="00000000">
      <w:pPr>
        <w:pStyle w:val="FirstParagraph"/>
      </w:pPr>
      <w:r>
        <w:t>A multi-subject living-user replication is the leading follow-up for the entire paper (</w:t>
      </w:r>
      <w:hyperlink w:anchor="sec-5-3">
        <w:r w:rsidR="006B304D">
          <w:rPr>
            <w:rStyle w:val="Hyperlink"/>
          </w:rPr>
          <w:t>§5.3</w:t>
        </w:r>
      </w:hyperlink>
      <w:r>
        <w:t xml:space="preserve">, </w:t>
      </w:r>
      <w:hyperlink w:anchor="sec-5-6">
        <w:r w:rsidR="006B304D">
          <w:rPr>
            <w:rStyle w:val="Hyperlink"/>
          </w:rPr>
          <w:t>§5.6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 </w:t>
      </w:r>
      <w:hyperlink w:anchor="sec-6-1">
        <w:r w:rsidR="006B304D">
          <w:rPr>
            <w:rStyle w:val="Hyperlink"/>
          </w:rPr>
          <w:t>§6.1</w:t>
        </w:r>
      </w:hyperlink>
      <w:r>
        <w:t xml:space="preserve">), non-English original sources (to remove translation artifacts, </w:t>
      </w:r>
      <w:hyperlink w:anchor="sec-6-1">
        <w:r w:rsidR="006B304D">
          <w:rPr>
            <w:rStyle w:val="Hyperlink"/>
          </w:rPr>
          <w:t>§6.1</w:t>
        </w:r>
      </w:hyperlink>
      <w:r>
        <w:t>),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sidR="006B304D">
          <w:rPr>
            <w:rStyle w:val="Hyperlink"/>
          </w:rPr>
          <w:t>§5.3</w:t>
        </w:r>
      </w:hyperlink>
      <w:r>
        <w:t>).</w:t>
      </w:r>
    </w:p>
    <w:p w14:paraId="54C254F5" w14:textId="77777777" w:rsidR="006B304D" w:rsidRDefault="00000000">
      <w:pPr>
        <w:pStyle w:val="BodyText"/>
      </w:pPr>
      <w:r>
        <w:rPr>
          <w:b/>
          <w:bCs/>
        </w:rPr>
        <w:t>Cross-cultural-transfer hypothesis.</w:t>
      </w:r>
      <w:r>
        <w:t xml:space="preserve"> A post-hoc classification of subjects by tradition (Western-introspective vs non-Western, </w:t>
      </w:r>
      <w:r>
        <w:rPr>
          <w:rStyle w:val="VerbatimChar"/>
        </w:rPr>
        <w:t>docs/research/era_modernity_cross_slice.md</w:t>
      </w:r>
      <w:r>
        <w:t>)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p w14:paraId="3E4227E0" w14:textId="77777777" w:rsidR="006B304D" w:rsidRDefault="00000000">
      <w:pPr>
        <w:pStyle w:val="Heading3"/>
      </w:pPr>
      <w:bookmarkStart w:id="1302" w:name="_Toc228182850"/>
      <w:bookmarkStart w:id="1303" w:name="sec-7-3"/>
      <w:bookmarkEnd w:id="1301"/>
      <w:r>
        <w:t>7.3 Specification design and composition</w:t>
      </w:r>
      <w:bookmarkEnd w:id="1302"/>
    </w:p>
    <w:p w14:paraId="0B00934C" w14:textId="77777777" w:rsidR="006B304D" w:rsidRDefault="00000000">
      <w:pPr>
        <w:pStyle w:val="FirstParagraph"/>
      </w:pPr>
      <w:r>
        <w:t>Component ablation on the authored layers (anchors, core, predictions, brief) is the priority authoring-pipeline follow-up (</w:t>
      </w:r>
      <w:hyperlink w:anchor="sec-5-5">
        <w:r w:rsidR="006B304D">
          <w:rPr>
            <w:rStyle w:val="Hyperlink"/>
          </w:rPr>
          <w:t>§5.5</w:t>
        </w:r>
      </w:hyperlink>
      <w:r>
        <w:t xml:space="preserve">, </w:t>
      </w:r>
      <w:hyperlink w:anchor="sec-5-4">
        <w:r w:rsidR="006B304D">
          <w:rPr>
            <w:rStyle w:val="Hyperlink"/>
          </w:rPr>
          <w:t>§5.4</w:t>
        </w:r>
      </w:hyperlink>
      <w:r>
        <w:t xml:space="preserve">, </w:t>
      </w:r>
      <w:hyperlink w:anchor="sec-5-6">
        <w:r w:rsidR="006B304D">
          <w:rPr>
            <w:rStyle w:val="Hyperlink"/>
          </w:rPr>
          <w:t>§5.6</w:t>
        </w:r>
      </w:hyperlink>
      <w:r>
        <w:t>).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301F72B3" w14:textId="77777777" w:rsidR="006B304D" w:rsidRDefault="00000000">
      <w:pPr>
        <w:pStyle w:val="BodyText"/>
      </w:pPr>
      <w:r>
        <w:t>Alongside component ablation: alternate pipeline model choices (extraction, embedding, layer authoring, composition) to measure sensitivity to specific LLM choices at each pipeline step (</w:t>
      </w:r>
      <w:hyperlink w:anchor="sec-6-3">
        <w:r w:rsidR="006B304D">
          <w:rPr>
            <w:rStyle w:val="Hyperlink"/>
          </w:rPr>
          <w:t>§6.3</w:t>
        </w:r>
      </w:hyperlink>
      <w:r>
        <w:t xml:space="preserve">); a Base Layer referent-variant that retains named entities inside the same dimensional scaffold, to isolate whether the </w:t>
      </w:r>
      <w:hyperlink w:anchor="sec-4-5">
        <w:r w:rsidR="006B304D">
          <w:rPr>
            <w:rStyle w:val="Hyperlink"/>
          </w:rPr>
          <w:t>§4.5</w:t>
        </w:r>
      </w:hyperlink>
      <w:r>
        <w:t xml:space="preserve"> Letta-over-Base-Layer gap is driven by referential vocabulary or by the self-editing process itself </w:t>
      </w:r>
      <w:r>
        <w:lastRenderedPageBreak/>
        <w:t>(</w:t>
      </w:r>
      <w:hyperlink w:anchor="sec-4-5">
        <w:r w:rsidR="006B304D">
          <w:rPr>
            <w:rStyle w:val="Hyperlink"/>
          </w:rPr>
          <w:t>§4.5</w:t>
        </w:r>
      </w:hyperlink>
      <w:r>
        <w:t xml:space="preserve">, </w:t>
      </w:r>
      <w:hyperlink w:anchor="sec-5-5">
        <w:r w:rsidR="006B304D">
          <w:rPr>
            <w:rStyle w:val="Hyperlink"/>
          </w:rPr>
          <w:t>§5.5</w:t>
        </w:r>
      </w:hyperlink>
      <w:r>
        <w:t xml:space="preserve">); and a layered-stack Letta rerun on the matched-rerun subjects, which would likely narrow the </w:t>
      </w:r>
      <w:hyperlink w:anchor="sec-4-5">
        <w:r w:rsidR="006B304D">
          <w:rPr>
            <w:rStyle w:val="Hyperlink"/>
          </w:rPr>
          <w:t>§4.5</w:t>
        </w:r>
      </w:hyperlink>
      <w:r>
        <w:t xml:space="preserve"> gap (</w:t>
      </w:r>
      <w:hyperlink w:anchor="sec-4-5">
        <w:r w:rsidR="006B304D">
          <w:rPr>
            <w:rStyle w:val="Hyperlink"/>
          </w:rPr>
          <w:t>§4.5</w:t>
        </w:r>
      </w:hyperlink>
      <w:r>
        <w:t xml:space="preserve">, </w:t>
      </w:r>
      <w:hyperlink w:anchor="sec-5-6">
        <w:r w:rsidR="006B304D">
          <w:rPr>
            <w:rStyle w:val="Hyperlink"/>
          </w:rPr>
          <w:t>§5.6</w:t>
        </w:r>
      </w:hyperlink>
      <w:r>
        <w:t>).</w:t>
      </w:r>
    </w:p>
    <w:p w14:paraId="417FF752" w14:textId="77777777" w:rsidR="006B304D" w:rsidRDefault="00000000">
      <w:pPr>
        <w:pStyle w:val="Heading3"/>
      </w:pPr>
      <w:bookmarkStart w:id="1304" w:name="_Toc228182851"/>
      <w:bookmarkStart w:id="1305" w:name="sec-7-4"/>
      <w:bookmarkEnd w:id="1303"/>
      <w:commentRangeStart w:id="1306"/>
      <w:r>
        <w:t>7.4 Production serving and infrastructure</w:t>
      </w:r>
      <w:bookmarkEnd w:id="1304"/>
      <w:commentRangeEnd w:id="1306"/>
      <w:r w:rsidR="000E7342">
        <w:rPr>
          <w:rStyle w:val="CommentReference"/>
          <w:sz w:val="24"/>
          <w:szCs w:val="24"/>
        </w:rPr>
        <w:commentReference w:id="1306"/>
      </w:r>
    </w:p>
    <w:p w14:paraId="653FEAC4" w14:textId="77777777" w:rsidR="006B304D" w:rsidRDefault="00000000">
      <w:pPr>
        <w:pStyle w:val="FirstParagraph"/>
      </w:pPr>
      <w:r>
        <w:t xml:space="preserve">The study served the specification statically and in full on every query. Five production-realistic serving-layer follow-ups follow directly from </w:t>
      </w:r>
      <w:hyperlink w:anchor="sec-5-5">
        <w:r w:rsidR="006B304D">
          <w:rPr>
            <w:rStyle w:val="Hyperlink"/>
          </w:rPr>
          <w:t>§5.5</w:t>
        </w:r>
      </w:hyperlink>
      <w:r>
        <w:t xml:space="preserve">: dynamic activation (per-query component selection plus measurement against full-stack accuracy), modifiability affordances (user-editable text with provenance propagation), temporality handling (timestamps, recency weighting, versioned specifications), canonical life events (automatic detection or user-supplied annotation of within-person behavioral shifts, </w:t>
      </w:r>
      <w:hyperlink w:anchor="sec-2-3-1">
        <w:r w:rsidR="006B304D">
          <w:rPr>
            <w:rStyle w:val="Hyperlink"/>
          </w:rPr>
          <w:t>§2.3.1</w:t>
        </w:r>
      </w:hyperlink>
      <w:r>
        <w:t>), and topic decomposition (domain-scoped anchors and predictions with domain-scoped serving). Each is a measurement question in its own right: whether the gradient, mechanism, and composition findings hold under each production serving strategy.</w:t>
      </w:r>
    </w:p>
    <w:p w14:paraId="601E4335" w14:textId="77777777" w:rsidR="006B304D" w:rsidRDefault="00000000">
      <w:pPr>
        <w:pStyle w:val="Heading3"/>
      </w:pPr>
      <w:bookmarkStart w:id="1307" w:name="_Toc228182852"/>
      <w:bookmarkStart w:id="1308" w:name="sec-7-5"/>
      <w:bookmarkEnd w:id="1305"/>
      <w:r>
        <w:t>7.5 Stateful-agent implementations and temporal drift tracking</w:t>
      </w:r>
      <w:bookmarkEnd w:id="1307"/>
    </w:p>
    <w:p w14:paraId="04053893" w14:textId="77777777" w:rsidR="006B304D" w:rsidRDefault="00000000">
      <w:pPr>
        <w:pStyle w:val="FirstParagraph"/>
      </w:pPr>
      <w:r>
        <w:t>Three related follow-ups sit adjacent to the paper’s static-snapshot design.</w:t>
      </w:r>
    </w:p>
    <w:p w14:paraId="57581D97" w14:textId="77777777" w:rsidR="006B304D" w:rsidRDefault="00000000">
      <w:pPr>
        <w:pStyle w:val="BodyText"/>
      </w:pPr>
      <w:r>
        <w:rPr>
          <w:b/>
          <w:bCs/>
        </w:rPr>
        <w:t>Stateful-agent variant of the Behavioral Specification.</w:t>
      </w:r>
      <w:r>
        <w:t xml:space="preserve"> The pipeline as tested is offline and batch. A persistent, self-editing variant that ingests new source material as it arrives, re-edits anchors and predictions in place, and maintains version history with provenance across edits is a natural next step. The </w:t>
      </w:r>
      <w:hyperlink w:anchor="sec-4-5">
        <w:r w:rsidR="006B304D">
          <w:rPr>
            <w:rStyle w:val="Hyperlink"/>
          </w:rPr>
          <w:t>§4.5</w:t>
        </w:r>
      </w:hyperlink>
      <w:r>
        <w:t xml:space="preserve"> Letta exploration (N=3, post-hoc) is one data point on an adjacent architecture; building and evaluating a stateful-agent Base Layer implementation on the full 14-subject main-study battery would close the comparison within a single architectural family and extend </w:t>
      </w:r>
      <w:hyperlink w:anchor="sec-4-5">
        <w:r w:rsidR="006B304D">
          <w:rPr>
            <w:rStyle w:val="Hyperlink"/>
          </w:rPr>
          <w:t>§4.5</w:t>
        </w:r>
      </w:hyperlink>
      <w:r>
        <w:t xml:space="preserve"> to a layered-stack rerun against Letta at full scope.</w:t>
      </w:r>
    </w:p>
    <w:p w14:paraId="6A7420EA" w14:textId="77777777" w:rsidR="006B304D" w:rsidRDefault="00000000">
      <w:pPr>
        <w:pStyle w:val="BodyText"/>
      </w:pPr>
      <w:r>
        <w:rPr>
          <w:b/>
          <w:bCs/>
        </w:rPr>
        <w:t xml:space="preserve">Cleaner </w:t>
      </w:r>
      <w:hyperlink w:anchor="sec-4-5">
        <w:r w:rsidR="006B304D">
          <w:rPr>
            <w:rStyle w:val="Hyperlink"/>
            <w:b/>
            <w:bCs/>
          </w:rPr>
          <w:t>§4.5</w:t>
        </w:r>
      </w:hyperlink>
      <w:r>
        <w:rPr>
          <w:b/>
          <w:bCs/>
        </w:rPr>
        <w:t xml:space="preserve"> rerun with naming and scaling controls.</w:t>
      </w:r>
      <w:r>
        <w:t xml:space="preserve"> Two specific extensions of the </w:t>
      </w:r>
      <w:hyperlink w:anchor="sec-4-5">
        <w:r w:rsidR="006B304D">
          <w:rPr>
            <w:rStyle w:val="Hyperlink"/>
          </w:rPr>
          <w:t>§4.5</w:t>
        </w:r>
      </w:hyperlink>
      <w:r>
        <w:t xml:space="preserve"> exploration are worth running as a unit. First, anonymize the source corpus before Letta ingestion so Letta writes an anonymized memory block, matching Base Layer’s anonymized-during-authoring convention; the </w:t>
      </w:r>
      <w:hyperlink w:anchor="sec-4-5">
        <w:r w:rsidR="006B304D">
          <w:rPr>
            <w:rStyle w:val="Hyperlink"/>
          </w:rPr>
          <w:t>§4.5</w:t>
        </w:r>
      </w:hyperlink>
      <w:r>
        <w:t xml:space="preserve"> 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sidR="006B304D">
          <w:rPr>
            <w:rStyle w:val="Hyperlink"/>
          </w:rPr>
          <w:t>§4.5</w:t>
        </w:r>
      </w:hyperlink>
      <w:r>
        <w:t xml:space="preserve"> caveats, full-stack rerun) continues, inverts, or stalls as the Letta block pushes past the character ceiling with increasing verbatim-duplication rates. Both together would turn </w:t>
      </w:r>
      <w:hyperlink w:anchor="sec-4-5">
        <w:r w:rsidR="006B304D">
          <w:rPr>
            <w:rStyle w:val="Hyperlink"/>
          </w:rPr>
          <w:t>§4.5</w:t>
        </w:r>
      </w:hyperlink>
      <w:r>
        <w:t>’s case study into a controlled comparison.</w:t>
      </w:r>
    </w:p>
    <w:p w14:paraId="041FA2E7" w14:textId="77777777" w:rsidR="006B304D" w:rsidRDefault="00000000">
      <w:pPr>
        <w:pStyle w:val="BodyText"/>
      </w:pPr>
      <w:r>
        <w:rPr>
          <w:b/>
          <w:bCs/>
        </w:rPr>
        <w:t>Temporal drift tracking.</w:t>
      </w:r>
      <w:r>
        <w:t xml:space="preserve"> 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14:paraId="4CB92EFD" w14:textId="77777777" w:rsidR="006B304D" w:rsidRDefault="00000000">
      <w:pPr>
        <w:pStyle w:val="BodyText"/>
      </w:pPr>
      <w:r>
        <w:rPr>
          <w:b/>
          <w:bCs/>
        </w:rPr>
        <w:t>Continuous-representation infrastructure.</w:t>
      </w:r>
      <w:r>
        <w:t xml:space="preserve"> Both of the above converge on the same engineering target: a daemon-class process that observes incoming corpus material, authors or re-authors the specification incrementally, and produces drift telemetry (“subject X shifted N standard deviations from their 10-year </w:t>
      </w:r>
      <w:r>
        <w:lastRenderedPageBreak/>
        <w:t xml:space="preserve">baseline on anchor Y”) as a first-class output. The </w:t>
      </w:r>
      <w:hyperlink w:anchor="sec-4-5">
        <w:r w:rsidR="006B304D">
          <w:rPr>
            <w:rStyle w:val="Hyperlink"/>
          </w:rPr>
          <w:t>§4.5</w:t>
        </w:r>
      </w:hyperlink>
      <w:r>
        <w:t xml:space="preserve"> 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14:paraId="774C8D27" w14:textId="77777777" w:rsidR="006B304D" w:rsidRDefault="00000000">
      <w:pPr>
        <w:pStyle w:val="BodyText"/>
      </w:pPr>
      <w:r>
        <w:t>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14:paraId="4ED00AED" w14:textId="77777777" w:rsidR="006B304D" w:rsidRDefault="00000000">
      <w:pPr>
        <w:pStyle w:val="Heading3"/>
      </w:pPr>
      <w:bookmarkStart w:id="1309" w:name="_Toc228182853"/>
      <w:bookmarkStart w:id="1310" w:name="sec-7-6"/>
      <w:bookmarkEnd w:id="1308"/>
      <w:r>
        <w:t>7.6 Safety-alignment integration</w:t>
      </w:r>
      <w:bookmarkEnd w:id="1309"/>
    </w:p>
    <w:p w14:paraId="1E400662" w14:textId="77777777" w:rsidR="006B304D" w:rsidRDefault="00000000">
      <w:pPr>
        <w:pStyle w:val="FirstParagraph"/>
      </w:pPr>
      <w:r>
        <w:rPr>
          <w:b/>
          <w:bCs/>
        </w:rPr>
        <w:t>The affirmative framing.</w:t>
      </w:r>
      <w:r>
        <w:t xml:space="preserve"> 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 “should the AI be biased” (the answer is “it always is”) to “biased toward whom” — and the per-user-calibration answer is “biased toward the specific user the system is acting on behalf of.” 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14:paraId="1941A0BD" w14:textId="77777777" w:rsidR="006B304D" w:rsidRDefault="00000000">
      <w:pPr>
        <w:pStyle w:val="BodyText"/>
      </w:pPr>
      <w:r>
        <w:t xml:space="preserve">This affirmative framing is where the safety-alignment conversation should join. Representational accuracy (the property this paper measures) and safety alignment </w:t>
      </w:r>
      <w:r>
        <w:rPr>
          <w:rStyle w:val="FootnoteReference"/>
        </w:rPr>
        <w:footnoteReference w:id="23"/>
      </w:r>
      <w:r>
        <w:t xml:space="preserve"> are orthogonal axes. A system can be 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wins.</w:t>
      </w:r>
    </w:p>
    <w:p w14:paraId="05C042EA" w14:textId="77777777" w:rsidR="006B304D" w:rsidRDefault="00000000">
      <w:pPr>
        <w:pStyle w:val="BodyText"/>
      </w:pPr>
      <w:r>
        <w:t>Two concrete follow-ups follow from this. First, the spec-induced refusal cases (</w:t>
      </w:r>
      <w:hyperlink w:anchor="sec-4-3">
        <w:r w:rsidR="006B304D">
          <w:rPr>
            <w:rStyle w:val="Hyperlink"/>
          </w:rPr>
          <w:t>§4.3</w:t>
        </w:r>
      </w:hyperlink>
      <w:r>
        <w:t xml:space="preserve">, </w:t>
      </w:r>
      <w:hyperlink w:anchor="sec-4-6-3">
        <w:r w:rsidR="006B304D">
          <w:rPr>
            <w:rStyle w:val="Hyperlink"/>
          </w:rPr>
          <w:t>§4.6.3</w:t>
        </w:r>
      </w:hyperlink>
      <w:r>
        <w:t>)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docs/research/refusal_intent_classification.md</w:t>
      </w:r>
      <w:r>
        <w:t>)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14:paraId="3BD3ACBA" w14:textId="77777777" w:rsidR="006B304D" w:rsidRDefault="00000000">
      <w:r>
        <w:pict w14:anchorId="314760BD">
          <v:rect id="_x0000_i1432" style="width:0;height:1.5pt" o:hralign="center" o:hrstd="t" o:hr="t"/>
        </w:pict>
      </w:r>
    </w:p>
    <w:p w14:paraId="42962B5E" w14:textId="77777777" w:rsidR="006B304D" w:rsidRDefault="00000000">
      <w:pPr>
        <w:pStyle w:val="FirstParagraph"/>
      </w:pPr>
      <w:r>
        <w:rPr>
          <w:i/>
          <w:iCs/>
        </w:rPr>
        <w:t>Paper body complete. Abstract to be written last.</w:t>
      </w:r>
    </w:p>
    <w:p w14:paraId="160AA026" w14:textId="77777777" w:rsidR="006B304D" w:rsidRDefault="00000000">
      <w:r>
        <w:lastRenderedPageBreak/>
        <w:pict w14:anchorId="1A56FB6B">
          <v:rect id="_x0000_i1433" style="width:0;height:1.5pt" o:hralign="center" o:hrstd="t" o:hr="t"/>
        </w:pict>
      </w:r>
    </w:p>
    <w:p w14:paraId="30AE93F8" w14:textId="77777777" w:rsidR="006B304D" w:rsidRDefault="00000000">
      <w:pPr>
        <w:pStyle w:val="Heading2"/>
      </w:pPr>
      <w:bookmarkStart w:id="1311" w:name="_Toc228182854"/>
      <w:bookmarkStart w:id="1312" w:name="data-code-and-reproducibility"/>
      <w:bookmarkEnd w:id="1297"/>
      <w:bookmarkEnd w:id="1310"/>
      <w:r>
        <w:t>8. Data, code, and reproducibility</w:t>
      </w:r>
      <w:bookmarkEnd w:id="1311"/>
    </w:p>
    <w:p w14:paraId="346F537B" w14:textId="77777777" w:rsidR="006B304D" w:rsidRDefault="00000000">
      <w:pPr>
        <w:pStyle w:val="FirstParagraph"/>
      </w:pPr>
      <w:r>
        <w:rPr>
          <w:b/>
          <w:bCs/>
        </w:rPr>
        <w:t>Data availability.</w:t>
      </w:r>
      <w:r>
        <w:t xml:space="preserve"> All raw response files, per-judge judgments, batteries, and aggregated results for the 14 main-study subjects are in the public study repository at </w:t>
      </w:r>
      <w:r>
        <w:rPr>
          <w:rStyle w:val="VerbatimChar"/>
        </w:rPr>
        <w:t>github.com/agulaya24/memory-study-repo</w:t>
      </w:r>
      <w:r>
        <w:t xml:space="preserve"> under </w:t>
      </w:r>
      <w:r>
        <w:rPr>
          <w:rStyle w:val="VerbatimChar"/>
        </w:rPr>
        <w:t>results/global_&lt;subject&gt;/</w:t>
      </w:r>
      <w:r>
        <w:t xml:space="preserve"> and </w:t>
      </w:r>
      <w:r>
        <w:rPr>
          <w:rStyle w:val="VerbatimChar"/>
        </w:rPr>
        <w:t>results/hamerton/</w:t>
      </w:r>
      <w:r>
        <w:t xml:space="preserve">. Source autobiographies are public domain (Project Gutenberg and Internet Archive). Per-subject Project Gutenberg IDs are listed in </w:t>
      </w:r>
      <w:hyperlink w:anchor="sec-3-2">
        <w:r w:rsidR="006B304D">
          <w:rPr>
            <w:rStyle w:val="Hyperlink"/>
          </w:rPr>
          <w:t>§3.2</w:t>
        </w:r>
      </w:hyperlink>
      <w:r>
        <w:t xml:space="preserve"> Table 3.2. Memory-system raw retrieval and ingestion logs are at </w:t>
      </w:r>
      <w:r>
        <w:rPr>
          <w:rStyle w:val="VerbatimChar"/>
        </w:rPr>
        <w:t>results/global_&lt;subject&gt;/&lt;system&gt;_*.json</w:t>
      </w:r>
      <w:r>
        <w:t xml:space="preserve">. The Letta stateful-agent matched-rerun artifacts are at </w:t>
      </w:r>
      <w:r>
        <w:rPr>
          <w:rStyle w:val="VerbatimChar"/>
        </w:rPr>
        <w:t>docs/research/_letta_rerun/</w:t>
      </w:r>
      <w:r>
        <w:t xml:space="preserve">. The full-stack Letta rerun comparison is at </w:t>
      </w:r>
      <w:r>
        <w:rPr>
          <w:rStyle w:val="VerbatimChar"/>
        </w:rPr>
        <w:t>docs/research/_letta_rerun/fullstack_named/</w:t>
      </w:r>
      <w:r>
        <w:t>.</w:t>
      </w:r>
    </w:p>
    <w:p w14:paraId="2DE26CFA" w14:textId="77777777" w:rsidR="006B304D" w:rsidRDefault="00000000">
      <w:pPr>
        <w:pStyle w:val="BodyText"/>
      </w:pPr>
      <w:r>
        <w:rPr>
          <w:b/>
          <w:bCs/>
        </w:rPr>
        <w:t>Code availability.</w:t>
      </w:r>
      <w:r>
        <w:t xml:space="preserve"> The Base Layer pipeline source (extract, embed, author, compose) is at </w:t>
      </w:r>
      <w:r>
        <w:rPr>
          <w:rStyle w:val="VerbatimChar"/>
        </w:rPr>
        <w:t>github.com/agulaya24/BaseLayer</w:t>
      </w:r>
      <w:r>
        <w:t xml:space="preserve">. The study-specific analysis and re-run scripts are at </w:t>
      </w:r>
      <w:r>
        <w:rPr>
          <w:rStyle w:val="VerbatimChar"/>
        </w:rPr>
        <w:t>github.com/agulaya24/memory-study-repo</w:t>
      </w:r>
      <w:r>
        <w:t xml:space="preserve"> under </w:t>
      </w:r>
      <w:r>
        <w:rPr>
          <w:rStyle w:val="VerbatimChar"/>
        </w:rPr>
        <w:t>scripts/</w:t>
      </w:r>
      <w:r>
        <w:t xml:space="preserve">. Reproducibility pointers from each numerical claim to its supporting script are in </w:t>
      </w:r>
      <w:r>
        <w:rPr>
          <w:rStyle w:val="VerbatimChar"/>
        </w:rPr>
        <w:t>docs/PROVENANCE_INDEX.md</w:t>
      </w:r>
      <w:r>
        <w:t xml:space="preserve"> and </w:t>
      </w:r>
      <w:r>
        <w:rPr>
          <w:rStyle w:val="VerbatimChar"/>
        </w:rPr>
        <w:t>docs/DATA_REFERENCE.md</w:t>
      </w:r>
      <w:r>
        <w:t xml:space="preserve">. The </w:t>
      </w:r>
      <w:hyperlink w:anchor="sec-4-1">
        <w:r w:rsidR="006B304D">
          <w:rPr>
            <w:rStyle w:val="Hyperlink"/>
          </w:rPr>
          <w:t>§4.1</w:t>
        </w:r>
      </w:hyperlink>
      <w:r>
        <w:t xml:space="preserve"> battery-composition sensitivity analysis is reproducible via </w:t>
      </w:r>
      <w:r>
        <w:rPr>
          <w:rStyle w:val="VerbatimChar"/>
        </w:rPr>
        <w:t>scripts/_v10_battery_sensitivity.py</w:t>
      </w:r>
      <w:r>
        <w:t xml:space="preserve">. The </w:t>
      </w:r>
      <w:hyperlink w:anchor="sec-3-7-6">
        <w:r w:rsidR="006B304D">
          <w:rPr>
            <w:rStyle w:val="Hyperlink"/>
          </w:rPr>
          <w:t>§3.7.6</w:t>
        </w:r>
      </w:hyperlink>
      <w:r>
        <w:t xml:space="preserve"> rubric-handling validity audit is reproducible via </w:t>
      </w:r>
      <w:r>
        <w:rPr>
          <w:rStyle w:val="VerbatimChar"/>
        </w:rPr>
        <w:t>scripts/audit_rubric.py</w:t>
      </w:r>
      <w:r>
        <w:t xml:space="preserve">. The </w:t>
      </w:r>
      <w:hyperlink w:anchor="sec-4-3">
        <w:r w:rsidR="006B304D">
          <w:rPr>
            <w:rStyle w:val="Hyperlink"/>
          </w:rPr>
          <w:t>§4.3</w:t>
        </w:r>
      </w:hyperlink>
      <w:r>
        <w:t xml:space="preserve"> hedging classifier is at </w:t>
      </w:r>
      <w:r>
        <w:rPr>
          <w:rStyle w:val="VerbatimChar"/>
        </w:rPr>
        <w:t>scripts/classify_hedging.py</w:t>
      </w:r>
      <w:r>
        <w:t>.</w:t>
      </w:r>
    </w:p>
    <w:p w14:paraId="627B7DBF" w14:textId="77777777" w:rsidR="006B304D" w:rsidRDefault="00000000">
      <w:pPr>
        <w:pStyle w:val="BodyText"/>
      </w:pPr>
      <w:r>
        <w:rPr>
          <w:b/>
          <w:bCs/>
        </w:rPr>
        <w:t>Compute and cost.</w:t>
      </w:r>
      <w:r>
        <w:t xml:space="preserve"> All response generation and judging used commercial APIs (Anthropic, OpenAI, Google) at standard rates. Total study cost was approximately USD 350 across all conditions. No specialized hardware was used. All experiments are runnable on a standard developer laptop.</w:t>
      </w:r>
    </w:p>
    <w:p w14:paraId="3693FACE" w14:textId="77777777" w:rsidR="006B304D" w:rsidRDefault="00000000">
      <w:pPr>
        <w:pStyle w:val="BodyText"/>
      </w:pPr>
      <w:r>
        <w:rPr>
          <w:b/>
          <w:bCs/>
        </w:rPr>
        <w:t>Author affiliation.</w:t>
      </w:r>
      <w:r>
        <w:t xml:space="preserve"> Aarik Gulaya, Base Layer (</w:t>
      </w:r>
      <w:r>
        <w:rPr>
          <w:rStyle w:val="VerbatimChar"/>
        </w:rPr>
        <w:t>base-layer.ai</w:t>
      </w:r>
      <w:r>
        <w:t>).</w:t>
      </w:r>
    </w:p>
    <w:p w14:paraId="66097252" w14:textId="77777777" w:rsidR="006B304D" w:rsidRDefault="00000000">
      <w:pPr>
        <w:pStyle w:val="BodyText"/>
      </w:pPr>
      <w:r>
        <w:rPr>
          <w:b/>
          <w:bCs/>
        </w:rPr>
        <w:t>Funding.</w:t>
      </w:r>
      <w:r>
        <w:t xml:space="preserve"> This work was self-funded.</w:t>
      </w:r>
    </w:p>
    <w:p w14:paraId="1373AA8E" w14:textId="77777777" w:rsidR="006B304D" w:rsidRDefault="00000000">
      <w:pPr>
        <w:pStyle w:val="BodyText"/>
      </w:pPr>
      <w:r>
        <w:rPr>
          <w:b/>
          <w:bCs/>
        </w:rPr>
        <w:t>Conflicts of interest.</w:t>
      </w:r>
      <w:r>
        <w:t xml:space="preserve"> 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1">
        <w:r w:rsidR="006B304D">
          <w:rPr>
            <w:rStyle w:val="Hyperlink"/>
          </w:rPr>
          <w:t>§2.1</w:t>
        </w:r>
      </w:hyperlink>
      <w:r>
        <w:t>).</w:t>
      </w:r>
    </w:p>
    <w:p w14:paraId="5762B93D" w14:textId="77777777" w:rsidR="006B304D" w:rsidRDefault="00000000">
      <w:pPr>
        <w:pStyle w:val="BodyText"/>
      </w:pPr>
      <w:r>
        <w:rPr>
          <w:b/>
          <w:bCs/>
        </w:rPr>
        <w:t>License.</w:t>
      </w:r>
      <w:r>
        <w:t xml:space="preserve"> Apache 2.0 for code and Creative Commons Attribution 4.0 for the manuscript and data analyses produced by this study. Source autobiographies are in the public domain.</w:t>
      </w:r>
    </w:p>
    <w:p w14:paraId="01694716" w14:textId="77777777" w:rsidR="006B304D" w:rsidRDefault="00000000">
      <w:pPr>
        <w:pStyle w:val="BodyText"/>
      </w:pPr>
      <w:r>
        <w:rPr>
          <w:b/>
          <w:bCs/>
        </w:rPr>
        <w:t>Acknowledgments.</w:t>
      </w:r>
      <w:r>
        <w:t xml:space="preserve"> 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14:paraId="3ED8B603" w14:textId="77777777" w:rsidR="006B304D" w:rsidRDefault="00000000">
      <w:r>
        <w:pict w14:anchorId="15F7F9A9">
          <v:rect id="_x0000_i1434" style="width:0;height:1.5pt" o:hralign="center" o:hrstd="t" o:hr="t"/>
        </w:pict>
      </w:r>
    </w:p>
    <w:p w14:paraId="1ACB7293" w14:textId="77777777" w:rsidR="006B304D" w:rsidRDefault="00000000">
      <w:pPr>
        <w:pStyle w:val="Heading2"/>
      </w:pPr>
      <w:bookmarkStart w:id="1313" w:name="_Toc228182855"/>
      <w:bookmarkStart w:id="1314" w:name="references"/>
      <w:bookmarkEnd w:id="1312"/>
      <w:commentRangeStart w:id="1315"/>
      <w:r>
        <w:t>9. References</w:t>
      </w:r>
      <w:bookmarkEnd w:id="1313"/>
      <w:commentRangeEnd w:id="1315"/>
      <w:r w:rsidR="000E7342">
        <w:rPr>
          <w:rStyle w:val="CommentReference"/>
          <w:sz w:val="26"/>
          <w:szCs w:val="26"/>
        </w:rPr>
        <w:commentReference w:id="1315"/>
      </w:r>
    </w:p>
    <w:p w14:paraId="09F73C69" w14:textId="77777777" w:rsidR="006B304D" w:rsidRDefault="00000000">
      <w:pPr>
        <w:pStyle w:val="FirstParagraph"/>
      </w:pPr>
      <w:r>
        <w:t xml:space="preserve">Bartlett, F. C. (1932). </w:t>
      </w:r>
      <w:r>
        <w:rPr>
          <w:i/>
          <w:iCs/>
        </w:rPr>
        <w:t>Remembering: A Study in Experimental and Social Psychology</w:t>
      </w:r>
      <w:r>
        <w:t>. Cambridge University Press.</w:t>
      </w:r>
    </w:p>
    <w:p w14:paraId="6CD534CD" w14:textId="77777777" w:rsidR="006B304D" w:rsidRDefault="00000000">
      <w:pPr>
        <w:pStyle w:val="BodyText"/>
      </w:pPr>
      <w:r>
        <w:t xml:space="preserve">Chen, Y., Arditi, A., Sleight, H., Evans, O., &amp; Lindsey, J. (2025). Persona vectors: Monitoring and controlling character traits in language models. </w:t>
      </w:r>
      <w:r>
        <w:rPr>
          <w:i/>
          <w:iCs/>
        </w:rPr>
        <w:t>arXiv preprint arXiv:2507.21509</w:t>
      </w:r>
      <w:r>
        <w:t>.</w:t>
      </w:r>
    </w:p>
    <w:p w14:paraId="4A578034" w14:textId="77777777" w:rsidR="006B304D" w:rsidRDefault="00000000">
      <w:pPr>
        <w:pStyle w:val="BodyText"/>
      </w:pPr>
      <w:r>
        <w:lastRenderedPageBreak/>
        <w:t xml:space="preserve">Chhikara, A., Kumar, A., et al. (2025). Mem0: Building production-ready AI agents with scalable long-term memory. </w:t>
      </w:r>
      <w:r>
        <w:rPr>
          <w:i/>
          <w:iCs/>
        </w:rPr>
        <w:t>arXiv preprint arXiv:2504.19413</w:t>
      </w:r>
      <w:r>
        <w:t>.</w:t>
      </w:r>
    </w:p>
    <w:p w14:paraId="19DE1BBE" w14:textId="77777777" w:rsidR="006B304D" w:rsidRDefault="00000000">
      <w:pPr>
        <w:pStyle w:val="BodyText"/>
      </w:pPr>
      <w:r>
        <w:t xml:space="preserve">Gulaya, A. (2026). Beyond Recall: Behavioral Specification as an Interpretive Layer for AI Personalization. </w:t>
      </w:r>
      <w:r>
        <w:rPr>
          <w:i/>
          <w:iCs/>
        </w:rPr>
        <w:t>Preprint</w:t>
      </w:r>
      <w:r>
        <w:t xml:space="preserve">. </w:t>
      </w:r>
      <w:r>
        <w:rPr>
          <w:rStyle w:val="VerbatimChar"/>
        </w:rPr>
        <w:t>github.com/agulaya24/memory-study-repo</w:t>
      </w:r>
      <w:r>
        <w:t>.</w:t>
      </w:r>
    </w:p>
    <w:p w14:paraId="78DAFB1F" w14:textId="77777777" w:rsidR="006B304D" w:rsidRDefault="00000000">
      <w:pPr>
        <w:pStyle w:val="BodyText"/>
      </w:pPr>
      <w:r>
        <w:t xml:space="preserve">Hinton, G., Vinyals, O., &amp; Dean, J. (2015). Distilling the knowledge in a neural network. </w:t>
      </w:r>
      <w:r>
        <w:rPr>
          <w:i/>
          <w:iCs/>
        </w:rPr>
        <w:t>NIPS Deep Learning and Representation Learning Workshop</w:t>
      </w:r>
      <w:r>
        <w:t>. arXiv:1503.02531.</w:t>
      </w:r>
    </w:p>
    <w:p w14:paraId="03E0CFD3" w14:textId="77777777" w:rsidR="006B304D" w:rsidRDefault="00000000">
      <w:pPr>
        <w:pStyle w:val="BodyText"/>
      </w:pPr>
      <w:r>
        <w:t xml:space="preserve">Jain, A., et al. (2025). Sycophancy and the conversational-context effect in LLMs. </w:t>
      </w:r>
      <w:r>
        <w:rPr>
          <w:i/>
          <w:iCs/>
        </w:rPr>
        <w:t>arXiv preprint arXiv:2509.12517</w:t>
      </w:r>
      <w:r>
        <w:t>.</w:t>
      </w:r>
    </w:p>
    <w:p w14:paraId="629172FE" w14:textId="77777777" w:rsidR="006B304D" w:rsidRDefault="00000000">
      <w:pPr>
        <w:pStyle w:val="BodyText"/>
      </w:pPr>
      <w:r>
        <w:t xml:space="preserve">Jiang, X., et al. (2025). Personalized profile inference from conversation: A benchmark study. </w:t>
      </w:r>
      <w:r>
        <w:rPr>
          <w:i/>
          <w:iCs/>
        </w:rPr>
        <w:t>Conference on Language Modeling (COLM) 2025</w:t>
      </w:r>
      <w:r>
        <w:t>. arXiv:2504.14225.</w:t>
      </w:r>
    </w:p>
    <w:p w14:paraId="00F573F6" w14:textId="77777777" w:rsidR="006B304D" w:rsidRDefault="00000000">
      <w:pPr>
        <w:pStyle w:val="BodyText"/>
      </w:pPr>
      <w:r>
        <w:t xml:space="preserve">Lu, R., et al. (2026). The Assistant Axis: A dominant internal direction in instruction-tuned models. </w:t>
      </w:r>
      <w:r>
        <w:rPr>
          <w:i/>
          <w:iCs/>
        </w:rPr>
        <w:t>arXiv preprint arXiv:2601.10387</w:t>
      </w:r>
      <w:r>
        <w:t>.</w:t>
      </w:r>
    </w:p>
    <w:p w14:paraId="636E573E" w14:textId="77777777" w:rsidR="006B304D" w:rsidRDefault="00000000">
      <w:pPr>
        <w:pStyle w:val="BodyText"/>
      </w:pPr>
      <w:r>
        <w:t xml:space="preserve">Maharana, A., et al. (2024). LoCoMo: Long-context conversational memory benchmark. </w:t>
      </w:r>
      <w:r>
        <w:rPr>
          <w:i/>
          <w:iCs/>
        </w:rPr>
        <w:t>Annual Meeting of the Association for Computational Linguistics (ACL) 2024</w:t>
      </w:r>
      <w:r>
        <w:t>. arXiv:2402.17753.</w:t>
      </w:r>
    </w:p>
    <w:p w14:paraId="1B15CC2E" w14:textId="77777777" w:rsidR="006B304D" w:rsidRDefault="00000000">
      <w:pPr>
        <w:pStyle w:val="BodyText"/>
      </w:pPr>
      <w:r>
        <w:t xml:space="preserve">Packer, C., Wooders, S., Lin, K., Fang, V., Patil, S. G., Stoica, I., &amp; Gonzalez, J. E. (2023). MemGPT: Towards LLMs as operating systems. </w:t>
      </w:r>
      <w:r>
        <w:rPr>
          <w:i/>
          <w:iCs/>
        </w:rPr>
        <w:t>arXiv preprint arXiv:2310.08560</w:t>
      </w:r>
      <w:r>
        <w:t>.</w:t>
      </w:r>
    </w:p>
    <w:p w14:paraId="2E46B9CF" w14:textId="77777777" w:rsidR="006B304D" w:rsidRDefault="00000000">
      <w:pPr>
        <w:pStyle w:val="BodyText"/>
      </w:pPr>
      <w:r>
        <w:t xml:space="preserve">Rasmussen, P., et al. (2025). Zep: A bi-temporal knowledge graph for grounded LLM agent memory. </w:t>
      </w:r>
      <w:r>
        <w:rPr>
          <w:i/>
          <w:iCs/>
        </w:rPr>
        <w:t>arXiv preprint arXiv:2501.13956</w:t>
      </w:r>
      <w:r>
        <w:t>.</w:t>
      </w:r>
    </w:p>
    <w:p w14:paraId="6A52FD68" w14:textId="77777777" w:rsidR="006B304D" w:rsidRDefault="00000000">
      <w:pPr>
        <w:pStyle w:val="BodyText"/>
      </w:pPr>
      <w:r>
        <w:t xml:space="preserve">Samuel, V., et al. (2025). PersonaGym: Evaluating persona agents and LLMs. </w:t>
      </w:r>
      <w:r>
        <w:rPr>
          <w:i/>
          <w:iCs/>
        </w:rPr>
        <w:t>Findings of the Association for Computational Linguistics: EMNLP 2025</w:t>
      </w:r>
      <w:r>
        <w:t>. arXiv:2407.18416.</w:t>
      </w:r>
    </w:p>
    <w:p w14:paraId="0CD07C5D" w14:textId="77777777" w:rsidR="006B304D" w:rsidRDefault="00000000">
      <w:pPr>
        <w:pStyle w:val="BodyText"/>
      </w:pPr>
      <w:r>
        <w:t xml:space="preserve">Toubia, O., et al. (2025). Twin-2K: Behavioral prediction at scale on held-out survey items. </w:t>
      </w:r>
      <w:r>
        <w:rPr>
          <w:i/>
          <w:iCs/>
        </w:rPr>
        <w:t>arXiv preprint arXiv:2505.17479</w:t>
      </w:r>
      <w:r>
        <w:t>.</w:t>
      </w:r>
    </w:p>
    <w:p w14:paraId="353FBFBF" w14:textId="77777777" w:rsidR="006B304D" w:rsidRDefault="00000000">
      <w:pPr>
        <w:pStyle w:val="BodyText"/>
      </w:pPr>
      <w:r>
        <w:t xml:space="preserve">Verga, A., et al. (2024). Replacing judges with juries: Evaluating LLM generations with a panel of diverse models. </w:t>
      </w:r>
      <w:r>
        <w:rPr>
          <w:i/>
          <w:iCs/>
        </w:rPr>
        <w:t>arXiv preprint arXiv:2404.18796</w:t>
      </w:r>
      <w:r>
        <w:t>.</w:t>
      </w:r>
    </w:p>
    <w:p w14:paraId="69ABD28F" w14:textId="77777777" w:rsidR="006B304D" w:rsidRDefault="00000000">
      <w:pPr>
        <w:pStyle w:val="BodyText"/>
      </w:pPr>
      <w:r>
        <w:t xml:space="preserve">Wu, Z., et al. (2025). LongMemEval: Benchmarking long-term interactive memory of LLM assistants. </w:t>
      </w:r>
      <w:r>
        <w:rPr>
          <w:i/>
          <w:iCs/>
        </w:rPr>
        <w:t>International Conference on Learning Representations (ICLR) 2025</w:t>
      </w:r>
      <w:r>
        <w:t>. arXiv:2410.10813.</w:t>
      </w:r>
    </w:p>
    <w:p w14:paraId="7FB99F6C" w14:textId="77777777" w:rsidR="006B304D" w:rsidRDefault="00000000">
      <w:pPr>
        <w:pStyle w:val="BodyText"/>
      </w:pPr>
      <w:r>
        <w:t xml:space="preserve">Xiao, T., et al. (2026). AlpsBench: Evaluating preference-aligned and emotionally resonant LLM responses. </w:t>
      </w:r>
      <w:r>
        <w:rPr>
          <w:i/>
          <w:iCs/>
        </w:rPr>
        <w:t>arXiv preprint arXiv:2603.26680</w:t>
      </w:r>
      <w:r>
        <w:t>.</w:t>
      </w:r>
    </w:p>
    <w:p w14:paraId="0F25EC85" w14:textId="77777777" w:rsidR="006B304D" w:rsidRDefault="00000000">
      <w:pPr>
        <w:pStyle w:val="BodyText"/>
      </w:pPr>
      <w:r>
        <w:t xml:space="preserve">Zheng, L., Chiang, W.-L., Sheng, Y., et al. (2023). Judging LLM-as-a-judge with MT-Bench and Chatbot Arena. </w:t>
      </w:r>
      <w:r>
        <w:rPr>
          <w:i/>
          <w:iCs/>
        </w:rPr>
        <w:t>Advances in Neural Information Processing Systems (NeurIPS) 2023, Datasets and Benchmarks Track</w:t>
      </w:r>
      <w:r>
        <w:t>. arXiv:2306.05685.</w:t>
      </w:r>
    </w:p>
    <w:p w14:paraId="3CEF6E94" w14:textId="77777777" w:rsidR="006B304D" w:rsidRDefault="00000000">
      <w:r>
        <w:pict w14:anchorId="65318E4D">
          <v:rect id="_x0000_i1435" style="width:0;height:1.5pt" o:hralign="center" o:hrstd="t" o:hr="t"/>
        </w:pict>
      </w:r>
    </w:p>
    <w:p w14:paraId="4871E973" w14:textId="77777777" w:rsidR="006B304D" w:rsidRDefault="00000000">
      <w:pPr>
        <w:pStyle w:val="FirstParagraph"/>
      </w:pPr>
      <w:r>
        <w:rPr>
          <w:b/>
          <w:bCs/>
        </w:rPr>
        <w:t>Appendices.</w:t>
      </w:r>
      <w:r>
        <w:t xml:space="preserve"> 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covers the extended benchmark-scope comparison against LongMemEval, PersonaGym, </w:t>
      </w:r>
      <w:r>
        <w:lastRenderedPageBreak/>
        <w:t xml:space="preserve">AlpsBench, Twin-2K, LoCoMo, and adjacent benchmarks. Appendix F holds the full Letta stateful-agent exploratory case study summarized in </w:t>
      </w:r>
      <w:hyperlink w:anchor="sec-4-5">
        <w:r w:rsidR="006B304D">
          <w:rPr>
            <w:rStyle w:val="Hyperlink"/>
          </w:rPr>
          <w:t>§4.5</w:t>
        </w:r>
      </w:hyperlink>
      <w:r>
        <w:t>.</w:t>
      </w:r>
    </w:p>
    <w:p w14:paraId="5515B7C5" w14:textId="77777777" w:rsidR="006B304D" w:rsidRDefault="00000000">
      <w:r>
        <w:pict w14:anchorId="392D0BDF">
          <v:rect id="_x0000_i1436" style="width:0;height:1.5pt" o:hralign="center" o:hrstd="t" o:hr="t"/>
        </w:pict>
      </w:r>
    </w:p>
    <w:p w14:paraId="3D37D5FC" w14:textId="77777777" w:rsidR="006B304D" w:rsidRDefault="00000000">
      <w:pPr>
        <w:pStyle w:val="Heading2"/>
      </w:pPr>
      <w:bookmarkStart w:id="1316" w:name="_Toc228182856"/>
      <w:bookmarkStart w:id="1317" w:name="appendix-a.-predicate-vocabulary"/>
      <w:bookmarkEnd w:id="1314"/>
      <w:r>
        <w:t>Appendix A. Predicate Vocabulary</w:t>
      </w:r>
      <w:bookmarkEnd w:id="1316"/>
    </w:p>
    <w:p w14:paraId="22190116" w14:textId="77777777" w:rsidR="006B304D" w:rsidRDefault="00000000">
      <w:pPr>
        <w:pStyle w:val="Heading3"/>
      </w:pPr>
      <w:bookmarkStart w:id="1318" w:name="_Toc228182857"/>
      <w:bookmarkStart w:id="1319" w:name="sec-a-1"/>
      <w:r>
        <w:t>A.1 The 46 Constrained Predicates</w:t>
      </w:r>
      <w:bookmarkEnd w:id="1318"/>
    </w:p>
    <w:p w14:paraId="344B68FB" w14:textId="77777777" w:rsidR="006B304D" w:rsidRDefault="00000000">
      <w:pPr>
        <w:pStyle w:val="FirstParagraph"/>
      </w:pPr>
      <w:r>
        <w:t xml:space="preserve">The extraction step (Step 2 of the pipeline, </w:t>
      </w:r>
      <w:hyperlink w:anchor="sec-3-3">
        <w:r w:rsidR="006B304D">
          <w:rPr>
            <w:rStyle w:val="Hyperlink"/>
          </w:rPr>
          <w:t>§3.3</w:t>
        </w:r>
      </w:hyperlink>
      <w:r>
        <w:t xml:space="preserve">) instructs the extraction model to emit triples of the form </w:t>
      </w:r>
      <w:r>
        <w:rPr>
          <w:rStyle w:val="VerbatimChar"/>
        </w:rPr>
        <w:t>(subject, predicate, object)</w:t>
      </w:r>
      <w:r>
        <w:t xml:space="preserve"> using only the 46 predicates listed below. Predicates outside this list are either normalized by </w:t>
      </w:r>
      <w:r>
        <w:rPr>
          <w:rStyle w:val="VerbatimChar"/>
        </w:rPr>
        <w:t>normalize_predicate()</w:t>
      </w:r>
      <w:r>
        <w:t xml:space="preserve"> into the canonical form or routed to the </w:t>
      </w:r>
      <w:r>
        <w:rPr>
          <w:rStyle w:val="VerbatimChar"/>
        </w:rPr>
        <w:t>unknown</w:t>
      </w:r>
      <w:r>
        <w:t xml:space="preserve"> catch-all (which is filterable downstream, not silently dropped). The vocabulary is frozen for the study; it was curated and validated across roughly 50 pilot subjects before being locked. The canonical source is </w:t>
      </w:r>
      <w:r>
        <w:rPr>
          <w:rStyle w:val="VerbatimChar"/>
        </w:rPr>
        <w:t>memory_system/src/baselayer/config.py</w:t>
      </w:r>
      <w:r>
        <w:t xml:space="preserve"> lines 613-639 (</w:t>
      </w:r>
      <w:r>
        <w:rPr>
          <w:rStyle w:val="VerbatimChar"/>
        </w:rPr>
        <w:t>CONSTRAINED_PREDICATES</w:t>
      </w:r>
      <w:r>
        <w:t>).</w:t>
      </w:r>
    </w:p>
    <w:p w14:paraId="4C0743AB" w14:textId="77777777" w:rsidR="006B304D" w:rsidRDefault="00000000">
      <w:pPr>
        <w:pStyle w:val="BodyText"/>
      </w:pPr>
      <w:r>
        <w:t>The predicates group into seven behavioral dimensions. The groupings below are analytical; the predicate list itself is flat in code.</w:t>
      </w:r>
    </w:p>
    <w:p w14:paraId="4DBBD2D5" w14:textId="77777777" w:rsidR="006B304D" w:rsidRDefault="00000000">
      <w:pPr>
        <w:pStyle w:val="BodyText"/>
      </w:pPr>
      <w:r>
        <w:rPr>
          <w:b/>
          <w:bCs/>
        </w:rPr>
        <w:t>Behavioral patterns (activities and engagement).</w:t>
      </w:r>
      <w:r>
        <w:t xml:space="preserve"> These are the most load-bearing predicates for interpretive representation. They describe what the subject repeatedly does or refuses to do, which is what anchors the authored layers in </w:t>
      </w:r>
      <w:hyperlink w:anchor="sec-3-3">
        <w:r w:rsidR="006B304D">
          <w:rPr>
            <w:rStyle w:val="Hyperlink"/>
          </w:rPr>
          <w:t>§3.3</w:t>
        </w:r>
      </w:hyperlink>
      <w:r>
        <w:t>.</w:t>
      </w:r>
    </w:p>
    <w:tbl>
      <w:tblPr>
        <w:tblStyle w:val="Table"/>
        <w:tblW w:w="5000" w:type="pct"/>
        <w:tblLayout w:type="fixed"/>
        <w:tblLook w:val="0020" w:firstRow="1" w:lastRow="0" w:firstColumn="0" w:lastColumn="0" w:noHBand="0" w:noVBand="0"/>
      </w:tblPr>
      <w:tblGrid>
        <w:gridCol w:w="3192"/>
        <w:gridCol w:w="3192"/>
        <w:gridCol w:w="3192"/>
      </w:tblGrid>
      <w:tr w:rsidR="006B304D" w14:paraId="7731E9C2"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941BCE" w14:textId="77777777" w:rsidR="006B304D" w:rsidRDefault="00000000">
            <w:pPr>
              <w:pStyle w:val="Compact"/>
            </w:pPr>
            <w:r>
              <w:t>Predicate</w:t>
            </w:r>
          </w:p>
        </w:tc>
        <w:tc>
          <w:tcPr>
            <w:tcW w:w="2640" w:type="dxa"/>
          </w:tcPr>
          <w:p w14:paraId="01FB934B" w14:textId="77777777" w:rsidR="006B304D" w:rsidRDefault="00000000">
            <w:pPr>
              <w:pStyle w:val="Compact"/>
            </w:pPr>
            <w:r>
              <w:t>Definition</w:t>
            </w:r>
          </w:p>
        </w:tc>
        <w:tc>
          <w:tcPr>
            <w:tcW w:w="2640" w:type="dxa"/>
          </w:tcPr>
          <w:p w14:paraId="2B4E557A" w14:textId="77777777" w:rsidR="006B304D" w:rsidRDefault="00000000">
            <w:pPr>
              <w:pStyle w:val="Compact"/>
            </w:pPr>
            <w:r>
              <w:t>Example usage</w:t>
            </w:r>
          </w:p>
        </w:tc>
      </w:tr>
      <w:tr w:rsidR="006B304D" w14:paraId="6B223242" w14:textId="77777777">
        <w:tc>
          <w:tcPr>
            <w:tcW w:w="2640" w:type="dxa"/>
          </w:tcPr>
          <w:p w14:paraId="50E1B069" w14:textId="77777777" w:rsidR="006B304D" w:rsidRDefault="00000000">
            <w:pPr>
              <w:pStyle w:val="Compact"/>
            </w:pPr>
            <w:r>
              <w:rPr>
                <w:rStyle w:val="VerbatimChar"/>
              </w:rPr>
              <w:t>practices</w:t>
            </w:r>
          </w:p>
        </w:tc>
        <w:tc>
          <w:tcPr>
            <w:tcW w:w="2640" w:type="dxa"/>
          </w:tcPr>
          <w:p w14:paraId="7D398C93" w14:textId="77777777" w:rsidR="006B304D" w:rsidRDefault="00000000">
            <w:pPr>
              <w:pStyle w:val="Compact"/>
            </w:pPr>
            <w:r>
              <w:t>Repeated deliberate activity, skill-building, or routine.</w:t>
            </w:r>
          </w:p>
        </w:tc>
        <w:tc>
          <w:tcPr>
            <w:tcW w:w="2640" w:type="dxa"/>
          </w:tcPr>
          <w:p w14:paraId="23D2DAD7" w14:textId="77777777" w:rsidR="006B304D" w:rsidRDefault="00000000">
            <w:pPr>
              <w:pStyle w:val="Compact"/>
            </w:pPr>
            <w:r>
              <w:t xml:space="preserve">(subject) </w:t>
            </w:r>
            <w:r>
              <w:rPr>
                <w:rStyle w:val="VerbatimChar"/>
              </w:rPr>
              <w:t>practices</w:t>
            </w:r>
            <w:r>
              <w:t xml:space="preserve"> daily writing</w:t>
            </w:r>
          </w:p>
        </w:tc>
      </w:tr>
      <w:tr w:rsidR="006B304D" w14:paraId="482A6DF8" w14:textId="77777777">
        <w:tc>
          <w:tcPr>
            <w:tcW w:w="2640" w:type="dxa"/>
          </w:tcPr>
          <w:p w14:paraId="19EF0B1C" w14:textId="77777777" w:rsidR="006B304D" w:rsidRDefault="00000000">
            <w:pPr>
              <w:pStyle w:val="Compact"/>
            </w:pPr>
            <w:r>
              <w:rPr>
                <w:rStyle w:val="VerbatimChar"/>
              </w:rPr>
              <w:t>avoids</w:t>
            </w:r>
          </w:p>
        </w:tc>
        <w:tc>
          <w:tcPr>
            <w:tcW w:w="2640" w:type="dxa"/>
          </w:tcPr>
          <w:p w14:paraId="0289F1D7" w14:textId="77777777" w:rsidR="006B304D" w:rsidRDefault="00000000">
            <w:pPr>
              <w:pStyle w:val="Compact"/>
            </w:pPr>
            <w:r>
              <w:t>Consistent pattern of not engaging with a thing or situation.</w:t>
            </w:r>
          </w:p>
        </w:tc>
        <w:tc>
          <w:tcPr>
            <w:tcW w:w="2640" w:type="dxa"/>
          </w:tcPr>
          <w:p w14:paraId="010F6F38" w14:textId="77777777" w:rsidR="006B304D" w:rsidRDefault="00000000">
            <w:pPr>
              <w:pStyle w:val="Compact"/>
            </w:pPr>
            <w:r>
              <w:t xml:space="preserve">(subject) </w:t>
            </w:r>
            <w:r>
              <w:rPr>
                <w:rStyle w:val="VerbatimChar"/>
              </w:rPr>
              <w:t>avoids</w:t>
            </w:r>
            <w:r>
              <w:t xml:space="preserve"> hierarchical social settings</w:t>
            </w:r>
          </w:p>
        </w:tc>
      </w:tr>
      <w:tr w:rsidR="006B304D" w14:paraId="352043C1" w14:textId="77777777">
        <w:tc>
          <w:tcPr>
            <w:tcW w:w="2640" w:type="dxa"/>
          </w:tcPr>
          <w:p w14:paraId="1EC99D87" w14:textId="77777777" w:rsidR="006B304D" w:rsidRDefault="00000000">
            <w:pPr>
              <w:pStyle w:val="Compact"/>
            </w:pPr>
            <w:r>
              <w:rPr>
                <w:rStyle w:val="VerbatimChar"/>
              </w:rPr>
              <w:t>prefers</w:t>
            </w:r>
          </w:p>
        </w:tc>
        <w:tc>
          <w:tcPr>
            <w:tcW w:w="2640" w:type="dxa"/>
          </w:tcPr>
          <w:p w14:paraId="37AD13FE" w14:textId="77777777" w:rsidR="006B304D" w:rsidRDefault="00000000">
            <w:pPr>
              <w:pStyle w:val="Compact"/>
            </w:pPr>
            <w:r>
              <w:t>Systematic choice of one option over another when both available.</w:t>
            </w:r>
          </w:p>
        </w:tc>
        <w:tc>
          <w:tcPr>
            <w:tcW w:w="2640" w:type="dxa"/>
          </w:tcPr>
          <w:p w14:paraId="05E4C9D9" w14:textId="77777777" w:rsidR="006B304D" w:rsidRDefault="00000000">
            <w:pPr>
              <w:pStyle w:val="Compact"/>
            </w:pPr>
            <w:r>
              <w:t xml:space="preserve">(subject) </w:t>
            </w:r>
            <w:r>
              <w:rPr>
                <w:rStyle w:val="VerbatimChar"/>
              </w:rPr>
              <w:t>prefers</w:t>
            </w:r>
            <w:r>
              <w:t xml:space="preserve"> solitary work over committees</w:t>
            </w:r>
          </w:p>
        </w:tc>
      </w:tr>
      <w:tr w:rsidR="006B304D" w14:paraId="6BB97EED" w14:textId="77777777">
        <w:tc>
          <w:tcPr>
            <w:tcW w:w="2640" w:type="dxa"/>
          </w:tcPr>
          <w:p w14:paraId="31D40640" w14:textId="77777777" w:rsidR="006B304D" w:rsidRDefault="00000000">
            <w:pPr>
              <w:pStyle w:val="Compact"/>
            </w:pPr>
            <w:r>
              <w:rPr>
                <w:rStyle w:val="VerbatimChar"/>
              </w:rPr>
              <w:t>follows</w:t>
            </w:r>
          </w:p>
        </w:tc>
        <w:tc>
          <w:tcPr>
            <w:tcW w:w="2640" w:type="dxa"/>
          </w:tcPr>
          <w:p w14:paraId="2E009580" w14:textId="77777777" w:rsidR="006B304D" w:rsidRDefault="00000000">
            <w:pPr>
              <w:pStyle w:val="Compact"/>
            </w:pPr>
            <w:r>
              <w:t>Active tracking of a person, domain, or source.</w:t>
            </w:r>
          </w:p>
        </w:tc>
        <w:tc>
          <w:tcPr>
            <w:tcW w:w="2640" w:type="dxa"/>
          </w:tcPr>
          <w:p w14:paraId="67741794" w14:textId="77777777" w:rsidR="006B304D" w:rsidRDefault="00000000">
            <w:pPr>
              <w:pStyle w:val="Compact"/>
            </w:pPr>
            <w:r>
              <w:t xml:space="preserve">(subject) </w:t>
            </w:r>
            <w:r>
              <w:rPr>
                <w:rStyle w:val="VerbatimChar"/>
              </w:rPr>
              <w:t>follows</w:t>
            </w:r>
            <w:r>
              <w:t xml:space="preserve"> developments in French art theory</w:t>
            </w:r>
          </w:p>
        </w:tc>
      </w:tr>
      <w:tr w:rsidR="006B304D" w14:paraId="1BB82DB9" w14:textId="77777777">
        <w:tc>
          <w:tcPr>
            <w:tcW w:w="2640" w:type="dxa"/>
          </w:tcPr>
          <w:p w14:paraId="46473518" w14:textId="77777777" w:rsidR="006B304D" w:rsidRDefault="00000000">
            <w:pPr>
              <w:pStyle w:val="Compact"/>
            </w:pPr>
            <w:r>
              <w:rPr>
                <w:rStyle w:val="VerbatimChar"/>
              </w:rPr>
              <w:t>monitors</w:t>
            </w:r>
          </w:p>
        </w:tc>
        <w:tc>
          <w:tcPr>
            <w:tcW w:w="2640" w:type="dxa"/>
          </w:tcPr>
          <w:p w14:paraId="34CCC23F" w14:textId="77777777" w:rsidR="006B304D" w:rsidRDefault="00000000">
            <w:pPr>
              <w:pStyle w:val="Compact"/>
            </w:pPr>
            <w:r>
              <w:t xml:space="preserve">Active observation, narrower than </w:t>
            </w:r>
            <w:r>
              <w:rPr>
                <w:rStyle w:val="VerbatimChar"/>
              </w:rPr>
              <w:t>follows</w:t>
            </w:r>
            <w:r>
              <w:t>.</w:t>
            </w:r>
          </w:p>
        </w:tc>
        <w:tc>
          <w:tcPr>
            <w:tcW w:w="2640" w:type="dxa"/>
          </w:tcPr>
          <w:p w14:paraId="2E44AD46" w14:textId="77777777" w:rsidR="006B304D" w:rsidRDefault="00000000">
            <w:pPr>
              <w:pStyle w:val="Compact"/>
            </w:pPr>
            <w:r>
              <w:t xml:space="preserve">(subject) </w:t>
            </w:r>
            <w:r>
              <w:rPr>
                <w:rStyle w:val="VerbatimChar"/>
              </w:rPr>
              <w:t>monitors</w:t>
            </w:r>
            <w:r>
              <w:t xml:space="preserve"> his guardian’s health</w:t>
            </w:r>
          </w:p>
        </w:tc>
      </w:tr>
      <w:tr w:rsidR="006B304D" w14:paraId="1EE2DF7D" w14:textId="77777777">
        <w:tc>
          <w:tcPr>
            <w:tcW w:w="2640" w:type="dxa"/>
          </w:tcPr>
          <w:p w14:paraId="03BEDD24" w14:textId="77777777" w:rsidR="006B304D" w:rsidRDefault="00000000">
            <w:pPr>
              <w:pStyle w:val="Compact"/>
            </w:pPr>
            <w:r>
              <w:rPr>
                <w:rStyle w:val="VerbatimChar"/>
              </w:rPr>
              <w:t>plays</w:t>
            </w:r>
          </w:p>
        </w:tc>
        <w:tc>
          <w:tcPr>
            <w:tcW w:w="2640" w:type="dxa"/>
          </w:tcPr>
          <w:p w14:paraId="4C3653C4" w14:textId="77777777" w:rsidR="006B304D" w:rsidRDefault="00000000">
            <w:pPr>
              <w:pStyle w:val="Compact"/>
            </w:pPr>
            <w:r>
              <w:t>Games, sports, musical instruments.</w:t>
            </w:r>
          </w:p>
        </w:tc>
        <w:tc>
          <w:tcPr>
            <w:tcW w:w="2640" w:type="dxa"/>
          </w:tcPr>
          <w:p w14:paraId="5B386E0D" w14:textId="77777777" w:rsidR="006B304D" w:rsidRDefault="00000000">
            <w:pPr>
              <w:pStyle w:val="Compact"/>
            </w:pPr>
            <w:r>
              <w:t xml:space="preserve">(subject) </w:t>
            </w:r>
            <w:r>
              <w:rPr>
                <w:rStyle w:val="VerbatimChar"/>
              </w:rPr>
              <w:t>plays</w:t>
            </w:r>
            <w:r>
              <w:t xml:space="preserve"> chess</w:t>
            </w:r>
          </w:p>
        </w:tc>
      </w:tr>
      <w:tr w:rsidR="006B304D" w14:paraId="2C41DE28" w14:textId="77777777">
        <w:tc>
          <w:tcPr>
            <w:tcW w:w="2640" w:type="dxa"/>
          </w:tcPr>
          <w:p w14:paraId="00A46E12" w14:textId="77777777" w:rsidR="006B304D" w:rsidRDefault="00000000">
            <w:pPr>
              <w:pStyle w:val="Compact"/>
            </w:pPr>
            <w:r>
              <w:rPr>
                <w:rStyle w:val="VerbatimChar"/>
              </w:rPr>
              <w:t>studies</w:t>
            </w:r>
          </w:p>
        </w:tc>
        <w:tc>
          <w:tcPr>
            <w:tcW w:w="2640" w:type="dxa"/>
          </w:tcPr>
          <w:p w14:paraId="3F1F49BC" w14:textId="77777777" w:rsidR="006B304D" w:rsidRDefault="00000000">
            <w:pPr>
              <w:pStyle w:val="Compact"/>
            </w:pPr>
            <w:r>
              <w:t>Deliberate intellectual engagement with a topic or body of work.</w:t>
            </w:r>
          </w:p>
        </w:tc>
        <w:tc>
          <w:tcPr>
            <w:tcW w:w="2640" w:type="dxa"/>
          </w:tcPr>
          <w:p w14:paraId="2E5C76AF" w14:textId="77777777" w:rsidR="006B304D" w:rsidRDefault="00000000">
            <w:pPr>
              <w:pStyle w:val="Compact"/>
            </w:pPr>
            <w:r>
              <w:t xml:space="preserve">(subject) </w:t>
            </w:r>
            <w:r>
              <w:rPr>
                <w:rStyle w:val="VerbatimChar"/>
              </w:rPr>
              <w:t>studies</w:t>
            </w:r>
            <w:r>
              <w:t xml:space="preserve"> Renaissance painters</w:t>
            </w:r>
          </w:p>
        </w:tc>
      </w:tr>
      <w:tr w:rsidR="006B304D" w14:paraId="7513D667" w14:textId="77777777">
        <w:tc>
          <w:tcPr>
            <w:tcW w:w="2640" w:type="dxa"/>
          </w:tcPr>
          <w:p w14:paraId="75F4826A" w14:textId="77777777" w:rsidR="006B304D" w:rsidRDefault="00000000">
            <w:pPr>
              <w:pStyle w:val="Compact"/>
            </w:pPr>
            <w:r>
              <w:rPr>
                <w:rStyle w:val="VerbatimChar"/>
              </w:rPr>
              <w:t>builds</w:t>
            </w:r>
          </w:p>
        </w:tc>
        <w:tc>
          <w:tcPr>
            <w:tcW w:w="2640" w:type="dxa"/>
          </w:tcPr>
          <w:p w14:paraId="403C0D33" w14:textId="77777777" w:rsidR="006B304D" w:rsidRDefault="00000000">
            <w:pPr>
              <w:pStyle w:val="Compact"/>
            </w:pPr>
            <w:r>
              <w:t>Creation of things, relationships, or institutions.</w:t>
            </w:r>
          </w:p>
        </w:tc>
        <w:tc>
          <w:tcPr>
            <w:tcW w:w="2640" w:type="dxa"/>
          </w:tcPr>
          <w:p w14:paraId="5AD33E8F" w14:textId="77777777" w:rsidR="006B304D" w:rsidRDefault="00000000">
            <w:pPr>
              <w:pStyle w:val="Compact"/>
            </w:pPr>
            <w:r>
              <w:t xml:space="preserve">(subject) </w:t>
            </w:r>
            <w:r>
              <w:rPr>
                <w:rStyle w:val="VerbatimChar"/>
              </w:rPr>
              <w:t>builds</w:t>
            </w:r>
            <w:r>
              <w:t xml:space="preserve"> a private library over decades</w:t>
            </w:r>
          </w:p>
        </w:tc>
      </w:tr>
      <w:tr w:rsidR="006B304D" w14:paraId="2412BFF0" w14:textId="77777777">
        <w:tc>
          <w:tcPr>
            <w:tcW w:w="2640" w:type="dxa"/>
          </w:tcPr>
          <w:p w14:paraId="1515212F" w14:textId="77777777" w:rsidR="006B304D" w:rsidRDefault="00000000">
            <w:pPr>
              <w:pStyle w:val="Compact"/>
            </w:pPr>
            <w:r>
              <w:rPr>
                <w:rStyle w:val="VerbatimChar"/>
              </w:rPr>
              <w:t>manages</w:t>
            </w:r>
          </w:p>
        </w:tc>
        <w:tc>
          <w:tcPr>
            <w:tcW w:w="2640" w:type="dxa"/>
          </w:tcPr>
          <w:p w14:paraId="66A6D3F9" w14:textId="77777777" w:rsidR="006B304D" w:rsidRDefault="00000000">
            <w:pPr>
              <w:pStyle w:val="Compact"/>
            </w:pPr>
            <w:r>
              <w:t>Ongoing oversight or administration.</w:t>
            </w:r>
          </w:p>
        </w:tc>
        <w:tc>
          <w:tcPr>
            <w:tcW w:w="2640" w:type="dxa"/>
          </w:tcPr>
          <w:p w14:paraId="291EF7BC" w14:textId="77777777" w:rsidR="006B304D" w:rsidRDefault="00000000">
            <w:pPr>
              <w:pStyle w:val="Compact"/>
            </w:pPr>
            <w:r>
              <w:t xml:space="preserve">(subject) </w:t>
            </w:r>
            <w:r>
              <w:rPr>
                <w:rStyle w:val="VerbatimChar"/>
              </w:rPr>
              <w:t>manages</w:t>
            </w:r>
            <w:r>
              <w:t xml:space="preserve"> the household finances</w:t>
            </w:r>
          </w:p>
        </w:tc>
      </w:tr>
    </w:tbl>
    <w:p w14:paraId="7E5A2F74" w14:textId="77777777" w:rsidR="006B304D" w:rsidRDefault="00000000">
      <w:pPr>
        <w:pStyle w:val="BodyText"/>
      </w:pPr>
      <w:r>
        <w:rPr>
          <w:b/>
          <w:bCs/>
        </w:rPr>
        <w:t>Values, beliefs, and self-view.</w:t>
      </w:r>
      <w:r>
        <w:t xml:space="preserve"> These populate the core layer (</w:t>
      </w:r>
      <w:hyperlink w:anchor="sec-3-3">
        <w:r w:rsidR="006B304D">
          <w:rPr>
            <w:rStyle w:val="Hyperlink"/>
          </w:rPr>
          <w:t>§3.3</w:t>
        </w:r>
      </w:hyperlink>
      <w:r>
        <w:t>) and describe the stable commitments a subject carries across situations.</w:t>
      </w:r>
    </w:p>
    <w:tbl>
      <w:tblPr>
        <w:tblStyle w:val="Table"/>
        <w:tblW w:w="5000" w:type="pct"/>
        <w:tblLayout w:type="fixed"/>
        <w:tblLook w:val="0020" w:firstRow="1" w:lastRow="0" w:firstColumn="0" w:lastColumn="0" w:noHBand="0" w:noVBand="0"/>
      </w:tblPr>
      <w:tblGrid>
        <w:gridCol w:w="3192"/>
        <w:gridCol w:w="3192"/>
        <w:gridCol w:w="3192"/>
      </w:tblGrid>
      <w:tr w:rsidR="006B304D" w14:paraId="193AB1CC"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DB6A1A" w14:textId="77777777" w:rsidR="006B304D" w:rsidRDefault="00000000">
            <w:pPr>
              <w:pStyle w:val="Compact"/>
            </w:pPr>
            <w:r>
              <w:lastRenderedPageBreak/>
              <w:t>Predicate</w:t>
            </w:r>
          </w:p>
        </w:tc>
        <w:tc>
          <w:tcPr>
            <w:tcW w:w="2640" w:type="dxa"/>
          </w:tcPr>
          <w:p w14:paraId="5082561D" w14:textId="77777777" w:rsidR="006B304D" w:rsidRDefault="00000000">
            <w:pPr>
              <w:pStyle w:val="Compact"/>
            </w:pPr>
            <w:r>
              <w:t>Definition</w:t>
            </w:r>
          </w:p>
        </w:tc>
        <w:tc>
          <w:tcPr>
            <w:tcW w:w="2640" w:type="dxa"/>
          </w:tcPr>
          <w:p w14:paraId="332E7B3D" w14:textId="77777777" w:rsidR="006B304D" w:rsidRDefault="00000000">
            <w:pPr>
              <w:pStyle w:val="Compact"/>
            </w:pPr>
            <w:r>
              <w:t>Example usage</w:t>
            </w:r>
          </w:p>
        </w:tc>
      </w:tr>
      <w:tr w:rsidR="006B304D" w14:paraId="1D0F4330" w14:textId="77777777">
        <w:tc>
          <w:tcPr>
            <w:tcW w:w="2640" w:type="dxa"/>
          </w:tcPr>
          <w:p w14:paraId="7BC3A264" w14:textId="77777777" w:rsidR="006B304D" w:rsidRDefault="00000000">
            <w:pPr>
              <w:pStyle w:val="Compact"/>
            </w:pPr>
            <w:r>
              <w:rPr>
                <w:rStyle w:val="VerbatimChar"/>
              </w:rPr>
              <w:t>values</w:t>
            </w:r>
          </w:p>
        </w:tc>
        <w:tc>
          <w:tcPr>
            <w:tcW w:w="2640" w:type="dxa"/>
          </w:tcPr>
          <w:p w14:paraId="1B39DAE1" w14:textId="77777777" w:rsidR="006B304D" w:rsidRDefault="00000000">
            <w:pPr>
              <w:pStyle w:val="Compact"/>
            </w:pPr>
            <w:r>
              <w:t>What the subject holds as important or worthy.</w:t>
            </w:r>
          </w:p>
        </w:tc>
        <w:tc>
          <w:tcPr>
            <w:tcW w:w="2640" w:type="dxa"/>
          </w:tcPr>
          <w:p w14:paraId="158EA9A8" w14:textId="77777777" w:rsidR="006B304D" w:rsidRDefault="00000000">
            <w:pPr>
              <w:pStyle w:val="Compact"/>
            </w:pPr>
            <w:r>
              <w:t xml:space="preserve">(subject) </w:t>
            </w:r>
            <w:r>
              <w:rPr>
                <w:rStyle w:val="VerbatimChar"/>
              </w:rPr>
              <w:t>values</w:t>
            </w:r>
            <w:r>
              <w:t xml:space="preserve"> intellectual honesty over social standing</w:t>
            </w:r>
          </w:p>
        </w:tc>
      </w:tr>
      <w:tr w:rsidR="006B304D" w14:paraId="528F0735" w14:textId="77777777">
        <w:tc>
          <w:tcPr>
            <w:tcW w:w="2640" w:type="dxa"/>
          </w:tcPr>
          <w:p w14:paraId="6D9141E8" w14:textId="77777777" w:rsidR="006B304D" w:rsidRDefault="00000000">
            <w:pPr>
              <w:pStyle w:val="Compact"/>
            </w:pPr>
            <w:r>
              <w:rPr>
                <w:rStyle w:val="VerbatimChar"/>
              </w:rPr>
              <w:t>believes</w:t>
            </w:r>
          </w:p>
        </w:tc>
        <w:tc>
          <w:tcPr>
            <w:tcW w:w="2640" w:type="dxa"/>
          </w:tcPr>
          <w:p w14:paraId="789A4755" w14:textId="77777777" w:rsidR="006B304D" w:rsidRDefault="00000000">
            <w:pPr>
              <w:pStyle w:val="Compact"/>
            </w:pPr>
            <w:r>
              <w:t>Propositional commitment, often theological or ideological.</w:t>
            </w:r>
          </w:p>
        </w:tc>
        <w:tc>
          <w:tcPr>
            <w:tcW w:w="2640" w:type="dxa"/>
          </w:tcPr>
          <w:p w14:paraId="51AF7101" w14:textId="77777777" w:rsidR="006B304D" w:rsidRDefault="00000000">
            <w:pPr>
              <w:pStyle w:val="Compact"/>
            </w:pPr>
            <w:r>
              <w:t xml:space="preserve">(subject) </w:t>
            </w:r>
            <w:r>
              <w:rPr>
                <w:rStyle w:val="VerbatimChar"/>
              </w:rPr>
              <w:t>believes</w:t>
            </w:r>
            <w:r>
              <w:t xml:space="preserve"> scripture is not divinely infallible</w:t>
            </w:r>
          </w:p>
        </w:tc>
      </w:tr>
      <w:tr w:rsidR="006B304D" w14:paraId="23AAB4A2" w14:textId="77777777">
        <w:tc>
          <w:tcPr>
            <w:tcW w:w="2640" w:type="dxa"/>
          </w:tcPr>
          <w:p w14:paraId="54145FE8" w14:textId="77777777" w:rsidR="006B304D" w:rsidRDefault="00000000">
            <w:pPr>
              <w:pStyle w:val="Compact"/>
            </w:pPr>
            <w:r>
              <w:rPr>
                <w:rStyle w:val="VerbatimChar"/>
              </w:rPr>
              <w:t>prioritizes</w:t>
            </w:r>
          </w:p>
        </w:tc>
        <w:tc>
          <w:tcPr>
            <w:tcW w:w="2640" w:type="dxa"/>
          </w:tcPr>
          <w:p w14:paraId="2CB03773" w14:textId="77777777" w:rsidR="006B304D" w:rsidRDefault="00000000">
            <w:pPr>
              <w:pStyle w:val="Compact"/>
            </w:pPr>
            <w:r>
              <w:t>Revealed-preference ranking under constraint.</w:t>
            </w:r>
          </w:p>
        </w:tc>
        <w:tc>
          <w:tcPr>
            <w:tcW w:w="2640" w:type="dxa"/>
          </w:tcPr>
          <w:p w14:paraId="7F4C0D64" w14:textId="77777777" w:rsidR="006B304D" w:rsidRDefault="00000000">
            <w:pPr>
              <w:pStyle w:val="Compact"/>
            </w:pPr>
            <w:r>
              <w:t xml:space="preserve">(subject) </w:t>
            </w:r>
            <w:r>
              <w:rPr>
                <w:rStyle w:val="VerbatimChar"/>
              </w:rPr>
              <w:t>prioritizes</w:t>
            </w:r>
            <w:r>
              <w:t xml:space="preserve"> proximity to family over career advancement</w:t>
            </w:r>
          </w:p>
        </w:tc>
      </w:tr>
      <w:tr w:rsidR="006B304D" w14:paraId="567E7281" w14:textId="77777777">
        <w:tc>
          <w:tcPr>
            <w:tcW w:w="2640" w:type="dxa"/>
          </w:tcPr>
          <w:p w14:paraId="66E075B4" w14:textId="77777777" w:rsidR="006B304D" w:rsidRDefault="00000000">
            <w:pPr>
              <w:pStyle w:val="Compact"/>
            </w:pPr>
            <w:r>
              <w:rPr>
                <w:rStyle w:val="VerbatimChar"/>
              </w:rPr>
              <w:t>identifies_as</w:t>
            </w:r>
          </w:p>
        </w:tc>
        <w:tc>
          <w:tcPr>
            <w:tcW w:w="2640" w:type="dxa"/>
          </w:tcPr>
          <w:p w14:paraId="4C1065D6" w14:textId="77777777" w:rsidR="006B304D" w:rsidRDefault="00000000">
            <w:pPr>
              <w:pStyle w:val="Compact"/>
            </w:pPr>
            <w:r>
              <w:t>How the subject labels or categorizes the self.</w:t>
            </w:r>
          </w:p>
        </w:tc>
        <w:tc>
          <w:tcPr>
            <w:tcW w:w="2640" w:type="dxa"/>
          </w:tcPr>
          <w:p w14:paraId="2C1FAEB7" w14:textId="77777777" w:rsidR="006B304D" w:rsidRDefault="00000000">
            <w:pPr>
              <w:pStyle w:val="Compact"/>
            </w:pPr>
            <w:r>
              <w:t xml:space="preserve">(subject) </w:t>
            </w:r>
            <w:r>
              <w:rPr>
                <w:rStyle w:val="VerbatimChar"/>
              </w:rPr>
              <w:t>identifies_as</w:t>
            </w:r>
            <w:r>
              <w:t xml:space="preserve"> an independent artist, not a teacher</w:t>
            </w:r>
          </w:p>
        </w:tc>
      </w:tr>
      <w:tr w:rsidR="006B304D" w14:paraId="208E964F" w14:textId="77777777">
        <w:tc>
          <w:tcPr>
            <w:tcW w:w="2640" w:type="dxa"/>
          </w:tcPr>
          <w:p w14:paraId="4BFB9867" w14:textId="77777777" w:rsidR="006B304D" w:rsidRDefault="00000000">
            <w:pPr>
              <w:pStyle w:val="Compact"/>
            </w:pPr>
            <w:r>
              <w:rPr>
                <w:rStyle w:val="VerbatimChar"/>
              </w:rPr>
              <w:t>aspires_to</w:t>
            </w:r>
          </w:p>
        </w:tc>
        <w:tc>
          <w:tcPr>
            <w:tcW w:w="2640" w:type="dxa"/>
          </w:tcPr>
          <w:p w14:paraId="0E128395" w14:textId="77777777" w:rsidR="006B304D" w:rsidRDefault="00000000">
            <w:pPr>
              <w:pStyle w:val="Compact"/>
            </w:pPr>
            <w:r>
              <w:t>Directional aspiration toward a goal or state.</w:t>
            </w:r>
          </w:p>
        </w:tc>
        <w:tc>
          <w:tcPr>
            <w:tcW w:w="2640" w:type="dxa"/>
          </w:tcPr>
          <w:p w14:paraId="774EAEA3" w14:textId="77777777" w:rsidR="006B304D" w:rsidRDefault="00000000">
            <w:pPr>
              <w:pStyle w:val="Compact"/>
            </w:pPr>
            <w:r>
              <w:t xml:space="preserve">(subject) </w:t>
            </w:r>
            <w:r>
              <w:rPr>
                <w:rStyle w:val="VerbatimChar"/>
              </w:rPr>
              <w:t>aspires_to</w:t>
            </w:r>
            <w:r>
              <w:t xml:space="preserve"> mastery of French prose</w:t>
            </w:r>
          </w:p>
        </w:tc>
      </w:tr>
      <w:tr w:rsidR="006B304D" w14:paraId="3B748C7B" w14:textId="77777777">
        <w:tc>
          <w:tcPr>
            <w:tcW w:w="2640" w:type="dxa"/>
          </w:tcPr>
          <w:p w14:paraId="1929082D" w14:textId="77777777" w:rsidR="006B304D" w:rsidRDefault="00000000">
            <w:pPr>
              <w:pStyle w:val="Compact"/>
            </w:pPr>
            <w:r>
              <w:rPr>
                <w:rStyle w:val="VerbatimChar"/>
              </w:rPr>
              <w:t>wants_to</w:t>
            </w:r>
          </w:p>
        </w:tc>
        <w:tc>
          <w:tcPr>
            <w:tcW w:w="2640" w:type="dxa"/>
          </w:tcPr>
          <w:p w14:paraId="562B7805" w14:textId="77777777" w:rsidR="006B304D" w:rsidRDefault="00000000">
            <w:pPr>
              <w:pStyle w:val="Compact"/>
            </w:pPr>
            <w:r>
              <w:t xml:space="preserve">Narrower than </w:t>
            </w:r>
            <w:r>
              <w:rPr>
                <w:rStyle w:val="VerbatimChar"/>
              </w:rPr>
              <w:t>aspires_to</w:t>
            </w:r>
            <w:r>
              <w:t>; immediate desire.</w:t>
            </w:r>
          </w:p>
        </w:tc>
        <w:tc>
          <w:tcPr>
            <w:tcW w:w="2640" w:type="dxa"/>
          </w:tcPr>
          <w:p w14:paraId="5CA83134" w14:textId="77777777" w:rsidR="006B304D" w:rsidRDefault="00000000">
            <w:pPr>
              <w:pStyle w:val="Compact"/>
            </w:pPr>
            <w:r>
              <w:t xml:space="preserve">(subject) </w:t>
            </w:r>
            <w:r>
              <w:rPr>
                <w:rStyle w:val="VerbatimChar"/>
              </w:rPr>
              <w:t>wants_to</w:t>
            </w:r>
            <w:r>
              <w:t xml:space="preserve"> visit the ancestral homes</w:t>
            </w:r>
          </w:p>
        </w:tc>
      </w:tr>
    </w:tbl>
    <w:p w14:paraId="013E1671" w14:textId="77777777" w:rsidR="006B304D" w:rsidRDefault="00000000">
      <w:pPr>
        <w:pStyle w:val="BodyText"/>
      </w:pPr>
      <w:r>
        <w:rPr>
          <w:b/>
          <w:bCs/>
        </w:rPr>
        <w:t>Emotions and dispositions.</w:t>
      </w:r>
      <w:r>
        <w:t xml:space="preserve"> These describe affective responses, which often provide the clearest behavioral signal in autobiographical text.</w:t>
      </w:r>
    </w:p>
    <w:tbl>
      <w:tblPr>
        <w:tblStyle w:val="Table"/>
        <w:tblW w:w="5000" w:type="pct"/>
        <w:tblLayout w:type="fixed"/>
        <w:tblLook w:val="0020" w:firstRow="1" w:lastRow="0" w:firstColumn="0" w:lastColumn="0" w:noHBand="0" w:noVBand="0"/>
      </w:tblPr>
      <w:tblGrid>
        <w:gridCol w:w="3192"/>
        <w:gridCol w:w="3192"/>
        <w:gridCol w:w="3192"/>
      </w:tblGrid>
      <w:tr w:rsidR="006B304D" w14:paraId="2C1BACF1"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EF92AA" w14:textId="77777777" w:rsidR="006B304D" w:rsidRDefault="00000000">
            <w:pPr>
              <w:pStyle w:val="Compact"/>
            </w:pPr>
            <w:r>
              <w:t>Predicate</w:t>
            </w:r>
          </w:p>
        </w:tc>
        <w:tc>
          <w:tcPr>
            <w:tcW w:w="2640" w:type="dxa"/>
          </w:tcPr>
          <w:p w14:paraId="12DA64A5" w14:textId="77777777" w:rsidR="006B304D" w:rsidRDefault="00000000">
            <w:pPr>
              <w:pStyle w:val="Compact"/>
            </w:pPr>
            <w:r>
              <w:t>Definition</w:t>
            </w:r>
          </w:p>
        </w:tc>
        <w:tc>
          <w:tcPr>
            <w:tcW w:w="2640" w:type="dxa"/>
          </w:tcPr>
          <w:p w14:paraId="5F53C78F" w14:textId="77777777" w:rsidR="006B304D" w:rsidRDefault="00000000">
            <w:pPr>
              <w:pStyle w:val="Compact"/>
            </w:pPr>
            <w:r>
              <w:t>Example usage</w:t>
            </w:r>
          </w:p>
        </w:tc>
      </w:tr>
      <w:tr w:rsidR="006B304D" w14:paraId="726C0763" w14:textId="77777777">
        <w:tc>
          <w:tcPr>
            <w:tcW w:w="2640" w:type="dxa"/>
          </w:tcPr>
          <w:p w14:paraId="3CC653EC" w14:textId="77777777" w:rsidR="006B304D" w:rsidRDefault="00000000">
            <w:pPr>
              <w:pStyle w:val="Compact"/>
            </w:pPr>
            <w:r>
              <w:rPr>
                <w:rStyle w:val="VerbatimChar"/>
              </w:rPr>
              <w:t>fears</w:t>
            </w:r>
          </w:p>
        </w:tc>
        <w:tc>
          <w:tcPr>
            <w:tcW w:w="2640" w:type="dxa"/>
          </w:tcPr>
          <w:p w14:paraId="1F8E4B52" w14:textId="77777777" w:rsidR="006B304D" w:rsidRDefault="00000000">
            <w:pPr>
              <w:pStyle w:val="Compact"/>
            </w:pPr>
            <w:r>
              <w:t>Things, situations, or outcomes the subject avoids or guards against.</w:t>
            </w:r>
          </w:p>
        </w:tc>
        <w:tc>
          <w:tcPr>
            <w:tcW w:w="2640" w:type="dxa"/>
          </w:tcPr>
          <w:p w14:paraId="30EC4050" w14:textId="77777777" w:rsidR="006B304D" w:rsidRDefault="00000000">
            <w:pPr>
              <w:pStyle w:val="Compact"/>
            </w:pPr>
            <w:r>
              <w:t xml:space="preserve">(subject) </w:t>
            </w:r>
            <w:r>
              <w:rPr>
                <w:rStyle w:val="VerbatimChar"/>
              </w:rPr>
              <w:t>fears</w:t>
            </w:r>
            <w:r>
              <w:t xml:space="preserve"> religious hypocrisy more than social ostracism</w:t>
            </w:r>
          </w:p>
        </w:tc>
      </w:tr>
      <w:tr w:rsidR="006B304D" w14:paraId="126236CD" w14:textId="77777777">
        <w:tc>
          <w:tcPr>
            <w:tcW w:w="2640" w:type="dxa"/>
          </w:tcPr>
          <w:p w14:paraId="3564685C" w14:textId="77777777" w:rsidR="006B304D" w:rsidRDefault="00000000">
            <w:pPr>
              <w:pStyle w:val="Compact"/>
            </w:pPr>
            <w:r>
              <w:rPr>
                <w:rStyle w:val="VerbatimChar"/>
              </w:rPr>
              <w:t>loves</w:t>
            </w:r>
          </w:p>
        </w:tc>
        <w:tc>
          <w:tcPr>
            <w:tcW w:w="2640" w:type="dxa"/>
          </w:tcPr>
          <w:p w14:paraId="680473F3" w14:textId="77777777" w:rsidR="006B304D" w:rsidRDefault="00000000">
            <w:pPr>
              <w:pStyle w:val="Compact"/>
            </w:pPr>
            <w:r>
              <w:t xml:space="preserve">Strong positive emotion, stronger than </w:t>
            </w:r>
            <w:r>
              <w:rPr>
                <w:rStyle w:val="VerbatimChar"/>
              </w:rPr>
              <w:t>enjoys</w:t>
            </w:r>
            <w:r>
              <w:t>.</w:t>
            </w:r>
          </w:p>
        </w:tc>
        <w:tc>
          <w:tcPr>
            <w:tcW w:w="2640" w:type="dxa"/>
          </w:tcPr>
          <w:p w14:paraId="0DE12C03" w14:textId="77777777" w:rsidR="006B304D" w:rsidRDefault="00000000">
            <w:pPr>
              <w:pStyle w:val="Compact"/>
            </w:pPr>
            <w:r>
              <w:t xml:space="preserve">(subject) </w:t>
            </w:r>
            <w:r>
              <w:rPr>
                <w:rStyle w:val="VerbatimChar"/>
              </w:rPr>
              <w:t>loves</w:t>
            </w:r>
            <w:r>
              <w:t xml:space="preserve"> the moors near Burnley</w:t>
            </w:r>
          </w:p>
        </w:tc>
      </w:tr>
      <w:tr w:rsidR="006B304D" w14:paraId="4E9E03B4" w14:textId="77777777">
        <w:tc>
          <w:tcPr>
            <w:tcW w:w="2640" w:type="dxa"/>
          </w:tcPr>
          <w:p w14:paraId="5CDD036E" w14:textId="77777777" w:rsidR="006B304D" w:rsidRDefault="00000000">
            <w:pPr>
              <w:pStyle w:val="Compact"/>
            </w:pPr>
            <w:r>
              <w:rPr>
                <w:rStyle w:val="VerbatimChar"/>
              </w:rPr>
              <w:t>hates</w:t>
            </w:r>
          </w:p>
        </w:tc>
        <w:tc>
          <w:tcPr>
            <w:tcW w:w="2640" w:type="dxa"/>
          </w:tcPr>
          <w:p w14:paraId="25D96C34" w14:textId="77777777" w:rsidR="006B304D" w:rsidRDefault="00000000">
            <w:pPr>
              <w:pStyle w:val="Compact"/>
            </w:pPr>
            <w:r>
              <w:t xml:space="preserve">Strong negative emotion, stronger than </w:t>
            </w:r>
            <w:r>
              <w:rPr>
                <w:rStyle w:val="VerbatimChar"/>
              </w:rPr>
              <w:t>dislikes</w:t>
            </w:r>
            <w:r>
              <w:t>.</w:t>
            </w:r>
          </w:p>
        </w:tc>
        <w:tc>
          <w:tcPr>
            <w:tcW w:w="2640" w:type="dxa"/>
          </w:tcPr>
          <w:p w14:paraId="2118C72E" w14:textId="77777777" w:rsidR="006B304D" w:rsidRDefault="00000000">
            <w:pPr>
              <w:pStyle w:val="Compact"/>
            </w:pPr>
            <w:r>
              <w:t xml:space="preserve">(subject) </w:t>
            </w:r>
            <w:r>
              <w:rPr>
                <w:rStyle w:val="VerbatimChar"/>
              </w:rPr>
              <w:t>hates</w:t>
            </w:r>
            <w:r>
              <w:t xml:space="preserve"> formal balls</w:t>
            </w:r>
          </w:p>
        </w:tc>
      </w:tr>
      <w:tr w:rsidR="006B304D" w14:paraId="10503708" w14:textId="77777777">
        <w:tc>
          <w:tcPr>
            <w:tcW w:w="2640" w:type="dxa"/>
          </w:tcPr>
          <w:p w14:paraId="1F0101FC" w14:textId="77777777" w:rsidR="006B304D" w:rsidRDefault="00000000">
            <w:pPr>
              <w:pStyle w:val="Compact"/>
            </w:pPr>
            <w:r>
              <w:rPr>
                <w:rStyle w:val="VerbatimChar"/>
              </w:rPr>
              <w:t>enjoys</w:t>
            </w:r>
          </w:p>
        </w:tc>
        <w:tc>
          <w:tcPr>
            <w:tcW w:w="2640" w:type="dxa"/>
          </w:tcPr>
          <w:p w14:paraId="04B5E21D" w14:textId="77777777" w:rsidR="006B304D" w:rsidRDefault="00000000">
            <w:pPr>
              <w:pStyle w:val="Compact"/>
            </w:pPr>
            <w:r>
              <w:t>Mild positive engagement.</w:t>
            </w:r>
          </w:p>
        </w:tc>
        <w:tc>
          <w:tcPr>
            <w:tcW w:w="2640" w:type="dxa"/>
          </w:tcPr>
          <w:p w14:paraId="50B0238A" w14:textId="77777777" w:rsidR="006B304D" w:rsidRDefault="00000000">
            <w:pPr>
              <w:pStyle w:val="Compact"/>
            </w:pPr>
            <w:r>
              <w:t xml:space="preserve">(subject) </w:t>
            </w:r>
            <w:r>
              <w:rPr>
                <w:rStyle w:val="VerbatimChar"/>
              </w:rPr>
              <w:t>enjoys</w:t>
            </w:r>
            <w:r>
              <w:t xml:space="preserve"> long walks</w:t>
            </w:r>
          </w:p>
        </w:tc>
      </w:tr>
      <w:tr w:rsidR="006B304D" w14:paraId="303799BE" w14:textId="77777777">
        <w:tc>
          <w:tcPr>
            <w:tcW w:w="2640" w:type="dxa"/>
          </w:tcPr>
          <w:p w14:paraId="705BF5D6" w14:textId="77777777" w:rsidR="006B304D" w:rsidRDefault="00000000">
            <w:pPr>
              <w:pStyle w:val="Compact"/>
            </w:pPr>
            <w:r>
              <w:rPr>
                <w:rStyle w:val="VerbatimChar"/>
              </w:rPr>
              <w:t>dislikes</w:t>
            </w:r>
          </w:p>
        </w:tc>
        <w:tc>
          <w:tcPr>
            <w:tcW w:w="2640" w:type="dxa"/>
          </w:tcPr>
          <w:p w14:paraId="12F2FAF8" w14:textId="77777777" w:rsidR="006B304D" w:rsidRDefault="00000000">
            <w:pPr>
              <w:pStyle w:val="Compact"/>
            </w:pPr>
            <w:r>
              <w:t>Mild negative response.</w:t>
            </w:r>
          </w:p>
        </w:tc>
        <w:tc>
          <w:tcPr>
            <w:tcW w:w="2640" w:type="dxa"/>
          </w:tcPr>
          <w:p w14:paraId="0E92C90C" w14:textId="77777777" w:rsidR="006B304D" w:rsidRDefault="00000000">
            <w:pPr>
              <w:pStyle w:val="Compact"/>
            </w:pPr>
            <w:r>
              <w:t xml:space="preserve">(subject) </w:t>
            </w:r>
            <w:r>
              <w:rPr>
                <w:rStyle w:val="VerbatimChar"/>
              </w:rPr>
              <w:t>dislikes</w:t>
            </w:r>
            <w:r>
              <w:t xml:space="preserve"> urban environments</w:t>
            </w:r>
          </w:p>
        </w:tc>
      </w:tr>
      <w:tr w:rsidR="006B304D" w14:paraId="2324935C" w14:textId="77777777">
        <w:tc>
          <w:tcPr>
            <w:tcW w:w="2640" w:type="dxa"/>
          </w:tcPr>
          <w:p w14:paraId="6011D355" w14:textId="77777777" w:rsidR="006B304D" w:rsidRDefault="00000000">
            <w:pPr>
              <w:pStyle w:val="Compact"/>
            </w:pPr>
            <w:r>
              <w:rPr>
                <w:rStyle w:val="VerbatimChar"/>
              </w:rPr>
              <w:t>admires</w:t>
            </w:r>
          </w:p>
        </w:tc>
        <w:tc>
          <w:tcPr>
            <w:tcW w:w="2640" w:type="dxa"/>
          </w:tcPr>
          <w:p w14:paraId="26E53E65" w14:textId="77777777" w:rsidR="006B304D" w:rsidRDefault="00000000">
            <w:pPr>
              <w:pStyle w:val="Compact"/>
            </w:pPr>
            <w:r>
              <w:t>Respect or admiration, often toward a specific person.</w:t>
            </w:r>
          </w:p>
        </w:tc>
        <w:tc>
          <w:tcPr>
            <w:tcW w:w="2640" w:type="dxa"/>
          </w:tcPr>
          <w:p w14:paraId="43976C5A" w14:textId="77777777" w:rsidR="006B304D" w:rsidRDefault="00000000">
            <w:pPr>
              <w:pStyle w:val="Compact"/>
            </w:pPr>
            <w:r>
              <w:t xml:space="preserve">(subject) </w:t>
            </w:r>
            <w:r>
              <w:rPr>
                <w:rStyle w:val="VerbatimChar"/>
              </w:rPr>
              <w:t>admires</w:t>
            </w:r>
            <w:r>
              <w:t xml:space="preserve"> Ruskin’s early prose</w:t>
            </w:r>
          </w:p>
        </w:tc>
      </w:tr>
      <w:tr w:rsidR="006B304D" w14:paraId="3EAE509B" w14:textId="77777777">
        <w:tc>
          <w:tcPr>
            <w:tcW w:w="2640" w:type="dxa"/>
          </w:tcPr>
          <w:p w14:paraId="4D360205" w14:textId="77777777" w:rsidR="006B304D" w:rsidRDefault="00000000">
            <w:pPr>
              <w:pStyle w:val="Compact"/>
            </w:pPr>
            <w:r>
              <w:rPr>
                <w:rStyle w:val="VerbatimChar"/>
              </w:rPr>
              <w:t>struggles_with</w:t>
            </w:r>
          </w:p>
        </w:tc>
        <w:tc>
          <w:tcPr>
            <w:tcW w:w="2640" w:type="dxa"/>
          </w:tcPr>
          <w:p w14:paraId="2BF84C3D" w14:textId="77777777" w:rsidR="006B304D" w:rsidRDefault="00000000">
            <w:pPr>
              <w:pStyle w:val="Compact"/>
            </w:pPr>
            <w:r>
              <w:t>Recurring difficulty or area of known weakness.</w:t>
            </w:r>
          </w:p>
        </w:tc>
        <w:tc>
          <w:tcPr>
            <w:tcW w:w="2640" w:type="dxa"/>
          </w:tcPr>
          <w:p w14:paraId="6F919281" w14:textId="77777777" w:rsidR="006B304D" w:rsidRDefault="00000000">
            <w:pPr>
              <w:pStyle w:val="Compact"/>
            </w:pPr>
            <w:r>
              <w:t xml:space="preserve">(subject) </w:t>
            </w:r>
            <w:r>
              <w:rPr>
                <w:rStyle w:val="VerbatimChar"/>
              </w:rPr>
              <w:t>struggles_with</w:t>
            </w:r>
            <w:r>
              <w:t xml:space="preserve"> time management</w:t>
            </w:r>
          </w:p>
        </w:tc>
      </w:tr>
      <w:tr w:rsidR="006B304D" w14:paraId="7EE604C3" w14:textId="77777777">
        <w:tc>
          <w:tcPr>
            <w:tcW w:w="2640" w:type="dxa"/>
          </w:tcPr>
          <w:p w14:paraId="405719F5" w14:textId="77777777" w:rsidR="006B304D" w:rsidRDefault="00000000">
            <w:pPr>
              <w:pStyle w:val="Compact"/>
            </w:pPr>
            <w:r>
              <w:rPr>
                <w:rStyle w:val="VerbatimChar"/>
              </w:rPr>
              <w:t>excels_at</w:t>
            </w:r>
          </w:p>
        </w:tc>
        <w:tc>
          <w:tcPr>
            <w:tcW w:w="2640" w:type="dxa"/>
          </w:tcPr>
          <w:p w14:paraId="688BA910" w14:textId="77777777" w:rsidR="006B304D" w:rsidRDefault="00000000">
            <w:pPr>
              <w:pStyle w:val="Compact"/>
            </w:pPr>
            <w:r>
              <w:t>Recurring demonstrated strength.</w:t>
            </w:r>
          </w:p>
        </w:tc>
        <w:tc>
          <w:tcPr>
            <w:tcW w:w="2640" w:type="dxa"/>
          </w:tcPr>
          <w:p w14:paraId="50E1BB94" w14:textId="77777777" w:rsidR="006B304D" w:rsidRDefault="00000000">
            <w:pPr>
              <w:pStyle w:val="Compact"/>
            </w:pPr>
            <w:r>
              <w:t xml:space="preserve">(subject) </w:t>
            </w:r>
            <w:r>
              <w:rPr>
                <w:rStyle w:val="VerbatimChar"/>
              </w:rPr>
              <w:t>excels_at</w:t>
            </w:r>
            <w:r>
              <w:t xml:space="preserve"> verbal persuasion in small groups</w:t>
            </w:r>
          </w:p>
        </w:tc>
      </w:tr>
    </w:tbl>
    <w:p w14:paraId="5951B189" w14:textId="77777777" w:rsidR="006B304D" w:rsidRDefault="00000000">
      <w:pPr>
        <w:pStyle w:val="BodyText"/>
      </w:pPr>
      <w:r>
        <w:rPr>
          <w:b/>
          <w:bCs/>
        </w:rPr>
        <w:t>Experiences, decisions, and learning.</w:t>
      </w:r>
      <w:r>
        <w:t xml:space="preserve"> Transitive episodic events and the inferences drawn from them.</w:t>
      </w:r>
    </w:p>
    <w:tbl>
      <w:tblPr>
        <w:tblStyle w:val="Table"/>
        <w:tblW w:w="5000" w:type="pct"/>
        <w:tblLayout w:type="fixed"/>
        <w:tblLook w:val="0020" w:firstRow="1" w:lastRow="0" w:firstColumn="0" w:lastColumn="0" w:noHBand="0" w:noVBand="0"/>
      </w:tblPr>
      <w:tblGrid>
        <w:gridCol w:w="3192"/>
        <w:gridCol w:w="3192"/>
        <w:gridCol w:w="3192"/>
      </w:tblGrid>
      <w:tr w:rsidR="006B304D" w14:paraId="2880CC19"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14C8FC" w14:textId="77777777" w:rsidR="006B304D" w:rsidRDefault="00000000">
            <w:pPr>
              <w:pStyle w:val="Compact"/>
            </w:pPr>
            <w:r>
              <w:t>Predicate</w:t>
            </w:r>
          </w:p>
        </w:tc>
        <w:tc>
          <w:tcPr>
            <w:tcW w:w="2640" w:type="dxa"/>
          </w:tcPr>
          <w:p w14:paraId="6E6F3AD2" w14:textId="77777777" w:rsidR="006B304D" w:rsidRDefault="00000000">
            <w:pPr>
              <w:pStyle w:val="Compact"/>
            </w:pPr>
            <w:r>
              <w:t>Definition</w:t>
            </w:r>
          </w:p>
        </w:tc>
        <w:tc>
          <w:tcPr>
            <w:tcW w:w="2640" w:type="dxa"/>
          </w:tcPr>
          <w:p w14:paraId="3C306ADF" w14:textId="77777777" w:rsidR="006B304D" w:rsidRDefault="00000000">
            <w:pPr>
              <w:pStyle w:val="Compact"/>
            </w:pPr>
            <w:r>
              <w:t>Example usage</w:t>
            </w:r>
          </w:p>
        </w:tc>
      </w:tr>
      <w:tr w:rsidR="006B304D" w14:paraId="09B62074" w14:textId="77777777">
        <w:tc>
          <w:tcPr>
            <w:tcW w:w="2640" w:type="dxa"/>
          </w:tcPr>
          <w:p w14:paraId="7022A1D0" w14:textId="77777777" w:rsidR="006B304D" w:rsidRDefault="00000000">
            <w:pPr>
              <w:pStyle w:val="Compact"/>
            </w:pPr>
            <w:r>
              <w:rPr>
                <w:rStyle w:val="VerbatimChar"/>
              </w:rPr>
              <w:t>experienced</w:t>
            </w:r>
          </w:p>
        </w:tc>
        <w:tc>
          <w:tcPr>
            <w:tcW w:w="2640" w:type="dxa"/>
          </w:tcPr>
          <w:p w14:paraId="7BA69462" w14:textId="77777777" w:rsidR="006B304D" w:rsidRDefault="00000000">
            <w:pPr>
              <w:pStyle w:val="Compact"/>
            </w:pPr>
            <w:r>
              <w:t>An episodic event the subject underwent.</w:t>
            </w:r>
          </w:p>
        </w:tc>
        <w:tc>
          <w:tcPr>
            <w:tcW w:w="2640" w:type="dxa"/>
          </w:tcPr>
          <w:p w14:paraId="40975C20" w14:textId="77777777" w:rsidR="006B304D" w:rsidRDefault="00000000">
            <w:pPr>
              <w:pStyle w:val="Compact"/>
            </w:pPr>
            <w:r>
              <w:t xml:space="preserve">(subject) </w:t>
            </w:r>
            <w:r>
              <w:rPr>
                <w:rStyle w:val="VerbatimChar"/>
              </w:rPr>
              <w:t>experienced</w:t>
            </w:r>
            <w:r>
              <w:t xml:space="preserve"> his guardian’s death in 1857</w:t>
            </w:r>
          </w:p>
        </w:tc>
      </w:tr>
      <w:tr w:rsidR="006B304D" w14:paraId="0F07B3A7" w14:textId="77777777">
        <w:tc>
          <w:tcPr>
            <w:tcW w:w="2640" w:type="dxa"/>
          </w:tcPr>
          <w:p w14:paraId="2B07BA0A" w14:textId="77777777" w:rsidR="006B304D" w:rsidRDefault="00000000">
            <w:pPr>
              <w:pStyle w:val="Compact"/>
            </w:pPr>
            <w:r>
              <w:rPr>
                <w:rStyle w:val="VerbatimChar"/>
              </w:rPr>
              <w:t>learned</w:t>
            </w:r>
          </w:p>
        </w:tc>
        <w:tc>
          <w:tcPr>
            <w:tcW w:w="2640" w:type="dxa"/>
          </w:tcPr>
          <w:p w14:paraId="6278D870" w14:textId="77777777" w:rsidR="006B304D" w:rsidRDefault="00000000">
            <w:pPr>
              <w:pStyle w:val="Compact"/>
            </w:pPr>
            <w:r>
              <w:t>A concrete skill, fact, or lesson derived from experience.</w:t>
            </w:r>
          </w:p>
        </w:tc>
        <w:tc>
          <w:tcPr>
            <w:tcW w:w="2640" w:type="dxa"/>
          </w:tcPr>
          <w:p w14:paraId="5114337A" w14:textId="77777777" w:rsidR="006B304D" w:rsidRDefault="00000000">
            <w:pPr>
              <w:pStyle w:val="Compact"/>
            </w:pPr>
            <w:r>
              <w:t xml:space="preserve">(subject) </w:t>
            </w:r>
            <w:r>
              <w:rPr>
                <w:rStyle w:val="VerbatimChar"/>
              </w:rPr>
              <w:t>learned</w:t>
            </w:r>
            <w:r>
              <w:t xml:space="preserve"> that shame is more effective than instruction in driving mastery</w:t>
            </w:r>
          </w:p>
        </w:tc>
      </w:tr>
      <w:tr w:rsidR="006B304D" w14:paraId="2C3AAFD5" w14:textId="77777777">
        <w:tc>
          <w:tcPr>
            <w:tcW w:w="2640" w:type="dxa"/>
          </w:tcPr>
          <w:p w14:paraId="3583C976" w14:textId="77777777" w:rsidR="006B304D" w:rsidRDefault="00000000">
            <w:pPr>
              <w:pStyle w:val="Compact"/>
            </w:pPr>
            <w:r>
              <w:rPr>
                <w:rStyle w:val="VerbatimChar"/>
              </w:rPr>
              <w:t>decided</w:t>
            </w:r>
          </w:p>
        </w:tc>
        <w:tc>
          <w:tcPr>
            <w:tcW w:w="2640" w:type="dxa"/>
          </w:tcPr>
          <w:p w14:paraId="1BD48BC3" w14:textId="77777777" w:rsidR="006B304D" w:rsidRDefault="00000000">
            <w:pPr>
              <w:pStyle w:val="Compact"/>
            </w:pPr>
            <w:r>
              <w:t>A specific documented decision or resolution.</w:t>
            </w:r>
          </w:p>
        </w:tc>
        <w:tc>
          <w:tcPr>
            <w:tcW w:w="2640" w:type="dxa"/>
          </w:tcPr>
          <w:p w14:paraId="44026DCA" w14:textId="77777777" w:rsidR="006B304D" w:rsidRDefault="00000000">
            <w:pPr>
              <w:pStyle w:val="Compact"/>
            </w:pPr>
            <w:r>
              <w:t xml:space="preserve">(subject) </w:t>
            </w:r>
            <w:r>
              <w:rPr>
                <w:rStyle w:val="VerbatimChar"/>
              </w:rPr>
              <w:t>decided</w:t>
            </w:r>
            <w:r>
              <w:t xml:space="preserve"> not to pursue a political career</w:t>
            </w:r>
          </w:p>
        </w:tc>
      </w:tr>
      <w:tr w:rsidR="006B304D" w14:paraId="71A56AE7" w14:textId="77777777">
        <w:tc>
          <w:tcPr>
            <w:tcW w:w="2640" w:type="dxa"/>
          </w:tcPr>
          <w:p w14:paraId="627842DD" w14:textId="77777777" w:rsidR="006B304D" w:rsidRDefault="00000000">
            <w:pPr>
              <w:pStyle w:val="Compact"/>
            </w:pPr>
            <w:r>
              <w:rPr>
                <w:rStyle w:val="VerbatimChar"/>
              </w:rPr>
              <w:lastRenderedPageBreak/>
              <w:t>lost</w:t>
            </w:r>
          </w:p>
        </w:tc>
        <w:tc>
          <w:tcPr>
            <w:tcW w:w="2640" w:type="dxa"/>
          </w:tcPr>
          <w:p w14:paraId="3AA9F2E0" w14:textId="77777777" w:rsidR="006B304D" w:rsidRDefault="00000000">
            <w:pPr>
              <w:pStyle w:val="Compact"/>
            </w:pPr>
            <w:r>
              <w:t>A thing, relationship, or role no longer held.</w:t>
            </w:r>
          </w:p>
        </w:tc>
        <w:tc>
          <w:tcPr>
            <w:tcW w:w="2640" w:type="dxa"/>
          </w:tcPr>
          <w:p w14:paraId="24D74601" w14:textId="77777777" w:rsidR="006B304D" w:rsidRDefault="00000000">
            <w:pPr>
              <w:pStyle w:val="Compact"/>
            </w:pPr>
            <w:r>
              <w:t xml:space="preserve">(subject) </w:t>
            </w:r>
            <w:r>
              <w:rPr>
                <w:rStyle w:val="VerbatimChar"/>
              </w:rPr>
              <w:t>lost</w:t>
            </w:r>
            <w:r>
              <w:t xml:space="preserve"> his fortune in the poetry-book failure</w:t>
            </w:r>
          </w:p>
        </w:tc>
      </w:tr>
      <w:tr w:rsidR="006B304D" w14:paraId="7124E2A4" w14:textId="77777777">
        <w:tc>
          <w:tcPr>
            <w:tcW w:w="2640" w:type="dxa"/>
          </w:tcPr>
          <w:p w14:paraId="72031840" w14:textId="77777777" w:rsidR="006B304D" w:rsidRDefault="00000000">
            <w:pPr>
              <w:pStyle w:val="Compact"/>
            </w:pPr>
            <w:r>
              <w:rPr>
                <w:rStyle w:val="VerbatimChar"/>
              </w:rPr>
              <w:t>founded</w:t>
            </w:r>
          </w:p>
        </w:tc>
        <w:tc>
          <w:tcPr>
            <w:tcW w:w="2640" w:type="dxa"/>
          </w:tcPr>
          <w:p w14:paraId="7BC644A9" w14:textId="77777777" w:rsidR="006B304D" w:rsidRDefault="00000000">
            <w:pPr>
              <w:pStyle w:val="Compact"/>
            </w:pPr>
            <w:r>
              <w:t>Institutions or groups the subject created.</w:t>
            </w:r>
          </w:p>
        </w:tc>
        <w:tc>
          <w:tcPr>
            <w:tcW w:w="2640" w:type="dxa"/>
          </w:tcPr>
          <w:p w14:paraId="0044F984" w14:textId="77777777" w:rsidR="006B304D" w:rsidRDefault="00000000">
            <w:pPr>
              <w:pStyle w:val="Compact"/>
            </w:pPr>
            <w:r>
              <w:t xml:space="preserve">(subject) </w:t>
            </w:r>
            <w:r>
              <w:rPr>
                <w:rStyle w:val="VerbatimChar"/>
              </w:rPr>
              <w:t>founded</w:t>
            </w:r>
            <w:r>
              <w:t xml:space="preserve"> a French-language art journal</w:t>
            </w:r>
          </w:p>
        </w:tc>
      </w:tr>
    </w:tbl>
    <w:p w14:paraId="2F17956E" w14:textId="77777777" w:rsidR="006B304D" w:rsidRDefault="00000000">
      <w:pPr>
        <w:pStyle w:val="BodyText"/>
      </w:pPr>
      <w:r>
        <w:rPr>
          <w:b/>
          <w:bCs/>
        </w:rPr>
        <w:t>Relationships (Session 55 expansion).</w:t>
      </w:r>
      <w:r>
        <w:t xml:space="preserve"> A targeted set of relationship predicates, added to raise relationship-fact extraction from 0.8% to the 3 to 5% range.</w:t>
      </w:r>
    </w:p>
    <w:tbl>
      <w:tblPr>
        <w:tblStyle w:val="Table"/>
        <w:tblW w:w="5000" w:type="pct"/>
        <w:tblLayout w:type="fixed"/>
        <w:tblLook w:val="0020" w:firstRow="1" w:lastRow="0" w:firstColumn="0" w:lastColumn="0" w:noHBand="0" w:noVBand="0"/>
      </w:tblPr>
      <w:tblGrid>
        <w:gridCol w:w="3192"/>
        <w:gridCol w:w="3192"/>
        <w:gridCol w:w="3192"/>
      </w:tblGrid>
      <w:tr w:rsidR="006B304D" w14:paraId="059F62FE"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CC7BBF" w14:textId="77777777" w:rsidR="006B304D" w:rsidRDefault="00000000">
            <w:pPr>
              <w:pStyle w:val="Compact"/>
            </w:pPr>
            <w:r>
              <w:t>Predicate</w:t>
            </w:r>
          </w:p>
        </w:tc>
        <w:tc>
          <w:tcPr>
            <w:tcW w:w="2640" w:type="dxa"/>
          </w:tcPr>
          <w:p w14:paraId="5DB41F9C" w14:textId="77777777" w:rsidR="006B304D" w:rsidRDefault="00000000">
            <w:pPr>
              <w:pStyle w:val="Compact"/>
            </w:pPr>
            <w:r>
              <w:t>Definition</w:t>
            </w:r>
          </w:p>
        </w:tc>
        <w:tc>
          <w:tcPr>
            <w:tcW w:w="2640" w:type="dxa"/>
          </w:tcPr>
          <w:p w14:paraId="622D799D" w14:textId="77777777" w:rsidR="006B304D" w:rsidRDefault="00000000">
            <w:pPr>
              <w:pStyle w:val="Compact"/>
            </w:pPr>
            <w:r>
              <w:t>Example usage</w:t>
            </w:r>
          </w:p>
        </w:tc>
      </w:tr>
      <w:tr w:rsidR="006B304D" w14:paraId="06E9C427" w14:textId="77777777">
        <w:tc>
          <w:tcPr>
            <w:tcW w:w="2640" w:type="dxa"/>
          </w:tcPr>
          <w:p w14:paraId="4EA54D6A" w14:textId="77777777" w:rsidR="006B304D" w:rsidRDefault="00000000">
            <w:pPr>
              <w:pStyle w:val="Compact"/>
            </w:pPr>
            <w:r>
              <w:rPr>
                <w:rStyle w:val="VerbatimChar"/>
              </w:rPr>
              <w:t>married_to</w:t>
            </w:r>
          </w:p>
        </w:tc>
        <w:tc>
          <w:tcPr>
            <w:tcW w:w="2640" w:type="dxa"/>
          </w:tcPr>
          <w:p w14:paraId="3697BC9E" w14:textId="77777777" w:rsidR="006B304D" w:rsidRDefault="00000000">
            <w:pPr>
              <w:pStyle w:val="Compact"/>
            </w:pPr>
            <w:r>
              <w:t>Marriage relationship.</w:t>
            </w:r>
          </w:p>
        </w:tc>
        <w:tc>
          <w:tcPr>
            <w:tcW w:w="2640" w:type="dxa"/>
          </w:tcPr>
          <w:p w14:paraId="762BBC75" w14:textId="77777777" w:rsidR="006B304D" w:rsidRDefault="00000000">
            <w:pPr>
              <w:pStyle w:val="Compact"/>
            </w:pPr>
            <w:r>
              <w:t xml:space="preserve">(subject) </w:t>
            </w:r>
            <w:r>
              <w:rPr>
                <w:rStyle w:val="VerbatimChar"/>
              </w:rPr>
              <w:t>married_to</w:t>
            </w:r>
            <w:r>
              <w:t xml:space="preserve"> Eugenie Gindriez</w:t>
            </w:r>
          </w:p>
        </w:tc>
      </w:tr>
      <w:tr w:rsidR="006B304D" w14:paraId="10AE7D67" w14:textId="77777777">
        <w:tc>
          <w:tcPr>
            <w:tcW w:w="2640" w:type="dxa"/>
          </w:tcPr>
          <w:p w14:paraId="5116B228" w14:textId="77777777" w:rsidR="006B304D" w:rsidRDefault="00000000">
            <w:pPr>
              <w:pStyle w:val="Compact"/>
            </w:pPr>
            <w:r>
              <w:rPr>
                <w:rStyle w:val="VerbatimChar"/>
              </w:rPr>
              <w:t>parents</w:t>
            </w:r>
          </w:p>
        </w:tc>
        <w:tc>
          <w:tcPr>
            <w:tcW w:w="2640" w:type="dxa"/>
          </w:tcPr>
          <w:p w14:paraId="6EBD85E4" w14:textId="77777777" w:rsidR="006B304D" w:rsidRDefault="00000000">
            <w:pPr>
              <w:pStyle w:val="Compact"/>
            </w:pPr>
            <w:r>
              <w:t>The subject’s parents (subject is the child).</w:t>
            </w:r>
          </w:p>
        </w:tc>
        <w:tc>
          <w:tcPr>
            <w:tcW w:w="2640" w:type="dxa"/>
          </w:tcPr>
          <w:p w14:paraId="77C6621A" w14:textId="77777777" w:rsidR="006B304D" w:rsidRDefault="00000000">
            <w:pPr>
              <w:pStyle w:val="Compact"/>
            </w:pPr>
            <w:r>
              <w:t xml:space="preserve">(subject) </w:t>
            </w:r>
            <w:r>
              <w:rPr>
                <w:rStyle w:val="VerbatimChar"/>
              </w:rPr>
              <w:t>parents</w:t>
            </w:r>
            <w:r>
              <w:t xml:space="preserve"> are John and Mary Hamerton</w:t>
            </w:r>
          </w:p>
        </w:tc>
      </w:tr>
      <w:tr w:rsidR="006B304D" w14:paraId="0859625C" w14:textId="77777777">
        <w:tc>
          <w:tcPr>
            <w:tcW w:w="2640" w:type="dxa"/>
          </w:tcPr>
          <w:p w14:paraId="110D98EF" w14:textId="77777777" w:rsidR="006B304D" w:rsidRDefault="00000000">
            <w:pPr>
              <w:pStyle w:val="Compact"/>
            </w:pPr>
            <w:r>
              <w:rPr>
                <w:rStyle w:val="VerbatimChar"/>
              </w:rPr>
              <w:t>raised_by</w:t>
            </w:r>
          </w:p>
        </w:tc>
        <w:tc>
          <w:tcPr>
            <w:tcW w:w="2640" w:type="dxa"/>
          </w:tcPr>
          <w:p w14:paraId="51B0CB5C" w14:textId="77777777" w:rsidR="006B304D" w:rsidRDefault="00000000">
            <w:pPr>
              <w:pStyle w:val="Compact"/>
            </w:pPr>
            <w:r>
              <w:t>Parental or guardian relationship from the child’s perspective.</w:t>
            </w:r>
          </w:p>
        </w:tc>
        <w:tc>
          <w:tcPr>
            <w:tcW w:w="2640" w:type="dxa"/>
          </w:tcPr>
          <w:p w14:paraId="06766DA7" w14:textId="77777777" w:rsidR="006B304D" w:rsidRDefault="00000000">
            <w:pPr>
              <w:pStyle w:val="Compact"/>
            </w:pPr>
            <w:r>
              <w:t xml:space="preserve">(subject) </w:t>
            </w:r>
            <w:r>
              <w:rPr>
                <w:rStyle w:val="VerbatimChar"/>
              </w:rPr>
              <w:t>raised_by</w:t>
            </w:r>
            <w:r>
              <w:t xml:space="preserve"> his aunt after his father’s death</w:t>
            </w:r>
          </w:p>
        </w:tc>
      </w:tr>
      <w:tr w:rsidR="006B304D" w14:paraId="125FDAD0" w14:textId="77777777">
        <w:tc>
          <w:tcPr>
            <w:tcW w:w="2640" w:type="dxa"/>
          </w:tcPr>
          <w:p w14:paraId="681F09DC" w14:textId="77777777" w:rsidR="006B304D" w:rsidRDefault="00000000">
            <w:pPr>
              <w:pStyle w:val="Compact"/>
            </w:pPr>
            <w:r>
              <w:rPr>
                <w:rStyle w:val="VerbatimChar"/>
              </w:rPr>
              <w:t>mentored_by</w:t>
            </w:r>
          </w:p>
        </w:tc>
        <w:tc>
          <w:tcPr>
            <w:tcW w:w="2640" w:type="dxa"/>
          </w:tcPr>
          <w:p w14:paraId="09CA1DBC" w14:textId="77777777" w:rsidR="006B304D" w:rsidRDefault="00000000">
            <w:pPr>
              <w:pStyle w:val="Compact"/>
            </w:pPr>
            <w:r>
              <w:t>Directional mentor relationship; subject was mentored.</w:t>
            </w:r>
          </w:p>
        </w:tc>
        <w:tc>
          <w:tcPr>
            <w:tcW w:w="2640" w:type="dxa"/>
          </w:tcPr>
          <w:p w14:paraId="29E35C7C" w14:textId="77777777" w:rsidR="006B304D" w:rsidRDefault="00000000">
            <w:pPr>
              <w:pStyle w:val="Compact"/>
            </w:pPr>
            <w:r>
              <w:t xml:space="preserve">(subject) </w:t>
            </w:r>
            <w:r>
              <w:rPr>
                <w:rStyle w:val="VerbatimChar"/>
              </w:rPr>
              <w:t>mentored_by</w:t>
            </w:r>
            <w:r>
              <w:t xml:space="preserve"> his guardian’s circle</w:t>
            </w:r>
          </w:p>
        </w:tc>
      </w:tr>
      <w:tr w:rsidR="006B304D" w14:paraId="40E696A8" w14:textId="77777777">
        <w:tc>
          <w:tcPr>
            <w:tcW w:w="2640" w:type="dxa"/>
          </w:tcPr>
          <w:p w14:paraId="025A2845" w14:textId="77777777" w:rsidR="006B304D" w:rsidRDefault="00000000">
            <w:pPr>
              <w:pStyle w:val="Compact"/>
            </w:pPr>
            <w:r>
              <w:rPr>
                <w:rStyle w:val="VerbatimChar"/>
              </w:rPr>
              <w:t>friends_with</w:t>
            </w:r>
          </w:p>
        </w:tc>
        <w:tc>
          <w:tcPr>
            <w:tcW w:w="2640" w:type="dxa"/>
          </w:tcPr>
          <w:p w14:paraId="57C79636" w14:textId="77777777" w:rsidR="006B304D" w:rsidRDefault="00000000">
            <w:pPr>
              <w:pStyle w:val="Compact"/>
            </w:pPr>
            <w:r>
              <w:t>Friendship.</w:t>
            </w:r>
          </w:p>
        </w:tc>
        <w:tc>
          <w:tcPr>
            <w:tcW w:w="2640" w:type="dxa"/>
          </w:tcPr>
          <w:p w14:paraId="1EDA89D6" w14:textId="77777777" w:rsidR="006B304D" w:rsidRDefault="00000000">
            <w:pPr>
              <w:pStyle w:val="Compact"/>
            </w:pPr>
            <w:r>
              <w:t xml:space="preserve">(subject) </w:t>
            </w:r>
            <w:r>
              <w:rPr>
                <w:rStyle w:val="VerbatimChar"/>
              </w:rPr>
              <w:t>friends_with</w:t>
            </w:r>
            <w:r>
              <w:t xml:space="preserve"> a Doncaster schoolfellow</w:t>
            </w:r>
          </w:p>
        </w:tc>
      </w:tr>
      <w:tr w:rsidR="006B304D" w14:paraId="4D7355AB" w14:textId="77777777">
        <w:tc>
          <w:tcPr>
            <w:tcW w:w="2640" w:type="dxa"/>
          </w:tcPr>
          <w:p w14:paraId="692E828C" w14:textId="77777777" w:rsidR="006B304D" w:rsidRDefault="00000000">
            <w:pPr>
              <w:pStyle w:val="Compact"/>
            </w:pPr>
            <w:r>
              <w:rPr>
                <w:rStyle w:val="VerbatimChar"/>
              </w:rPr>
              <w:t>collaborates_with</w:t>
            </w:r>
          </w:p>
        </w:tc>
        <w:tc>
          <w:tcPr>
            <w:tcW w:w="2640" w:type="dxa"/>
          </w:tcPr>
          <w:p w14:paraId="385314B2" w14:textId="77777777" w:rsidR="006B304D" w:rsidRDefault="00000000">
            <w:pPr>
              <w:pStyle w:val="Compact"/>
            </w:pPr>
            <w:r>
              <w:t>Professional or creative collaboration.</w:t>
            </w:r>
          </w:p>
        </w:tc>
        <w:tc>
          <w:tcPr>
            <w:tcW w:w="2640" w:type="dxa"/>
          </w:tcPr>
          <w:p w14:paraId="664DB05A" w14:textId="77777777" w:rsidR="006B304D" w:rsidRDefault="00000000">
            <w:pPr>
              <w:pStyle w:val="Compact"/>
            </w:pPr>
            <w:r>
              <w:t xml:space="preserve">(subject) </w:t>
            </w:r>
            <w:r>
              <w:rPr>
                <w:rStyle w:val="VerbatimChar"/>
              </w:rPr>
              <w:t>collaborates_with</w:t>
            </w:r>
            <w:r>
              <w:t xml:space="preserve"> the editor of the </w:t>
            </w:r>
            <w:r>
              <w:rPr>
                <w:i/>
                <w:iCs/>
              </w:rPr>
              <w:t>Saturday Review</w:t>
            </w:r>
          </w:p>
        </w:tc>
      </w:tr>
      <w:tr w:rsidR="006B304D" w14:paraId="655BF415" w14:textId="77777777">
        <w:tc>
          <w:tcPr>
            <w:tcW w:w="2640" w:type="dxa"/>
          </w:tcPr>
          <w:p w14:paraId="5CAA6D51" w14:textId="77777777" w:rsidR="006B304D" w:rsidRDefault="00000000">
            <w:pPr>
              <w:pStyle w:val="Compact"/>
            </w:pPr>
            <w:r>
              <w:rPr>
                <w:rStyle w:val="VerbatimChar"/>
              </w:rPr>
              <w:t>reports_to</w:t>
            </w:r>
          </w:p>
        </w:tc>
        <w:tc>
          <w:tcPr>
            <w:tcW w:w="2640" w:type="dxa"/>
          </w:tcPr>
          <w:p w14:paraId="1130A15B" w14:textId="77777777" w:rsidR="006B304D" w:rsidRDefault="00000000">
            <w:pPr>
              <w:pStyle w:val="Compact"/>
            </w:pPr>
            <w:r>
              <w:t>Organizational hierarchy.</w:t>
            </w:r>
          </w:p>
        </w:tc>
        <w:tc>
          <w:tcPr>
            <w:tcW w:w="2640" w:type="dxa"/>
          </w:tcPr>
          <w:p w14:paraId="11AAED3D" w14:textId="77777777" w:rsidR="006B304D" w:rsidRDefault="00000000">
            <w:pPr>
              <w:pStyle w:val="Compact"/>
            </w:pPr>
            <w:r>
              <w:t xml:space="preserve">(subject) </w:t>
            </w:r>
            <w:r>
              <w:rPr>
                <w:rStyle w:val="VerbatimChar"/>
              </w:rPr>
              <w:t>reports_to</w:t>
            </w:r>
            <w:r>
              <w:t xml:space="preserve"> the regimental commander</w:t>
            </w:r>
          </w:p>
        </w:tc>
      </w:tr>
      <w:tr w:rsidR="006B304D" w14:paraId="3CFC0BBF" w14:textId="77777777">
        <w:tc>
          <w:tcPr>
            <w:tcW w:w="2640" w:type="dxa"/>
          </w:tcPr>
          <w:p w14:paraId="13AFA8F1" w14:textId="77777777" w:rsidR="006B304D" w:rsidRDefault="00000000">
            <w:pPr>
              <w:pStyle w:val="Compact"/>
            </w:pPr>
            <w:r>
              <w:rPr>
                <w:rStyle w:val="VerbatimChar"/>
              </w:rPr>
              <w:t>relates_to</w:t>
            </w:r>
          </w:p>
        </w:tc>
        <w:tc>
          <w:tcPr>
            <w:tcW w:w="2640" w:type="dxa"/>
          </w:tcPr>
          <w:p w14:paraId="54F0DAD3" w14:textId="77777777" w:rsidR="006B304D" w:rsidRDefault="00000000">
            <w:pPr>
              <w:pStyle w:val="Compact"/>
            </w:pPr>
            <w:r>
              <w:t>Generic relationship fallback when the specific type is unclear.</w:t>
            </w:r>
          </w:p>
        </w:tc>
        <w:tc>
          <w:tcPr>
            <w:tcW w:w="2640" w:type="dxa"/>
          </w:tcPr>
          <w:p w14:paraId="3707B01D" w14:textId="77777777" w:rsidR="006B304D" w:rsidRDefault="00000000">
            <w:pPr>
              <w:pStyle w:val="Compact"/>
            </w:pPr>
            <w:r>
              <w:t xml:space="preserve">(subject) </w:t>
            </w:r>
            <w:r>
              <w:rPr>
                <w:rStyle w:val="VerbatimChar"/>
              </w:rPr>
              <w:t>relates_to</w:t>
            </w:r>
            <w:r>
              <w:t xml:space="preserve"> the Breadalbane family as distant hosts</w:t>
            </w:r>
          </w:p>
        </w:tc>
      </w:tr>
      <w:tr w:rsidR="006B304D" w14:paraId="0642EDA4" w14:textId="77777777">
        <w:tc>
          <w:tcPr>
            <w:tcW w:w="2640" w:type="dxa"/>
          </w:tcPr>
          <w:p w14:paraId="2C5B759B" w14:textId="77777777" w:rsidR="006B304D" w:rsidRDefault="00000000">
            <w:pPr>
              <w:pStyle w:val="Compact"/>
            </w:pPr>
            <w:r>
              <w:rPr>
                <w:rStyle w:val="VerbatimChar"/>
              </w:rPr>
              <w:t>conflicts_with</w:t>
            </w:r>
          </w:p>
        </w:tc>
        <w:tc>
          <w:tcPr>
            <w:tcW w:w="2640" w:type="dxa"/>
          </w:tcPr>
          <w:p w14:paraId="4BBB7F45" w14:textId="77777777" w:rsidR="006B304D" w:rsidRDefault="00000000">
            <w:pPr>
              <w:pStyle w:val="Compact"/>
            </w:pPr>
            <w:r>
              <w:t>Recurring tension or disagreement.</w:t>
            </w:r>
          </w:p>
        </w:tc>
        <w:tc>
          <w:tcPr>
            <w:tcW w:w="2640" w:type="dxa"/>
          </w:tcPr>
          <w:p w14:paraId="730E4A3D" w14:textId="77777777" w:rsidR="006B304D" w:rsidRDefault="00000000">
            <w:pPr>
              <w:pStyle w:val="Compact"/>
            </w:pPr>
            <w:r>
              <w:t xml:space="preserve">(subject) </w:t>
            </w:r>
            <w:r>
              <w:rPr>
                <w:rStyle w:val="VerbatimChar"/>
              </w:rPr>
              <w:t>conflicts_with</w:t>
            </w:r>
            <w:r>
              <w:t xml:space="preserve"> the Anglican social consensus</w:t>
            </w:r>
          </w:p>
        </w:tc>
      </w:tr>
      <w:tr w:rsidR="006B304D" w14:paraId="5EB29C0E" w14:textId="77777777">
        <w:tc>
          <w:tcPr>
            <w:tcW w:w="2640" w:type="dxa"/>
          </w:tcPr>
          <w:p w14:paraId="50A35A35" w14:textId="77777777" w:rsidR="006B304D" w:rsidRDefault="00000000">
            <w:pPr>
              <w:pStyle w:val="Compact"/>
            </w:pPr>
            <w:r>
              <w:rPr>
                <w:rStyle w:val="VerbatimChar"/>
              </w:rPr>
              <w:t>maintains</w:t>
            </w:r>
          </w:p>
        </w:tc>
        <w:tc>
          <w:tcPr>
            <w:tcW w:w="2640" w:type="dxa"/>
          </w:tcPr>
          <w:p w14:paraId="25C894D9" w14:textId="77777777" w:rsidR="006B304D" w:rsidRDefault="00000000">
            <w:pPr>
              <w:pStyle w:val="Compact"/>
            </w:pPr>
            <w:r>
              <w:t>Ongoing relationship, practice, or commitment.</w:t>
            </w:r>
          </w:p>
        </w:tc>
        <w:tc>
          <w:tcPr>
            <w:tcW w:w="2640" w:type="dxa"/>
          </w:tcPr>
          <w:p w14:paraId="1B030A66" w14:textId="77777777" w:rsidR="006B304D" w:rsidRDefault="00000000">
            <w:pPr>
              <w:pStyle w:val="Compact"/>
            </w:pPr>
            <w:r>
              <w:t xml:space="preserve">(subject) </w:t>
            </w:r>
            <w:r>
              <w:rPr>
                <w:rStyle w:val="VerbatimChar"/>
              </w:rPr>
              <w:t>maintains</w:t>
            </w:r>
            <w:r>
              <w:t xml:space="preserve"> correspondence with French friends</w:t>
            </w:r>
          </w:p>
        </w:tc>
      </w:tr>
    </w:tbl>
    <w:p w14:paraId="0519BD5A" w14:textId="77777777" w:rsidR="006B304D" w:rsidRDefault="00000000">
      <w:pPr>
        <w:pStyle w:val="BodyText"/>
      </w:pPr>
      <w:r>
        <w:rPr>
          <w:b/>
          <w:bCs/>
        </w:rPr>
        <w:t>Biographical context.</w:t>
      </w:r>
      <w:r>
        <w:t xml:space="preserve"> Stable factual biographical attributes. These are not the most predictive class but are needed for disambiguation and for the anchors layer’s detection conditions.</w:t>
      </w:r>
    </w:p>
    <w:tbl>
      <w:tblPr>
        <w:tblStyle w:val="Table"/>
        <w:tblW w:w="5000" w:type="pct"/>
        <w:tblLayout w:type="fixed"/>
        <w:tblLook w:val="0020" w:firstRow="1" w:lastRow="0" w:firstColumn="0" w:lastColumn="0" w:noHBand="0" w:noVBand="0"/>
      </w:tblPr>
      <w:tblGrid>
        <w:gridCol w:w="3192"/>
        <w:gridCol w:w="3192"/>
        <w:gridCol w:w="3192"/>
      </w:tblGrid>
      <w:tr w:rsidR="006B304D" w14:paraId="2865F900"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81C743" w14:textId="77777777" w:rsidR="006B304D" w:rsidRDefault="00000000">
            <w:pPr>
              <w:pStyle w:val="Compact"/>
            </w:pPr>
            <w:r>
              <w:t>Predicate</w:t>
            </w:r>
          </w:p>
        </w:tc>
        <w:tc>
          <w:tcPr>
            <w:tcW w:w="2640" w:type="dxa"/>
          </w:tcPr>
          <w:p w14:paraId="58C63D90" w14:textId="77777777" w:rsidR="006B304D" w:rsidRDefault="00000000">
            <w:pPr>
              <w:pStyle w:val="Compact"/>
            </w:pPr>
            <w:r>
              <w:t>Definition</w:t>
            </w:r>
          </w:p>
        </w:tc>
        <w:tc>
          <w:tcPr>
            <w:tcW w:w="2640" w:type="dxa"/>
          </w:tcPr>
          <w:p w14:paraId="4834B08D" w14:textId="77777777" w:rsidR="006B304D" w:rsidRDefault="00000000">
            <w:pPr>
              <w:pStyle w:val="Compact"/>
            </w:pPr>
            <w:r>
              <w:t>Example usage</w:t>
            </w:r>
          </w:p>
        </w:tc>
      </w:tr>
      <w:tr w:rsidR="006B304D" w14:paraId="57FC0143" w14:textId="77777777">
        <w:tc>
          <w:tcPr>
            <w:tcW w:w="2640" w:type="dxa"/>
          </w:tcPr>
          <w:p w14:paraId="6B0E3E6D" w14:textId="77777777" w:rsidR="006B304D" w:rsidRDefault="00000000">
            <w:pPr>
              <w:pStyle w:val="Compact"/>
            </w:pPr>
            <w:r>
              <w:rPr>
                <w:rStyle w:val="VerbatimChar"/>
              </w:rPr>
              <w:t>owns</w:t>
            </w:r>
          </w:p>
        </w:tc>
        <w:tc>
          <w:tcPr>
            <w:tcW w:w="2640" w:type="dxa"/>
          </w:tcPr>
          <w:p w14:paraId="1C7DDC1A" w14:textId="77777777" w:rsidR="006B304D" w:rsidRDefault="00000000">
            <w:pPr>
              <w:pStyle w:val="Compact"/>
            </w:pPr>
            <w:r>
              <w:t>Property or possessions.</w:t>
            </w:r>
          </w:p>
        </w:tc>
        <w:tc>
          <w:tcPr>
            <w:tcW w:w="2640" w:type="dxa"/>
          </w:tcPr>
          <w:p w14:paraId="237198B4" w14:textId="77777777" w:rsidR="006B304D" w:rsidRDefault="00000000">
            <w:pPr>
              <w:pStyle w:val="Compact"/>
            </w:pPr>
            <w:r>
              <w:t xml:space="preserve">(subject) </w:t>
            </w:r>
            <w:r>
              <w:rPr>
                <w:rStyle w:val="VerbatimChar"/>
              </w:rPr>
              <w:t>owns</w:t>
            </w:r>
            <w:r>
              <w:t xml:space="preserve"> a house on Loch Awe</w:t>
            </w:r>
          </w:p>
        </w:tc>
      </w:tr>
      <w:tr w:rsidR="006B304D" w14:paraId="78EE52C9" w14:textId="77777777">
        <w:tc>
          <w:tcPr>
            <w:tcW w:w="2640" w:type="dxa"/>
          </w:tcPr>
          <w:p w14:paraId="79C9594D" w14:textId="77777777" w:rsidR="006B304D" w:rsidRDefault="00000000">
            <w:pPr>
              <w:pStyle w:val="Compact"/>
            </w:pPr>
            <w:r>
              <w:rPr>
                <w:rStyle w:val="VerbatimChar"/>
              </w:rPr>
              <w:t>works_at</w:t>
            </w:r>
          </w:p>
        </w:tc>
        <w:tc>
          <w:tcPr>
            <w:tcW w:w="2640" w:type="dxa"/>
          </w:tcPr>
          <w:p w14:paraId="3C73E9BE" w14:textId="77777777" w:rsidR="006B304D" w:rsidRDefault="00000000">
            <w:pPr>
              <w:pStyle w:val="Compact"/>
            </w:pPr>
            <w:r>
              <w:t>Current or past workplace.</w:t>
            </w:r>
          </w:p>
        </w:tc>
        <w:tc>
          <w:tcPr>
            <w:tcW w:w="2640" w:type="dxa"/>
          </w:tcPr>
          <w:p w14:paraId="45DAE0C9" w14:textId="77777777" w:rsidR="006B304D" w:rsidRDefault="00000000">
            <w:pPr>
              <w:pStyle w:val="Compact"/>
            </w:pPr>
            <w:r>
              <w:t xml:space="preserve">(subject) </w:t>
            </w:r>
            <w:r>
              <w:rPr>
                <w:rStyle w:val="VerbatimChar"/>
              </w:rPr>
              <w:t>works_at</w:t>
            </w:r>
            <w:r>
              <w:t xml:space="preserve"> the </w:t>
            </w:r>
            <w:r>
              <w:rPr>
                <w:i/>
                <w:iCs/>
              </w:rPr>
              <w:t>Portfolio</w:t>
            </w:r>
            <w:r>
              <w:t xml:space="preserve"> magazine</w:t>
            </w:r>
          </w:p>
        </w:tc>
      </w:tr>
      <w:tr w:rsidR="006B304D" w14:paraId="3F8DA34F" w14:textId="77777777">
        <w:tc>
          <w:tcPr>
            <w:tcW w:w="2640" w:type="dxa"/>
          </w:tcPr>
          <w:p w14:paraId="69EAEC11" w14:textId="77777777" w:rsidR="006B304D" w:rsidRDefault="00000000">
            <w:pPr>
              <w:pStyle w:val="Compact"/>
            </w:pPr>
            <w:r>
              <w:rPr>
                <w:rStyle w:val="VerbatimChar"/>
              </w:rPr>
              <w:t>lives_in</w:t>
            </w:r>
          </w:p>
        </w:tc>
        <w:tc>
          <w:tcPr>
            <w:tcW w:w="2640" w:type="dxa"/>
          </w:tcPr>
          <w:p w14:paraId="746F3C89" w14:textId="77777777" w:rsidR="006B304D" w:rsidRDefault="00000000">
            <w:pPr>
              <w:pStyle w:val="Compact"/>
            </w:pPr>
            <w:r>
              <w:t>Current or past residence.</w:t>
            </w:r>
          </w:p>
        </w:tc>
        <w:tc>
          <w:tcPr>
            <w:tcW w:w="2640" w:type="dxa"/>
          </w:tcPr>
          <w:p w14:paraId="6A725757" w14:textId="77777777" w:rsidR="006B304D" w:rsidRDefault="00000000">
            <w:pPr>
              <w:pStyle w:val="Compact"/>
            </w:pPr>
            <w:r>
              <w:t xml:space="preserve">(subject) </w:t>
            </w:r>
            <w:r>
              <w:rPr>
                <w:rStyle w:val="VerbatimChar"/>
              </w:rPr>
              <w:t>lives_in</w:t>
            </w:r>
            <w:r>
              <w:t xml:space="preserve"> a Scottish island</w:t>
            </w:r>
          </w:p>
        </w:tc>
      </w:tr>
      <w:tr w:rsidR="006B304D" w14:paraId="65165150" w14:textId="77777777">
        <w:tc>
          <w:tcPr>
            <w:tcW w:w="2640" w:type="dxa"/>
          </w:tcPr>
          <w:p w14:paraId="37BEED75" w14:textId="77777777" w:rsidR="006B304D" w:rsidRDefault="00000000">
            <w:pPr>
              <w:pStyle w:val="Compact"/>
            </w:pPr>
            <w:r>
              <w:rPr>
                <w:rStyle w:val="VerbatimChar"/>
              </w:rPr>
              <w:t>raised_in</w:t>
            </w:r>
          </w:p>
        </w:tc>
        <w:tc>
          <w:tcPr>
            <w:tcW w:w="2640" w:type="dxa"/>
          </w:tcPr>
          <w:p w14:paraId="32A88097" w14:textId="77777777" w:rsidR="006B304D" w:rsidRDefault="00000000">
            <w:pPr>
              <w:pStyle w:val="Compact"/>
            </w:pPr>
            <w:r>
              <w:t>Place where the subject grew up.</w:t>
            </w:r>
          </w:p>
        </w:tc>
        <w:tc>
          <w:tcPr>
            <w:tcW w:w="2640" w:type="dxa"/>
          </w:tcPr>
          <w:p w14:paraId="0559E797" w14:textId="77777777" w:rsidR="006B304D" w:rsidRDefault="00000000">
            <w:pPr>
              <w:pStyle w:val="Compact"/>
            </w:pPr>
            <w:r>
              <w:t xml:space="preserve">(subject) </w:t>
            </w:r>
            <w:r>
              <w:rPr>
                <w:rStyle w:val="VerbatimChar"/>
              </w:rPr>
              <w:t>raised_in</w:t>
            </w:r>
            <w:r>
              <w:t xml:space="preserve"> Lancashire</w:t>
            </w:r>
          </w:p>
        </w:tc>
      </w:tr>
      <w:tr w:rsidR="006B304D" w14:paraId="5EE31EA6" w14:textId="77777777">
        <w:tc>
          <w:tcPr>
            <w:tcW w:w="2640" w:type="dxa"/>
          </w:tcPr>
          <w:p w14:paraId="243A5284" w14:textId="77777777" w:rsidR="006B304D" w:rsidRDefault="00000000">
            <w:pPr>
              <w:pStyle w:val="Compact"/>
            </w:pPr>
            <w:r>
              <w:rPr>
                <w:rStyle w:val="VerbatimChar"/>
              </w:rPr>
              <w:t>attended</w:t>
            </w:r>
          </w:p>
        </w:tc>
        <w:tc>
          <w:tcPr>
            <w:tcW w:w="2640" w:type="dxa"/>
          </w:tcPr>
          <w:p w14:paraId="6C7C4D5E" w14:textId="77777777" w:rsidR="006B304D" w:rsidRDefault="00000000">
            <w:pPr>
              <w:pStyle w:val="Compact"/>
            </w:pPr>
            <w:r>
              <w:t>Attendance at an institution (may or may not include graduation).</w:t>
            </w:r>
          </w:p>
        </w:tc>
        <w:tc>
          <w:tcPr>
            <w:tcW w:w="2640" w:type="dxa"/>
          </w:tcPr>
          <w:p w14:paraId="77B110EC" w14:textId="77777777" w:rsidR="006B304D" w:rsidRDefault="00000000">
            <w:pPr>
              <w:pStyle w:val="Compact"/>
            </w:pPr>
            <w:r>
              <w:t xml:space="preserve">(subject) </w:t>
            </w:r>
            <w:r>
              <w:rPr>
                <w:rStyle w:val="VerbatimChar"/>
              </w:rPr>
              <w:t>attended</w:t>
            </w:r>
            <w:r>
              <w:t xml:space="preserve"> Doncaster Grammar School</w:t>
            </w:r>
          </w:p>
        </w:tc>
      </w:tr>
      <w:tr w:rsidR="006B304D" w14:paraId="7069108F" w14:textId="77777777">
        <w:tc>
          <w:tcPr>
            <w:tcW w:w="2640" w:type="dxa"/>
          </w:tcPr>
          <w:p w14:paraId="4A1BBC51" w14:textId="77777777" w:rsidR="006B304D" w:rsidRDefault="00000000">
            <w:pPr>
              <w:pStyle w:val="Compact"/>
            </w:pPr>
            <w:r>
              <w:rPr>
                <w:rStyle w:val="VerbatimChar"/>
              </w:rPr>
              <w:lastRenderedPageBreak/>
              <w:t>graduated_from</w:t>
            </w:r>
          </w:p>
        </w:tc>
        <w:tc>
          <w:tcPr>
            <w:tcW w:w="2640" w:type="dxa"/>
          </w:tcPr>
          <w:p w14:paraId="25144C7D" w14:textId="77777777" w:rsidR="006B304D" w:rsidRDefault="00000000">
            <w:pPr>
              <w:pStyle w:val="Compact"/>
            </w:pPr>
            <w:r>
              <w:t xml:space="preserve">Specifically graduated (distinct from </w:t>
            </w:r>
            <w:r>
              <w:rPr>
                <w:rStyle w:val="VerbatimChar"/>
              </w:rPr>
              <w:t>attended</w:t>
            </w:r>
            <w:r>
              <w:t>).</w:t>
            </w:r>
          </w:p>
        </w:tc>
        <w:tc>
          <w:tcPr>
            <w:tcW w:w="2640" w:type="dxa"/>
          </w:tcPr>
          <w:p w14:paraId="16C721D1" w14:textId="77777777" w:rsidR="006B304D" w:rsidRDefault="00000000">
            <w:pPr>
              <w:pStyle w:val="Compact"/>
            </w:pPr>
            <w:r>
              <w:t xml:space="preserve">(subject) </w:t>
            </w:r>
            <w:r>
              <w:rPr>
                <w:rStyle w:val="VerbatimChar"/>
              </w:rPr>
              <w:t>graduated_from</w:t>
            </w:r>
            <w:r>
              <w:t xml:space="preserve"> no university</w:t>
            </w:r>
          </w:p>
        </w:tc>
      </w:tr>
      <w:tr w:rsidR="006B304D" w14:paraId="216C206C" w14:textId="77777777">
        <w:tc>
          <w:tcPr>
            <w:tcW w:w="2640" w:type="dxa"/>
          </w:tcPr>
          <w:p w14:paraId="09AD42A7" w14:textId="77777777" w:rsidR="006B304D" w:rsidRDefault="00000000">
            <w:pPr>
              <w:pStyle w:val="Compact"/>
            </w:pPr>
            <w:r>
              <w:rPr>
                <w:rStyle w:val="VerbatimChar"/>
              </w:rPr>
              <w:t>interested_in</w:t>
            </w:r>
          </w:p>
        </w:tc>
        <w:tc>
          <w:tcPr>
            <w:tcW w:w="2640" w:type="dxa"/>
          </w:tcPr>
          <w:p w14:paraId="56E2A827" w14:textId="77777777" w:rsidR="006B304D" w:rsidRDefault="00000000">
            <w:pPr>
              <w:pStyle w:val="Compact"/>
            </w:pPr>
            <w:r>
              <w:t xml:space="preserve">Passive interest, weaker than </w:t>
            </w:r>
            <w:r>
              <w:rPr>
                <w:rStyle w:val="VerbatimChar"/>
              </w:rPr>
              <w:t>follows</w:t>
            </w:r>
            <w:r>
              <w:t xml:space="preserve"> or </w:t>
            </w:r>
            <w:r>
              <w:rPr>
                <w:rStyle w:val="VerbatimChar"/>
              </w:rPr>
              <w:t>studies</w:t>
            </w:r>
            <w:r>
              <w:t>.</w:t>
            </w:r>
          </w:p>
        </w:tc>
        <w:tc>
          <w:tcPr>
            <w:tcW w:w="2640" w:type="dxa"/>
          </w:tcPr>
          <w:p w14:paraId="5059D5CE" w14:textId="77777777" w:rsidR="006B304D" w:rsidRDefault="00000000">
            <w:pPr>
              <w:pStyle w:val="Compact"/>
            </w:pPr>
            <w:r>
              <w:t xml:space="preserve">(subject) </w:t>
            </w:r>
            <w:r>
              <w:rPr>
                <w:rStyle w:val="VerbatimChar"/>
              </w:rPr>
              <w:t>interested_in</w:t>
            </w:r>
            <w:r>
              <w:t xml:space="preserve"> heraldry</w:t>
            </w:r>
          </w:p>
        </w:tc>
      </w:tr>
    </w:tbl>
    <w:p w14:paraId="4C2487E1" w14:textId="77777777" w:rsidR="006B304D" w:rsidRDefault="00000000">
      <w:pPr>
        <w:pStyle w:val="BodyText"/>
      </w:pPr>
      <w:r>
        <w:rPr>
          <w:b/>
          <w:bCs/>
        </w:rPr>
        <w:t>Fallback.</w:t>
      </w:r>
    </w:p>
    <w:tbl>
      <w:tblPr>
        <w:tblStyle w:val="Table"/>
        <w:tblW w:w="5000" w:type="pct"/>
        <w:tblLayout w:type="fixed"/>
        <w:tblLook w:val="0020" w:firstRow="1" w:lastRow="0" w:firstColumn="0" w:lastColumn="0" w:noHBand="0" w:noVBand="0"/>
      </w:tblPr>
      <w:tblGrid>
        <w:gridCol w:w="3192"/>
        <w:gridCol w:w="3192"/>
        <w:gridCol w:w="3192"/>
      </w:tblGrid>
      <w:tr w:rsidR="006B304D" w14:paraId="05D44BC0"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7DA8DE" w14:textId="77777777" w:rsidR="006B304D" w:rsidRDefault="00000000">
            <w:pPr>
              <w:pStyle w:val="Compact"/>
            </w:pPr>
            <w:r>
              <w:t>Predicate</w:t>
            </w:r>
          </w:p>
        </w:tc>
        <w:tc>
          <w:tcPr>
            <w:tcW w:w="2640" w:type="dxa"/>
          </w:tcPr>
          <w:p w14:paraId="5FC4163A" w14:textId="77777777" w:rsidR="006B304D" w:rsidRDefault="00000000">
            <w:pPr>
              <w:pStyle w:val="Compact"/>
            </w:pPr>
            <w:r>
              <w:t>Definition</w:t>
            </w:r>
          </w:p>
        </w:tc>
        <w:tc>
          <w:tcPr>
            <w:tcW w:w="2640" w:type="dxa"/>
          </w:tcPr>
          <w:p w14:paraId="00959726" w14:textId="77777777" w:rsidR="006B304D" w:rsidRDefault="00000000">
            <w:pPr>
              <w:pStyle w:val="Compact"/>
            </w:pPr>
            <w:r>
              <w:t>Example usage</w:t>
            </w:r>
          </w:p>
        </w:tc>
      </w:tr>
      <w:tr w:rsidR="006B304D" w14:paraId="43EF767E" w14:textId="77777777">
        <w:tc>
          <w:tcPr>
            <w:tcW w:w="2640" w:type="dxa"/>
          </w:tcPr>
          <w:p w14:paraId="3C6AA80B" w14:textId="77777777" w:rsidR="006B304D" w:rsidRDefault="00000000">
            <w:pPr>
              <w:pStyle w:val="Compact"/>
            </w:pPr>
            <w:r>
              <w:rPr>
                <w:rStyle w:val="VerbatimChar"/>
              </w:rPr>
              <w:t>unknown</w:t>
            </w:r>
          </w:p>
        </w:tc>
        <w:tc>
          <w:tcPr>
            <w:tcW w:w="2640" w:type="dxa"/>
          </w:tcPr>
          <w:p w14:paraId="62BD822C" w14:textId="77777777" w:rsidR="006B304D" w:rsidRDefault="00000000">
            <w:pPr>
              <w:pStyle w:val="Compact"/>
            </w:pPr>
            <w:r>
              <w:t>Catch-all for extracted claims that do not map cleanly to any of the 45 above. Filterable, never silently dropped.</w:t>
            </w:r>
          </w:p>
        </w:tc>
        <w:tc>
          <w:tcPr>
            <w:tcW w:w="2640" w:type="dxa"/>
          </w:tcPr>
          <w:p w14:paraId="1B37BA36" w14:textId="77777777" w:rsidR="006B304D" w:rsidRDefault="00000000">
            <w:pPr>
              <w:pStyle w:val="Compact"/>
            </w:pPr>
            <w:r>
              <w:t xml:space="preserve">(subject) </w:t>
            </w:r>
            <w:r>
              <w:rPr>
                <w:rStyle w:val="VerbatimChar"/>
              </w:rPr>
              <w:t>unknown</w:t>
            </w:r>
            <w:r>
              <w:t xml:space="preserve"> [unmapped extracted claim]</w:t>
            </w:r>
          </w:p>
        </w:tc>
      </w:tr>
    </w:tbl>
    <w:p w14:paraId="54A1A78C" w14:textId="77777777" w:rsidR="006B304D" w:rsidRDefault="00000000">
      <w:pPr>
        <w:pStyle w:val="Heading3"/>
      </w:pPr>
      <w:bookmarkStart w:id="1320" w:name="_Toc228182858"/>
      <w:bookmarkStart w:id="1321" w:name="sec-a-2"/>
      <w:bookmarkEnd w:id="1319"/>
      <w:r>
        <w:t>A.2 Provenance and design choices</w:t>
      </w:r>
      <w:bookmarkEnd w:id="1320"/>
    </w:p>
    <w:p w14:paraId="58A595A7" w14:textId="77777777" w:rsidR="006B304D" w:rsidRDefault="00000000">
      <w:pPr>
        <w:pStyle w:val="FirstParagraph"/>
      </w:pPr>
      <w:r>
        <w:t>The vocabulary was iterated in three stages. The initial 30-predicate list (sessions 1-48) favored values, activities, and biography. Session 49 added 6 predicates (</w:t>
      </w:r>
      <w:r>
        <w:rPr>
          <w:rStyle w:val="VerbatimChar"/>
        </w:rPr>
        <w:t>unknown</w:t>
      </w:r>
      <w:r>
        <w:t xml:space="preserve">, </w:t>
      </w:r>
      <w:r>
        <w:rPr>
          <w:rStyle w:val="VerbatimChar"/>
        </w:rPr>
        <w:t>attended</w:t>
      </w:r>
      <w:r>
        <w:t xml:space="preserve">, </w:t>
      </w:r>
      <w:r>
        <w:rPr>
          <w:rStyle w:val="VerbatimChar"/>
        </w:rPr>
        <w:t>interested_in</w:t>
      </w:r>
      <w:r>
        <w:t xml:space="preserve">, </w:t>
      </w:r>
      <w:r>
        <w:rPr>
          <w:rStyle w:val="VerbatimChar"/>
        </w:rPr>
        <w:t>wants_to</w:t>
      </w:r>
      <w:r>
        <w:t xml:space="preserve">, </w:t>
      </w:r>
      <w:r>
        <w:rPr>
          <w:rStyle w:val="VerbatimChar"/>
        </w:rPr>
        <w:t>loves</w:t>
      </w:r>
      <w:r>
        <w:t xml:space="preserve">, </w:t>
      </w:r>
      <w:r>
        <w:rPr>
          <w:rStyle w:val="VerbatimChar"/>
        </w:rPr>
        <w:t>hates</w:t>
      </w:r>
      <w:r>
        <w:t xml:space="preserve">) to preserve semantic distinctions that the initial vocabulary collapsed. Session 52 added </w:t>
      </w:r>
      <w:r>
        <w:rPr>
          <w:rStyle w:val="VerbatimChar"/>
        </w:rPr>
        <w:t>plays</w:t>
      </w:r>
      <w:r>
        <w:t xml:space="preserve"> and </w:t>
      </w:r>
      <w:r>
        <w:rPr>
          <w:rStyle w:val="VerbatimChar"/>
        </w:rPr>
        <w:t>monitors</w:t>
      </w:r>
      <w:r>
        <w:t>. Session 55 added 8 relationship predicates to raise relationship-fact extraction from 0.8% to the 3 to 5% target range.</w:t>
      </w:r>
    </w:p>
    <w:p w14:paraId="636B01CE" w14:textId="77777777" w:rsidR="006B304D" w:rsidRDefault="00000000">
      <w:pPr>
        <w:pStyle w:val="BodyText"/>
      </w:pPr>
      <w:r>
        <w:t>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p w14:paraId="1B312962" w14:textId="77777777" w:rsidR="006B304D" w:rsidRDefault="00000000">
      <w:pPr>
        <w:pStyle w:val="Heading3"/>
      </w:pPr>
      <w:bookmarkStart w:id="1322" w:name="_Toc228182859"/>
      <w:bookmarkStart w:id="1323" w:name="sec-a-3"/>
      <w:bookmarkEnd w:id="1321"/>
      <w:r>
        <w:t>A.3 Not in the vocabulary</w:t>
      </w:r>
      <w:bookmarkEnd w:id="1322"/>
    </w:p>
    <w:p w14:paraId="480D5D82" w14:textId="77777777" w:rsidR="006B304D" w:rsidRDefault="00000000">
      <w:pPr>
        <w:pStyle w:val="FirstParagraph"/>
      </w:pPr>
      <w:r>
        <w:t>Three predicate categories that commonly appear in general-purpose knowledge graphs are deliberately excluded:</w:t>
      </w:r>
    </w:p>
    <w:p w14:paraId="43C913F3" w14:textId="77777777" w:rsidR="006B304D" w:rsidRDefault="00000000">
      <w:pPr>
        <w:pStyle w:val="Compact"/>
        <w:numPr>
          <w:ilvl w:val="0"/>
          <w:numId w:val="32"/>
        </w:numPr>
      </w:pPr>
      <w:r>
        <w:rPr>
          <w:b/>
          <w:bCs/>
        </w:rPr>
        <w:t>Evaluative predicates about the subject from a third party</w:t>
      </w:r>
      <w:r>
        <w:t xml:space="preserve"> (for example, </w:t>
      </w:r>
      <w:r>
        <w:rPr>
          <w:rStyle w:val="VerbatimChar"/>
        </w:rPr>
        <w:t>considered_brilliant_by</w:t>
      </w:r>
      <w:r>
        <w:t>). These invert the direction of claim: the subject is the object rather than the source of the reasoning.</w:t>
      </w:r>
    </w:p>
    <w:p w14:paraId="140F354F" w14:textId="77777777" w:rsidR="006B304D" w:rsidRDefault="00000000">
      <w:pPr>
        <w:pStyle w:val="Compact"/>
        <w:numPr>
          <w:ilvl w:val="0"/>
          <w:numId w:val="32"/>
        </w:numPr>
      </w:pPr>
      <w:r>
        <w:rPr>
          <w:b/>
          <w:bCs/>
        </w:rPr>
        <w:t>Time-indexed state changes</w:t>
      </w:r>
      <w:r>
        <w:t xml:space="preserve"> (for example, </w:t>
      </w:r>
      <w:r>
        <w:rPr>
          <w:rStyle w:val="VerbatimChar"/>
        </w:rPr>
        <w:t>became</w:t>
      </w:r>
      <w:r>
        <w:t>). The vocabulary handles change-over-time through the AUDN ADD / UPDATE / DELETE / NOOP operations at the fact level, not through predicate selection.</w:t>
      </w:r>
    </w:p>
    <w:p w14:paraId="267CDDFC" w14:textId="77777777" w:rsidR="006B304D" w:rsidRDefault="00000000">
      <w:pPr>
        <w:pStyle w:val="Compact"/>
        <w:numPr>
          <w:ilvl w:val="0"/>
          <w:numId w:val="32"/>
        </w:numPr>
      </w:pPr>
      <w:r>
        <w:rPr>
          <w:b/>
          <w:bCs/>
        </w:rPr>
        <w:t>Causal predicates</w:t>
      </w:r>
      <w:r>
        <w:t xml:space="preserve"> (for example, </w:t>
      </w:r>
      <w:r>
        <w:rPr>
          <w:rStyle w:val="VerbatimChar"/>
        </w:rPr>
        <w:t>caused</w:t>
      </w:r>
      <w:r>
        <w:t xml:space="preserve">, </w:t>
      </w:r>
      <w:r>
        <w:rPr>
          <w:rStyle w:val="VerbatimChar"/>
        </w:rPr>
        <w:t>triggered</w:t>
      </w:r>
      <w:r>
        <w:t>). Causal inference is produced in the authored layers (predictions, anchors) from collections of facts, not encoded at the extraction step.</w:t>
      </w:r>
    </w:p>
    <w:p w14:paraId="1F5CCE90" w14:textId="77777777" w:rsidR="006B304D" w:rsidRDefault="00000000">
      <w:r>
        <w:pict w14:anchorId="102D3312">
          <v:rect id="_x0000_i1437" style="width:0;height:1.5pt" o:hralign="center" o:hrstd="t" o:hr="t"/>
        </w:pict>
      </w:r>
    </w:p>
    <w:p w14:paraId="466D1EC3" w14:textId="77777777" w:rsidR="006B304D" w:rsidRDefault="00000000">
      <w:pPr>
        <w:pStyle w:val="Heading2"/>
      </w:pPr>
      <w:bookmarkStart w:id="1324" w:name="_Toc228182860"/>
      <w:bookmarkStart w:id="1325" w:name="appendix-b.-question-batteries"/>
      <w:bookmarkEnd w:id="1317"/>
      <w:bookmarkEnd w:id="1323"/>
      <w:r>
        <w:t>Appendix B. Question Batteries</w:t>
      </w:r>
      <w:bookmarkEnd w:id="1324"/>
    </w:p>
    <w:p w14:paraId="6341FE5F" w14:textId="77777777" w:rsidR="006B304D" w:rsidRDefault="00000000">
      <w:pPr>
        <w:pStyle w:val="Heading3"/>
      </w:pPr>
      <w:bookmarkStart w:id="1326" w:name="_Toc228182861"/>
      <w:bookmarkStart w:id="1327" w:name="sec-b-1"/>
      <w:r>
        <w:t>B.1 The 10 fixed behavioral-prediction categories</w:t>
      </w:r>
      <w:bookmarkEnd w:id="1326"/>
    </w:p>
    <w:p w14:paraId="75C8730D" w14:textId="77777777" w:rsidR="006B304D" w:rsidRDefault="00000000">
      <w:pPr>
        <w:pStyle w:val="FirstParagraph"/>
      </w:pPr>
      <w:r>
        <w:t>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w="5000" w:type="pct"/>
        <w:tblLayout w:type="fixed"/>
        <w:tblLook w:val="0020" w:firstRow="1" w:lastRow="0" w:firstColumn="0" w:lastColumn="0" w:noHBand="0" w:noVBand="0"/>
      </w:tblPr>
      <w:tblGrid>
        <w:gridCol w:w="3192"/>
        <w:gridCol w:w="3192"/>
        <w:gridCol w:w="3192"/>
      </w:tblGrid>
      <w:tr w:rsidR="006B304D" w14:paraId="54F53CDF"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F2B32F" w14:textId="77777777" w:rsidR="006B304D" w:rsidRDefault="00000000">
            <w:pPr>
              <w:pStyle w:val="Compact"/>
            </w:pPr>
            <w:r>
              <w:lastRenderedPageBreak/>
              <w:t>Category</w:t>
            </w:r>
          </w:p>
        </w:tc>
        <w:tc>
          <w:tcPr>
            <w:tcW w:w="2640" w:type="dxa"/>
          </w:tcPr>
          <w:p w14:paraId="6AD0D67B" w14:textId="77777777" w:rsidR="006B304D" w:rsidRDefault="00000000">
            <w:pPr>
              <w:pStyle w:val="Compact"/>
            </w:pPr>
            <w:r>
              <w:t>What it probes</w:t>
            </w:r>
          </w:p>
        </w:tc>
        <w:tc>
          <w:tcPr>
            <w:tcW w:w="2640" w:type="dxa"/>
          </w:tcPr>
          <w:p w14:paraId="68C126AA" w14:textId="77777777" w:rsidR="006B304D" w:rsidRDefault="00000000">
            <w:pPr>
              <w:pStyle w:val="Compact"/>
            </w:pPr>
            <w:r>
              <w:t>Example question</w:t>
            </w:r>
          </w:p>
        </w:tc>
      </w:tr>
      <w:tr w:rsidR="006B304D" w14:paraId="614B85EC" w14:textId="77777777">
        <w:tc>
          <w:tcPr>
            <w:tcW w:w="2640" w:type="dxa"/>
          </w:tcPr>
          <w:p w14:paraId="5F2D0D2D" w14:textId="77777777" w:rsidR="006B304D" w:rsidRDefault="00000000">
            <w:pPr>
              <w:pStyle w:val="Compact"/>
            </w:pPr>
            <w:r>
              <w:rPr>
                <w:rStyle w:val="VerbatimChar"/>
              </w:rPr>
              <w:t>decisions</w:t>
            </w:r>
          </w:p>
        </w:tc>
        <w:tc>
          <w:tcPr>
            <w:tcW w:w="2640" w:type="dxa"/>
          </w:tcPr>
          <w:p w14:paraId="5E5F7334" w14:textId="77777777" w:rsidR="006B304D" w:rsidRDefault="00000000">
            <w:pPr>
              <w:pStyle w:val="Compact"/>
            </w:pPr>
            <w:r>
              <w:t>How the subject resolves concrete choices.</w:t>
            </w:r>
          </w:p>
        </w:tc>
        <w:tc>
          <w:tcPr>
            <w:tcW w:w="2640" w:type="dxa"/>
          </w:tcPr>
          <w:p w14:paraId="0ED37566" w14:textId="77777777" w:rsidR="006B304D" w:rsidRDefault="00000000">
            <w:pPr>
              <w:pStyle w:val="Compact"/>
            </w:pPr>
            <w:r>
              <w:t>“When his uncle’s family emigrates to New Zealand, would Hamerton consider joining them?”</w:t>
            </w:r>
          </w:p>
        </w:tc>
      </w:tr>
      <w:tr w:rsidR="006B304D" w14:paraId="09D5BC0F" w14:textId="77777777">
        <w:tc>
          <w:tcPr>
            <w:tcW w:w="2640" w:type="dxa"/>
          </w:tcPr>
          <w:p w14:paraId="295D8D98" w14:textId="77777777" w:rsidR="006B304D" w:rsidRDefault="00000000">
            <w:pPr>
              <w:pStyle w:val="Compact"/>
            </w:pPr>
            <w:r>
              <w:rPr>
                <w:rStyle w:val="VerbatimChar"/>
              </w:rPr>
              <w:t>values</w:t>
            </w:r>
          </w:p>
        </w:tc>
        <w:tc>
          <w:tcPr>
            <w:tcW w:w="2640" w:type="dxa"/>
          </w:tcPr>
          <w:p w14:paraId="050DD86A" w14:textId="77777777" w:rsidR="006B304D" w:rsidRDefault="00000000">
            <w:pPr>
              <w:pStyle w:val="Compact"/>
            </w:pPr>
            <w:r>
              <w:t>What the subject holds as important when forced to rank.</w:t>
            </w:r>
          </w:p>
        </w:tc>
        <w:tc>
          <w:tcPr>
            <w:tcW w:w="2640" w:type="dxa"/>
          </w:tcPr>
          <w:p w14:paraId="7F3405F6" w14:textId="77777777" w:rsidR="006B304D" w:rsidRDefault="00000000">
            <w:pPr>
              <w:pStyle w:val="Compact"/>
            </w:pPr>
            <w:r>
              <w:t>“When confronted with German Neology, would Hamerton accept or reject the established Protestant position?”</w:t>
            </w:r>
          </w:p>
        </w:tc>
      </w:tr>
      <w:tr w:rsidR="006B304D" w14:paraId="18A85098" w14:textId="77777777">
        <w:tc>
          <w:tcPr>
            <w:tcW w:w="2640" w:type="dxa"/>
          </w:tcPr>
          <w:p w14:paraId="679C5181" w14:textId="77777777" w:rsidR="006B304D" w:rsidRDefault="00000000">
            <w:pPr>
              <w:pStyle w:val="Compact"/>
            </w:pPr>
            <w:r>
              <w:rPr>
                <w:rStyle w:val="VerbatimChar"/>
              </w:rPr>
              <w:t>relationships</w:t>
            </w:r>
          </w:p>
        </w:tc>
        <w:tc>
          <w:tcPr>
            <w:tcW w:w="2640" w:type="dxa"/>
          </w:tcPr>
          <w:p w14:paraId="72EFBBB2" w14:textId="77777777" w:rsidR="006B304D" w:rsidRDefault="00000000">
            <w:pPr>
              <w:pStyle w:val="Compact"/>
            </w:pPr>
            <w:r>
              <w:t>How the subject engages with specific people or classes of people.</w:t>
            </w:r>
          </w:p>
        </w:tc>
        <w:tc>
          <w:tcPr>
            <w:tcW w:w="2640" w:type="dxa"/>
          </w:tcPr>
          <w:p w14:paraId="720082D6" w14:textId="77777777" w:rsidR="006B304D" w:rsidRDefault="00000000">
            <w:pPr>
              <w:pStyle w:val="Compact"/>
            </w:pPr>
            <w:r>
              <w:t>“How would Hamerton’s religious heterodoxy affect his social standing among the Lancashire gentry?”</w:t>
            </w:r>
          </w:p>
        </w:tc>
      </w:tr>
      <w:tr w:rsidR="006B304D" w14:paraId="3DC92659" w14:textId="77777777">
        <w:tc>
          <w:tcPr>
            <w:tcW w:w="2640" w:type="dxa"/>
          </w:tcPr>
          <w:p w14:paraId="0C288CA5" w14:textId="77777777" w:rsidR="006B304D" w:rsidRDefault="00000000">
            <w:pPr>
              <w:pStyle w:val="Compact"/>
            </w:pPr>
            <w:r>
              <w:rPr>
                <w:rStyle w:val="VerbatimChar"/>
              </w:rPr>
              <w:t>conflict</w:t>
            </w:r>
          </w:p>
        </w:tc>
        <w:tc>
          <w:tcPr>
            <w:tcW w:w="2640" w:type="dxa"/>
          </w:tcPr>
          <w:p w14:paraId="0AA85CFA" w14:textId="77777777" w:rsidR="006B304D" w:rsidRDefault="00000000">
            <w:pPr>
              <w:pStyle w:val="Compact"/>
            </w:pPr>
            <w:r>
              <w:t>How the subject responds when a line is crossed.</w:t>
            </w:r>
          </w:p>
        </w:tc>
        <w:tc>
          <w:tcPr>
            <w:tcW w:w="2640" w:type="dxa"/>
          </w:tcPr>
          <w:p w14:paraId="78039DC9" w14:textId="77777777" w:rsidR="006B304D" w:rsidRDefault="00000000">
            <w:pPr>
              <w:pStyle w:val="Compact"/>
            </w:pPr>
            <w:r>
              <w:t>“If his tutor attempted to physically harass him, would Hamerton submit or resist?”</w:t>
            </w:r>
          </w:p>
        </w:tc>
      </w:tr>
      <w:tr w:rsidR="006B304D" w14:paraId="5D40AC6A" w14:textId="77777777">
        <w:tc>
          <w:tcPr>
            <w:tcW w:w="2640" w:type="dxa"/>
          </w:tcPr>
          <w:p w14:paraId="68D107C2" w14:textId="77777777" w:rsidR="006B304D" w:rsidRDefault="00000000">
            <w:pPr>
              <w:pStyle w:val="Compact"/>
            </w:pPr>
            <w:r>
              <w:rPr>
                <w:rStyle w:val="VerbatimChar"/>
              </w:rPr>
              <w:t>learning</w:t>
            </w:r>
          </w:p>
        </w:tc>
        <w:tc>
          <w:tcPr>
            <w:tcW w:w="2640" w:type="dxa"/>
          </w:tcPr>
          <w:p w14:paraId="36239F1A" w14:textId="77777777" w:rsidR="006B304D" w:rsidRDefault="00000000">
            <w:pPr>
              <w:pStyle w:val="Compact"/>
            </w:pPr>
            <w:r>
              <w:t>How the subject acquires skills, knowledge, or lessons.</w:t>
            </w:r>
          </w:p>
        </w:tc>
        <w:tc>
          <w:tcPr>
            <w:tcW w:w="2640" w:type="dxa"/>
          </w:tcPr>
          <w:p w14:paraId="0F9B8B6E" w14:textId="77777777" w:rsidR="006B304D" w:rsidRDefault="00000000">
            <w:pPr>
              <w:pStyle w:val="Compact"/>
            </w:pPr>
            <w:r>
              <w:t>“Given Hamerton’s difficulty following spoken French, what would he do about it?”</w:t>
            </w:r>
          </w:p>
        </w:tc>
      </w:tr>
      <w:tr w:rsidR="006B304D" w14:paraId="1B5B112D" w14:textId="77777777">
        <w:tc>
          <w:tcPr>
            <w:tcW w:w="2640" w:type="dxa"/>
          </w:tcPr>
          <w:p w14:paraId="152333DB" w14:textId="77777777" w:rsidR="006B304D" w:rsidRDefault="00000000">
            <w:pPr>
              <w:pStyle w:val="Compact"/>
            </w:pPr>
            <w:r>
              <w:rPr>
                <w:rStyle w:val="VerbatimChar"/>
              </w:rPr>
              <w:t>risk</w:t>
            </w:r>
          </w:p>
        </w:tc>
        <w:tc>
          <w:tcPr>
            <w:tcW w:w="2640" w:type="dxa"/>
          </w:tcPr>
          <w:p w14:paraId="028907C4" w14:textId="77777777" w:rsidR="006B304D" w:rsidRDefault="00000000">
            <w:pPr>
              <w:pStyle w:val="Compact"/>
            </w:pPr>
            <w:r>
              <w:t>How the subject handles uncertainty, exposure, or irreversibility.</w:t>
            </w:r>
          </w:p>
        </w:tc>
        <w:tc>
          <w:tcPr>
            <w:tcW w:w="2640" w:type="dxa"/>
          </w:tcPr>
          <w:p w14:paraId="5DFBAE50" w14:textId="77777777" w:rsidR="006B304D" w:rsidRDefault="00000000">
            <w:pPr>
              <w:pStyle w:val="Compact"/>
            </w:pPr>
            <w:r>
              <w:t>“Would Hamerton choose to encamp alone on remote Scottish moors, despite it being considered eccentric?”</w:t>
            </w:r>
          </w:p>
        </w:tc>
      </w:tr>
      <w:tr w:rsidR="006B304D" w14:paraId="3E8EEA92" w14:textId="77777777">
        <w:tc>
          <w:tcPr>
            <w:tcW w:w="2640" w:type="dxa"/>
          </w:tcPr>
          <w:p w14:paraId="0FAEBB39" w14:textId="77777777" w:rsidR="006B304D" w:rsidRDefault="00000000">
            <w:pPr>
              <w:pStyle w:val="Compact"/>
            </w:pPr>
            <w:r>
              <w:rPr>
                <w:rStyle w:val="VerbatimChar"/>
              </w:rPr>
              <w:t>creativity</w:t>
            </w:r>
          </w:p>
        </w:tc>
        <w:tc>
          <w:tcPr>
            <w:tcW w:w="2640" w:type="dxa"/>
          </w:tcPr>
          <w:p w14:paraId="3D51454F" w14:textId="77777777" w:rsidR="006B304D" w:rsidRDefault="00000000">
            <w:pPr>
              <w:pStyle w:val="Compact"/>
            </w:pPr>
            <w:r>
              <w:t>How the subject produces or evaluates creative work.</w:t>
            </w:r>
          </w:p>
        </w:tc>
        <w:tc>
          <w:tcPr>
            <w:tcW w:w="2640" w:type="dxa"/>
          </w:tcPr>
          <w:p w14:paraId="71DCCC1A" w14:textId="77777777" w:rsidR="006B304D" w:rsidRDefault="00000000">
            <w:pPr>
              <w:pStyle w:val="Compact"/>
            </w:pPr>
            <w:r>
              <w:t>“Would Hamerton publish his early poetry at his own expense, and what would the commercial result be?”</w:t>
            </w:r>
          </w:p>
        </w:tc>
      </w:tr>
      <w:tr w:rsidR="006B304D" w14:paraId="5E47A3C6" w14:textId="77777777">
        <w:tc>
          <w:tcPr>
            <w:tcW w:w="2640" w:type="dxa"/>
          </w:tcPr>
          <w:p w14:paraId="0BC9B6E3" w14:textId="77777777" w:rsidR="006B304D" w:rsidRDefault="00000000">
            <w:pPr>
              <w:pStyle w:val="Compact"/>
            </w:pPr>
            <w:r>
              <w:rPr>
                <w:rStyle w:val="VerbatimChar"/>
              </w:rPr>
              <w:t>stress</w:t>
            </w:r>
          </w:p>
        </w:tc>
        <w:tc>
          <w:tcPr>
            <w:tcW w:w="2640" w:type="dxa"/>
          </w:tcPr>
          <w:p w14:paraId="5479DFC1" w14:textId="77777777" w:rsidR="006B304D" w:rsidRDefault="00000000">
            <w:pPr>
              <w:pStyle w:val="Compact"/>
            </w:pPr>
            <w:r>
              <w:t>How the subject responds to pressure, exposure, or failure.</w:t>
            </w:r>
          </w:p>
        </w:tc>
        <w:tc>
          <w:tcPr>
            <w:tcW w:w="2640" w:type="dxa"/>
          </w:tcPr>
          <w:p w14:paraId="6289DF47" w14:textId="77777777" w:rsidR="006B304D" w:rsidRDefault="00000000">
            <w:pPr>
              <w:pStyle w:val="Compact"/>
            </w:pPr>
            <w:r>
              <w:t>“When offered a grand opportunity to organize an exhibition, would Hamerton accept?”</w:t>
            </w:r>
          </w:p>
        </w:tc>
      </w:tr>
      <w:tr w:rsidR="006B304D" w14:paraId="1765D0C2" w14:textId="77777777">
        <w:tc>
          <w:tcPr>
            <w:tcW w:w="2640" w:type="dxa"/>
          </w:tcPr>
          <w:p w14:paraId="7D62BBDE" w14:textId="77777777" w:rsidR="006B304D" w:rsidRDefault="00000000">
            <w:pPr>
              <w:pStyle w:val="Compact"/>
            </w:pPr>
            <w:r>
              <w:rPr>
                <w:rStyle w:val="VerbatimChar"/>
              </w:rPr>
              <w:t>career</w:t>
            </w:r>
          </w:p>
        </w:tc>
        <w:tc>
          <w:tcPr>
            <w:tcW w:w="2640" w:type="dxa"/>
          </w:tcPr>
          <w:p w14:paraId="4FCE24CA" w14:textId="77777777" w:rsidR="006B304D" w:rsidRDefault="00000000">
            <w:pPr>
              <w:pStyle w:val="Compact"/>
            </w:pPr>
            <w:r>
              <w:t>How the subject makes professional trajectory choices.</w:t>
            </w:r>
          </w:p>
        </w:tc>
        <w:tc>
          <w:tcPr>
            <w:tcW w:w="2640" w:type="dxa"/>
          </w:tcPr>
          <w:p w14:paraId="32663E03" w14:textId="77777777" w:rsidR="006B304D" w:rsidRDefault="00000000">
            <w:pPr>
              <w:pStyle w:val="Compact"/>
            </w:pPr>
            <w:r>
              <w:t>“Would Hamerton follow Ruskin’s advice to study nature directly rather than learn from traditional masters?”</w:t>
            </w:r>
          </w:p>
        </w:tc>
      </w:tr>
      <w:tr w:rsidR="006B304D" w14:paraId="16DADF4E" w14:textId="77777777">
        <w:tc>
          <w:tcPr>
            <w:tcW w:w="2640" w:type="dxa"/>
          </w:tcPr>
          <w:p w14:paraId="380669E2" w14:textId="77777777" w:rsidR="006B304D" w:rsidRDefault="00000000">
            <w:pPr>
              <w:pStyle w:val="Compact"/>
            </w:pPr>
            <w:r>
              <w:rPr>
                <w:rStyle w:val="VerbatimChar"/>
              </w:rPr>
              <w:t>change_over_time</w:t>
            </w:r>
          </w:p>
        </w:tc>
        <w:tc>
          <w:tcPr>
            <w:tcW w:w="2640" w:type="dxa"/>
          </w:tcPr>
          <w:p w14:paraId="6918E0E9" w14:textId="77777777" w:rsidR="006B304D" w:rsidRDefault="00000000">
            <w:pPr>
              <w:pStyle w:val="Compact"/>
            </w:pPr>
            <w:r>
              <w:t>How the subject shifts or persists across life phases.</w:t>
            </w:r>
          </w:p>
        </w:tc>
        <w:tc>
          <w:tcPr>
            <w:tcW w:w="2640" w:type="dxa"/>
          </w:tcPr>
          <w:p w14:paraId="7A79345D" w14:textId="77777777" w:rsidR="006B304D" w:rsidRDefault="00000000">
            <w:pPr>
              <w:pStyle w:val="Compact"/>
            </w:pPr>
            <w:r>
              <w:t>“After his poetry failed commercially, would Hamerton continue writing verse?”</w:t>
            </w:r>
          </w:p>
        </w:tc>
      </w:tr>
    </w:tbl>
    <w:p w14:paraId="65B56F34" w14:textId="77777777" w:rsidR="006B304D" w:rsidRDefault="00000000">
      <w:pPr>
        <w:pStyle w:val="BodyText"/>
      </w:pPr>
      <w:r>
        <w:t>Each subject’s battery covers 8 to 10 of these categories; no battery skips more than 2. The distribution within a subject reflects what the training half of that subject’s corpus naturally supported, not a quota.</w:t>
      </w:r>
    </w:p>
    <w:p w14:paraId="7C77FCBF" w14:textId="77777777" w:rsidR="006B304D" w:rsidRDefault="00000000">
      <w:pPr>
        <w:pStyle w:val="Heading3"/>
      </w:pPr>
      <w:bookmarkStart w:id="1328" w:name="_Toc228182862"/>
      <w:bookmarkStart w:id="1329" w:name="sec-b-2"/>
      <w:bookmarkEnd w:id="1327"/>
      <w:r>
        <w:t>B.2 Per-subject battery composition (10-category by 15-subject matrix)</w:t>
      </w:r>
      <w:bookmarkEnd w:id="1328"/>
    </w:p>
    <w:p w14:paraId="222829F1" w14:textId="77777777" w:rsidR="006B304D" w:rsidRDefault="00000000">
      <w:pPr>
        <w:pStyle w:val="FirstParagraph"/>
      </w:pPr>
      <w:r>
        <w:t xml:space="preserve">The following table gives the count of behavioral-prediction questions in each category for each subject. The total column is 39 for the 13 global subjects and Hamerton, and 40 for Franklin. Raw batteries are at </w:t>
      </w:r>
      <w:r>
        <w:rPr>
          <w:rStyle w:val="VerbatimChar"/>
        </w:rPr>
        <w:t>results/global_&lt;subject&gt;/battery_v2.json</w:t>
      </w:r>
      <w:r>
        <w:t xml:space="preserve"> (global subjects), </w:t>
      </w:r>
      <w:r>
        <w:rPr>
          <w:rStyle w:val="VerbatimChar"/>
        </w:rPr>
        <w:t>data/hamerton/battery.json</w:t>
      </w:r>
      <w:r>
        <w:t xml:space="preserve"> (Hamerton), and </w:t>
      </w:r>
      <w:r>
        <w:rPr>
          <w:rStyle w:val="VerbatimChar"/>
        </w:rPr>
        <w:t>data/franklin/battery.json</w:t>
      </w:r>
      <w:r>
        <w:t xml:space="preserve"> (Franklin).</w:t>
      </w:r>
    </w:p>
    <w:tbl>
      <w:tblPr>
        <w:tblStyle w:val="Table"/>
        <w:tblW w:w="5000" w:type="pct"/>
        <w:tblLayout w:type="fixed"/>
        <w:tblLook w:val="0020" w:firstRow="1" w:lastRow="0" w:firstColumn="0" w:lastColumn="0" w:noHBand="0" w:noVBand="0"/>
      </w:tblPr>
      <w:tblGrid>
        <w:gridCol w:w="611"/>
        <w:gridCol w:w="815"/>
        <w:gridCol w:w="815"/>
        <w:gridCol w:w="815"/>
        <w:gridCol w:w="815"/>
        <w:gridCol w:w="815"/>
        <w:gridCol w:w="815"/>
        <w:gridCol w:w="815"/>
        <w:gridCol w:w="815"/>
        <w:gridCol w:w="815"/>
        <w:gridCol w:w="815"/>
        <w:gridCol w:w="815"/>
      </w:tblGrid>
      <w:tr w:rsidR="006B304D" w14:paraId="6475068F"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505" w:type="dxa"/>
          </w:tcPr>
          <w:p w14:paraId="79DDD472" w14:textId="77777777" w:rsidR="006B304D" w:rsidRDefault="00000000">
            <w:pPr>
              <w:pStyle w:val="Compact"/>
            </w:pPr>
            <w:r>
              <w:lastRenderedPageBreak/>
              <w:t>Subject</w:t>
            </w:r>
          </w:p>
        </w:tc>
        <w:tc>
          <w:tcPr>
            <w:tcW w:w="674" w:type="dxa"/>
          </w:tcPr>
          <w:p w14:paraId="4E2C07B5" w14:textId="77777777" w:rsidR="006B304D" w:rsidRDefault="00000000">
            <w:pPr>
              <w:pStyle w:val="Compact"/>
              <w:jc w:val="right"/>
            </w:pPr>
            <w:r>
              <w:t>decis</w:t>
            </w:r>
          </w:p>
        </w:tc>
        <w:tc>
          <w:tcPr>
            <w:tcW w:w="674" w:type="dxa"/>
          </w:tcPr>
          <w:p w14:paraId="0A3092FC" w14:textId="77777777" w:rsidR="006B304D" w:rsidRDefault="00000000">
            <w:pPr>
              <w:pStyle w:val="Compact"/>
              <w:jc w:val="right"/>
            </w:pPr>
            <w:r>
              <w:t>val</w:t>
            </w:r>
          </w:p>
        </w:tc>
        <w:tc>
          <w:tcPr>
            <w:tcW w:w="674" w:type="dxa"/>
          </w:tcPr>
          <w:p w14:paraId="04837410" w14:textId="77777777" w:rsidR="006B304D" w:rsidRDefault="00000000">
            <w:pPr>
              <w:pStyle w:val="Compact"/>
              <w:jc w:val="right"/>
            </w:pPr>
            <w:r>
              <w:t>rel</w:t>
            </w:r>
          </w:p>
        </w:tc>
        <w:tc>
          <w:tcPr>
            <w:tcW w:w="674" w:type="dxa"/>
          </w:tcPr>
          <w:p w14:paraId="42084B3A" w14:textId="77777777" w:rsidR="006B304D" w:rsidRDefault="00000000">
            <w:pPr>
              <w:pStyle w:val="Compact"/>
              <w:jc w:val="right"/>
            </w:pPr>
            <w:r>
              <w:t>conf</w:t>
            </w:r>
          </w:p>
        </w:tc>
        <w:tc>
          <w:tcPr>
            <w:tcW w:w="674" w:type="dxa"/>
          </w:tcPr>
          <w:p w14:paraId="533AB980" w14:textId="77777777" w:rsidR="006B304D" w:rsidRDefault="00000000">
            <w:pPr>
              <w:pStyle w:val="Compact"/>
              <w:jc w:val="right"/>
            </w:pPr>
            <w:r>
              <w:t>learn</w:t>
            </w:r>
          </w:p>
        </w:tc>
        <w:tc>
          <w:tcPr>
            <w:tcW w:w="674" w:type="dxa"/>
          </w:tcPr>
          <w:p w14:paraId="0EEB3DA4" w14:textId="77777777" w:rsidR="006B304D" w:rsidRDefault="00000000">
            <w:pPr>
              <w:pStyle w:val="Compact"/>
              <w:jc w:val="right"/>
            </w:pPr>
            <w:r>
              <w:t>risk</w:t>
            </w:r>
          </w:p>
        </w:tc>
        <w:tc>
          <w:tcPr>
            <w:tcW w:w="674" w:type="dxa"/>
          </w:tcPr>
          <w:p w14:paraId="71A883C2" w14:textId="77777777" w:rsidR="006B304D" w:rsidRDefault="00000000">
            <w:pPr>
              <w:pStyle w:val="Compact"/>
              <w:jc w:val="right"/>
            </w:pPr>
            <w:r>
              <w:t>creat</w:t>
            </w:r>
          </w:p>
        </w:tc>
        <w:tc>
          <w:tcPr>
            <w:tcW w:w="674" w:type="dxa"/>
          </w:tcPr>
          <w:p w14:paraId="68D398BE" w14:textId="77777777" w:rsidR="006B304D" w:rsidRDefault="00000000">
            <w:pPr>
              <w:pStyle w:val="Compact"/>
              <w:jc w:val="right"/>
            </w:pPr>
            <w:r>
              <w:t>stress</w:t>
            </w:r>
          </w:p>
        </w:tc>
        <w:tc>
          <w:tcPr>
            <w:tcW w:w="674" w:type="dxa"/>
          </w:tcPr>
          <w:p w14:paraId="1897A730" w14:textId="77777777" w:rsidR="006B304D" w:rsidRDefault="00000000">
            <w:pPr>
              <w:pStyle w:val="Compact"/>
              <w:jc w:val="right"/>
            </w:pPr>
            <w:r>
              <w:t>career</w:t>
            </w:r>
          </w:p>
        </w:tc>
        <w:tc>
          <w:tcPr>
            <w:tcW w:w="674" w:type="dxa"/>
          </w:tcPr>
          <w:p w14:paraId="0CF5A113" w14:textId="77777777" w:rsidR="006B304D" w:rsidRDefault="00000000">
            <w:pPr>
              <w:pStyle w:val="Compact"/>
              <w:jc w:val="right"/>
            </w:pPr>
            <w:r>
              <w:t>ch_o_t</w:t>
            </w:r>
          </w:p>
        </w:tc>
        <w:tc>
          <w:tcPr>
            <w:tcW w:w="674" w:type="dxa"/>
          </w:tcPr>
          <w:p w14:paraId="46311810" w14:textId="77777777" w:rsidR="006B304D" w:rsidRDefault="00000000">
            <w:pPr>
              <w:pStyle w:val="Compact"/>
              <w:jc w:val="right"/>
            </w:pPr>
            <w:r>
              <w:t>Total</w:t>
            </w:r>
          </w:p>
        </w:tc>
      </w:tr>
      <w:tr w:rsidR="006B304D" w14:paraId="3013049D" w14:textId="77777777">
        <w:tc>
          <w:tcPr>
            <w:tcW w:w="505" w:type="dxa"/>
          </w:tcPr>
          <w:p w14:paraId="7889999A" w14:textId="77777777" w:rsidR="006B304D" w:rsidRDefault="00000000">
            <w:pPr>
              <w:pStyle w:val="Compact"/>
            </w:pPr>
            <w:r>
              <w:t>augustine</w:t>
            </w:r>
          </w:p>
        </w:tc>
        <w:tc>
          <w:tcPr>
            <w:tcW w:w="674" w:type="dxa"/>
          </w:tcPr>
          <w:p w14:paraId="51D69A3C" w14:textId="77777777" w:rsidR="006B304D" w:rsidRDefault="00000000">
            <w:pPr>
              <w:pStyle w:val="Compact"/>
              <w:jc w:val="right"/>
            </w:pPr>
            <w:r>
              <w:t>6</w:t>
            </w:r>
          </w:p>
        </w:tc>
        <w:tc>
          <w:tcPr>
            <w:tcW w:w="674" w:type="dxa"/>
          </w:tcPr>
          <w:p w14:paraId="30E7E237" w14:textId="77777777" w:rsidR="006B304D" w:rsidRDefault="00000000">
            <w:pPr>
              <w:pStyle w:val="Compact"/>
              <w:jc w:val="right"/>
            </w:pPr>
            <w:r>
              <w:t>7</w:t>
            </w:r>
          </w:p>
        </w:tc>
        <w:tc>
          <w:tcPr>
            <w:tcW w:w="674" w:type="dxa"/>
          </w:tcPr>
          <w:p w14:paraId="4ADE1978" w14:textId="77777777" w:rsidR="006B304D" w:rsidRDefault="00000000">
            <w:pPr>
              <w:pStyle w:val="Compact"/>
              <w:jc w:val="right"/>
            </w:pPr>
            <w:r>
              <w:t>4</w:t>
            </w:r>
          </w:p>
        </w:tc>
        <w:tc>
          <w:tcPr>
            <w:tcW w:w="674" w:type="dxa"/>
          </w:tcPr>
          <w:p w14:paraId="4583E0FE" w14:textId="77777777" w:rsidR="006B304D" w:rsidRDefault="00000000">
            <w:pPr>
              <w:pStyle w:val="Compact"/>
              <w:jc w:val="right"/>
            </w:pPr>
            <w:r>
              <w:t>5</w:t>
            </w:r>
          </w:p>
        </w:tc>
        <w:tc>
          <w:tcPr>
            <w:tcW w:w="674" w:type="dxa"/>
          </w:tcPr>
          <w:p w14:paraId="6F5B464A" w14:textId="77777777" w:rsidR="006B304D" w:rsidRDefault="00000000">
            <w:pPr>
              <w:pStyle w:val="Compact"/>
              <w:jc w:val="right"/>
            </w:pPr>
            <w:r>
              <w:t>9</w:t>
            </w:r>
          </w:p>
        </w:tc>
        <w:tc>
          <w:tcPr>
            <w:tcW w:w="674" w:type="dxa"/>
          </w:tcPr>
          <w:p w14:paraId="1BA472CE" w14:textId="77777777" w:rsidR="006B304D" w:rsidRDefault="00000000">
            <w:pPr>
              <w:pStyle w:val="Compact"/>
              <w:jc w:val="right"/>
            </w:pPr>
            <w:r>
              <w:t>0</w:t>
            </w:r>
          </w:p>
        </w:tc>
        <w:tc>
          <w:tcPr>
            <w:tcW w:w="674" w:type="dxa"/>
          </w:tcPr>
          <w:p w14:paraId="0ED50E4C" w14:textId="77777777" w:rsidR="006B304D" w:rsidRDefault="00000000">
            <w:pPr>
              <w:pStyle w:val="Compact"/>
              <w:jc w:val="right"/>
            </w:pPr>
            <w:r>
              <w:t>3</w:t>
            </w:r>
          </w:p>
        </w:tc>
        <w:tc>
          <w:tcPr>
            <w:tcW w:w="674" w:type="dxa"/>
          </w:tcPr>
          <w:p w14:paraId="1E923BB3" w14:textId="77777777" w:rsidR="006B304D" w:rsidRDefault="00000000">
            <w:pPr>
              <w:pStyle w:val="Compact"/>
              <w:jc w:val="right"/>
            </w:pPr>
            <w:r>
              <w:t>3</w:t>
            </w:r>
          </w:p>
        </w:tc>
        <w:tc>
          <w:tcPr>
            <w:tcW w:w="674" w:type="dxa"/>
          </w:tcPr>
          <w:p w14:paraId="6B08FD71" w14:textId="77777777" w:rsidR="006B304D" w:rsidRDefault="00000000">
            <w:pPr>
              <w:pStyle w:val="Compact"/>
              <w:jc w:val="right"/>
            </w:pPr>
            <w:r>
              <w:t>0</w:t>
            </w:r>
          </w:p>
        </w:tc>
        <w:tc>
          <w:tcPr>
            <w:tcW w:w="674" w:type="dxa"/>
          </w:tcPr>
          <w:p w14:paraId="52EFD9D3" w14:textId="77777777" w:rsidR="006B304D" w:rsidRDefault="00000000">
            <w:pPr>
              <w:pStyle w:val="Compact"/>
              <w:jc w:val="right"/>
            </w:pPr>
            <w:r>
              <w:t>2</w:t>
            </w:r>
          </w:p>
        </w:tc>
        <w:tc>
          <w:tcPr>
            <w:tcW w:w="674" w:type="dxa"/>
          </w:tcPr>
          <w:p w14:paraId="56846491" w14:textId="77777777" w:rsidR="006B304D" w:rsidRDefault="00000000">
            <w:pPr>
              <w:pStyle w:val="Compact"/>
              <w:jc w:val="right"/>
            </w:pPr>
            <w:r>
              <w:t>39</w:t>
            </w:r>
          </w:p>
        </w:tc>
      </w:tr>
      <w:tr w:rsidR="006B304D" w14:paraId="7DAD6CBB" w14:textId="77777777">
        <w:tc>
          <w:tcPr>
            <w:tcW w:w="505" w:type="dxa"/>
          </w:tcPr>
          <w:p w14:paraId="64A4D120" w14:textId="77777777" w:rsidR="006B304D" w:rsidRDefault="00000000">
            <w:pPr>
              <w:pStyle w:val="Compact"/>
            </w:pPr>
            <w:r>
              <w:t>babur</w:t>
            </w:r>
          </w:p>
        </w:tc>
        <w:tc>
          <w:tcPr>
            <w:tcW w:w="674" w:type="dxa"/>
          </w:tcPr>
          <w:p w14:paraId="21F7AD84" w14:textId="77777777" w:rsidR="006B304D" w:rsidRDefault="00000000">
            <w:pPr>
              <w:pStyle w:val="Compact"/>
              <w:jc w:val="right"/>
            </w:pPr>
            <w:r>
              <w:t>9</w:t>
            </w:r>
          </w:p>
        </w:tc>
        <w:tc>
          <w:tcPr>
            <w:tcW w:w="674" w:type="dxa"/>
          </w:tcPr>
          <w:p w14:paraId="35C86237" w14:textId="77777777" w:rsidR="006B304D" w:rsidRDefault="00000000">
            <w:pPr>
              <w:pStyle w:val="Compact"/>
              <w:jc w:val="right"/>
            </w:pPr>
            <w:r>
              <w:t>6</w:t>
            </w:r>
          </w:p>
        </w:tc>
        <w:tc>
          <w:tcPr>
            <w:tcW w:w="674" w:type="dxa"/>
          </w:tcPr>
          <w:p w14:paraId="636CB9D6" w14:textId="77777777" w:rsidR="006B304D" w:rsidRDefault="00000000">
            <w:pPr>
              <w:pStyle w:val="Compact"/>
              <w:jc w:val="right"/>
            </w:pPr>
            <w:r>
              <w:t>8</w:t>
            </w:r>
          </w:p>
        </w:tc>
        <w:tc>
          <w:tcPr>
            <w:tcW w:w="674" w:type="dxa"/>
          </w:tcPr>
          <w:p w14:paraId="5D22291F" w14:textId="77777777" w:rsidR="006B304D" w:rsidRDefault="00000000">
            <w:pPr>
              <w:pStyle w:val="Compact"/>
              <w:jc w:val="right"/>
            </w:pPr>
            <w:r>
              <w:t>4</w:t>
            </w:r>
          </w:p>
        </w:tc>
        <w:tc>
          <w:tcPr>
            <w:tcW w:w="674" w:type="dxa"/>
          </w:tcPr>
          <w:p w14:paraId="02907710" w14:textId="77777777" w:rsidR="006B304D" w:rsidRDefault="00000000">
            <w:pPr>
              <w:pStyle w:val="Compact"/>
              <w:jc w:val="right"/>
            </w:pPr>
            <w:r>
              <w:t>3</w:t>
            </w:r>
          </w:p>
        </w:tc>
        <w:tc>
          <w:tcPr>
            <w:tcW w:w="674" w:type="dxa"/>
          </w:tcPr>
          <w:p w14:paraId="7B344A65" w14:textId="77777777" w:rsidR="006B304D" w:rsidRDefault="00000000">
            <w:pPr>
              <w:pStyle w:val="Compact"/>
              <w:jc w:val="right"/>
            </w:pPr>
            <w:r>
              <w:t>1</w:t>
            </w:r>
          </w:p>
        </w:tc>
        <w:tc>
          <w:tcPr>
            <w:tcW w:w="674" w:type="dxa"/>
          </w:tcPr>
          <w:p w14:paraId="2016FDA1" w14:textId="77777777" w:rsidR="006B304D" w:rsidRDefault="00000000">
            <w:pPr>
              <w:pStyle w:val="Compact"/>
              <w:jc w:val="right"/>
            </w:pPr>
            <w:r>
              <w:t>2</w:t>
            </w:r>
          </w:p>
        </w:tc>
        <w:tc>
          <w:tcPr>
            <w:tcW w:w="674" w:type="dxa"/>
          </w:tcPr>
          <w:p w14:paraId="2D0CDA7D" w14:textId="77777777" w:rsidR="006B304D" w:rsidRDefault="00000000">
            <w:pPr>
              <w:pStyle w:val="Compact"/>
              <w:jc w:val="right"/>
            </w:pPr>
            <w:r>
              <w:t>3</w:t>
            </w:r>
          </w:p>
        </w:tc>
        <w:tc>
          <w:tcPr>
            <w:tcW w:w="674" w:type="dxa"/>
          </w:tcPr>
          <w:p w14:paraId="6126AE72" w14:textId="77777777" w:rsidR="006B304D" w:rsidRDefault="00000000">
            <w:pPr>
              <w:pStyle w:val="Compact"/>
              <w:jc w:val="right"/>
            </w:pPr>
            <w:r>
              <w:t>2</w:t>
            </w:r>
          </w:p>
        </w:tc>
        <w:tc>
          <w:tcPr>
            <w:tcW w:w="674" w:type="dxa"/>
          </w:tcPr>
          <w:p w14:paraId="23FF3EBB" w14:textId="77777777" w:rsidR="006B304D" w:rsidRDefault="00000000">
            <w:pPr>
              <w:pStyle w:val="Compact"/>
              <w:jc w:val="right"/>
            </w:pPr>
            <w:r>
              <w:t>1</w:t>
            </w:r>
          </w:p>
        </w:tc>
        <w:tc>
          <w:tcPr>
            <w:tcW w:w="674" w:type="dxa"/>
          </w:tcPr>
          <w:p w14:paraId="12165451" w14:textId="77777777" w:rsidR="006B304D" w:rsidRDefault="00000000">
            <w:pPr>
              <w:pStyle w:val="Compact"/>
              <w:jc w:val="right"/>
            </w:pPr>
            <w:r>
              <w:t>39</w:t>
            </w:r>
          </w:p>
        </w:tc>
      </w:tr>
      <w:tr w:rsidR="006B304D" w14:paraId="1039C41F" w14:textId="77777777">
        <w:tc>
          <w:tcPr>
            <w:tcW w:w="505" w:type="dxa"/>
          </w:tcPr>
          <w:p w14:paraId="013142D0" w14:textId="77777777" w:rsidR="006B304D" w:rsidRDefault="00000000">
            <w:pPr>
              <w:pStyle w:val="Compact"/>
            </w:pPr>
            <w:r>
              <w:t>bernal_diaz</w:t>
            </w:r>
          </w:p>
        </w:tc>
        <w:tc>
          <w:tcPr>
            <w:tcW w:w="674" w:type="dxa"/>
          </w:tcPr>
          <w:p w14:paraId="59DCE939" w14:textId="77777777" w:rsidR="006B304D" w:rsidRDefault="00000000">
            <w:pPr>
              <w:pStyle w:val="Compact"/>
              <w:jc w:val="right"/>
            </w:pPr>
            <w:r>
              <w:t>8</w:t>
            </w:r>
          </w:p>
        </w:tc>
        <w:tc>
          <w:tcPr>
            <w:tcW w:w="674" w:type="dxa"/>
          </w:tcPr>
          <w:p w14:paraId="0AEC0A60" w14:textId="77777777" w:rsidR="006B304D" w:rsidRDefault="00000000">
            <w:pPr>
              <w:pStyle w:val="Compact"/>
              <w:jc w:val="right"/>
            </w:pPr>
            <w:r>
              <w:t>8</w:t>
            </w:r>
          </w:p>
        </w:tc>
        <w:tc>
          <w:tcPr>
            <w:tcW w:w="674" w:type="dxa"/>
          </w:tcPr>
          <w:p w14:paraId="1C56BB93" w14:textId="77777777" w:rsidR="006B304D" w:rsidRDefault="00000000">
            <w:pPr>
              <w:pStyle w:val="Compact"/>
              <w:jc w:val="right"/>
            </w:pPr>
            <w:r>
              <w:t>4</w:t>
            </w:r>
          </w:p>
        </w:tc>
        <w:tc>
          <w:tcPr>
            <w:tcW w:w="674" w:type="dxa"/>
          </w:tcPr>
          <w:p w14:paraId="4666C0CE" w14:textId="77777777" w:rsidR="006B304D" w:rsidRDefault="00000000">
            <w:pPr>
              <w:pStyle w:val="Compact"/>
              <w:jc w:val="right"/>
            </w:pPr>
            <w:r>
              <w:t>5</w:t>
            </w:r>
          </w:p>
        </w:tc>
        <w:tc>
          <w:tcPr>
            <w:tcW w:w="674" w:type="dxa"/>
          </w:tcPr>
          <w:p w14:paraId="6EFF86D5" w14:textId="77777777" w:rsidR="006B304D" w:rsidRDefault="00000000">
            <w:pPr>
              <w:pStyle w:val="Compact"/>
              <w:jc w:val="right"/>
            </w:pPr>
            <w:r>
              <w:t>5</w:t>
            </w:r>
          </w:p>
        </w:tc>
        <w:tc>
          <w:tcPr>
            <w:tcW w:w="674" w:type="dxa"/>
          </w:tcPr>
          <w:p w14:paraId="5BE49E13" w14:textId="77777777" w:rsidR="006B304D" w:rsidRDefault="00000000">
            <w:pPr>
              <w:pStyle w:val="Compact"/>
              <w:jc w:val="right"/>
            </w:pPr>
            <w:r>
              <w:t>3</w:t>
            </w:r>
          </w:p>
        </w:tc>
        <w:tc>
          <w:tcPr>
            <w:tcW w:w="674" w:type="dxa"/>
          </w:tcPr>
          <w:p w14:paraId="6C91331D" w14:textId="77777777" w:rsidR="006B304D" w:rsidRDefault="00000000">
            <w:pPr>
              <w:pStyle w:val="Compact"/>
              <w:jc w:val="right"/>
            </w:pPr>
            <w:r>
              <w:t>0</w:t>
            </w:r>
          </w:p>
        </w:tc>
        <w:tc>
          <w:tcPr>
            <w:tcW w:w="674" w:type="dxa"/>
          </w:tcPr>
          <w:p w14:paraId="1962D52D" w14:textId="77777777" w:rsidR="006B304D" w:rsidRDefault="00000000">
            <w:pPr>
              <w:pStyle w:val="Compact"/>
              <w:jc w:val="right"/>
            </w:pPr>
            <w:r>
              <w:t>5</w:t>
            </w:r>
          </w:p>
        </w:tc>
        <w:tc>
          <w:tcPr>
            <w:tcW w:w="674" w:type="dxa"/>
          </w:tcPr>
          <w:p w14:paraId="7F98D9B7" w14:textId="77777777" w:rsidR="006B304D" w:rsidRDefault="00000000">
            <w:pPr>
              <w:pStyle w:val="Compact"/>
              <w:jc w:val="right"/>
            </w:pPr>
            <w:r>
              <w:t>0</w:t>
            </w:r>
          </w:p>
        </w:tc>
        <w:tc>
          <w:tcPr>
            <w:tcW w:w="674" w:type="dxa"/>
          </w:tcPr>
          <w:p w14:paraId="25E52E6E" w14:textId="77777777" w:rsidR="006B304D" w:rsidRDefault="00000000">
            <w:pPr>
              <w:pStyle w:val="Compact"/>
              <w:jc w:val="right"/>
            </w:pPr>
            <w:r>
              <w:t>1</w:t>
            </w:r>
          </w:p>
        </w:tc>
        <w:tc>
          <w:tcPr>
            <w:tcW w:w="674" w:type="dxa"/>
          </w:tcPr>
          <w:p w14:paraId="6432E9A1" w14:textId="77777777" w:rsidR="006B304D" w:rsidRDefault="00000000">
            <w:pPr>
              <w:pStyle w:val="Compact"/>
              <w:jc w:val="right"/>
            </w:pPr>
            <w:r>
              <w:t>39</w:t>
            </w:r>
          </w:p>
        </w:tc>
      </w:tr>
      <w:tr w:rsidR="006B304D" w14:paraId="5BE9D1C5" w14:textId="77777777">
        <w:tc>
          <w:tcPr>
            <w:tcW w:w="505" w:type="dxa"/>
          </w:tcPr>
          <w:p w14:paraId="13258BB1" w14:textId="77777777" w:rsidR="006B304D" w:rsidRDefault="00000000">
            <w:pPr>
              <w:pStyle w:val="Compact"/>
            </w:pPr>
            <w:r>
              <w:t>cellini</w:t>
            </w:r>
          </w:p>
        </w:tc>
        <w:tc>
          <w:tcPr>
            <w:tcW w:w="674" w:type="dxa"/>
          </w:tcPr>
          <w:p w14:paraId="226CC225" w14:textId="77777777" w:rsidR="006B304D" w:rsidRDefault="00000000">
            <w:pPr>
              <w:pStyle w:val="Compact"/>
              <w:jc w:val="right"/>
            </w:pPr>
            <w:r>
              <w:t>5</w:t>
            </w:r>
          </w:p>
        </w:tc>
        <w:tc>
          <w:tcPr>
            <w:tcW w:w="674" w:type="dxa"/>
          </w:tcPr>
          <w:p w14:paraId="4160CBCD" w14:textId="77777777" w:rsidR="006B304D" w:rsidRDefault="00000000">
            <w:pPr>
              <w:pStyle w:val="Compact"/>
              <w:jc w:val="right"/>
            </w:pPr>
            <w:r>
              <w:t>6</w:t>
            </w:r>
          </w:p>
        </w:tc>
        <w:tc>
          <w:tcPr>
            <w:tcW w:w="674" w:type="dxa"/>
          </w:tcPr>
          <w:p w14:paraId="39774074" w14:textId="77777777" w:rsidR="006B304D" w:rsidRDefault="00000000">
            <w:pPr>
              <w:pStyle w:val="Compact"/>
              <w:jc w:val="right"/>
            </w:pPr>
            <w:r>
              <w:t>5</w:t>
            </w:r>
          </w:p>
        </w:tc>
        <w:tc>
          <w:tcPr>
            <w:tcW w:w="674" w:type="dxa"/>
          </w:tcPr>
          <w:p w14:paraId="2EF078D6" w14:textId="77777777" w:rsidR="006B304D" w:rsidRDefault="00000000">
            <w:pPr>
              <w:pStyle w:val="Compact"/>
              <w:jc w:val="right"/>
            </w:pPr>
            <w:r>
              <w:t>4</w:t>
            </w:r>
          </w:p>
        </w:tc>
        <w:tc>
          <w:tcPr>
            <w:tcW w:w="674" w:type="dxa"/>
          </w:tcPr>
          <w:p w14:paraId="5A586349" w14:textId="77777777" w:rsidR="006B304D" w:rsidRDefault="00000000">
            <w:pPr>
              <w:pStyle w:val="Compact"/>
              <w:jc w:val="right"/>
            </w:pPr>
            <w:r>
              <w:t>3</w:t>
            </w:r>
          </w:p>
        </w:tc>
        <w:tc>
          <w:tcPr>
            <w:tcW w:w="674" w:type="dxa"/>
          </w:tcPr>
          <w:p w14:paraId="0BE5D48B" w14:textId="77777777" w:rsidR="006B304D" w:rsidRDefault="00000000">
            <w:pPr>
              <w:pStyle w:val="Compact"/>
              <w:jc w:val="right"/>
            </w:pPr>
            <w:r>
              <w:t>1</w:t>
            </w:r>
          </w:p>
        </w:tc>
        <w:tc>
          <w:tcPr>
            <w:tcW w:w="674" w:type="dxa"/>
          </w:tcPr>
          <w:p w14:paraId="0B1796FD" w14:textId="77777777" w:rsidR="006B304D" w:rsidRDefault="00000000">
            <w:pPr>
              <w:pStyle w:val="Compact"/>
              <w:jc w:val="right"/>
            </w:pPr>
            <w:r>
              <w:t>4</w:t>
            </w:r>
          </w:p>
        </w:tc>
        <w:tc>
          <w:tcPr>
            <w:tcW w:w="674" w:type="dxa"/>
          </w:tcPr>
          <w:p w14:paraId="23082E1F" w14:textId="77777777" w:rsidR="006B304D" w:rsidRDefault="00000000">
            <w:pPr>
              <w:pStyle w:val="Compact"/>
              <w:jc w:val="right"/>
            </w:pPr>
            <w:r>
              <w:t>5</w:t>
            </w:r>
          </w:p>
        </w:tc>
        <w:tc>
          <w:tcPr>
            <w:tcW w:w="674" w:type="dxa"/>
          </w:tcPr>
          <w:p w14:paraId="0BDE164F" w14:textId="77777777" w:rsidR="006B304D" w:rsidRDefault="00000000">
            <w:pPr>
              <w:pStyle w:val="Compact"/>
              <w:jc w:val="right"/>
            </w:pPr>
            <w:r>
              <w:t>4</w:t>
            </w:r>
          </w:p>
        </w:tc>
        <w:tc>
          <w:tcPr>
            <w:tcW w:w="674" w:type="dxa"/>
          </w:tcPr>
          <w:p w14:paraId="620A8D45" w14:textId="77777777" w:rsidR="006B304D" w:rsidRDefault="00000000">
            <w:pPr>
              <w:pStyle w:val="Compact"/>
              <w:jc w:val="right"/>
            </w:pPr>
            <w:r>
              <w:t>2</w:t>
            </w:r>
          </w:p>
        </w:tc>
        <w:tc>
          <w:tcPr>
            <w:tcW w:w="674" w:type="dxa"/>
          </w:tcPr>
          <w:p w14:paraId="49DA6F3A" w14:textId="77777777" w:rsidR="006B304D" w:rsidRDefault="00000000">
            <w:pPr>
              <w:pStyle w:val="Compact"/>
              <w:jc w:val="right"/>
            </w:pPr>
            <w:r>
              <w:t>39</w:t>
            </w:r>
          </w:p>
        </w:tc>
      </w:tr>
      <w:tr w:rsidR="006B304D" w14:paraId="4C12D4EB" w14:textId="77777777">
        <w:tc>
          <w:tcPr>
            <w:tcW w:w="505" w:type="dxa"/>
          </w:tcPr>
          <w:p w14:paraId="34215A45" w14:textId="77777777" w:rsidR="006B304D" w:rsidRDefault="00000000">
            <w:pPr>
              <w:pStyle w:val="Compact"/>
            </w:pPr>
            <w:r>
              <w:t>ebers</w:t>
            </w:r>
          </w:p>
        </w:tc>
        <w:tc>
          <w:tcPr>
            <w:tcW w:w="674" w:type="dxa"/>
          </w:tcPr>
          <w:p w14:paraId="7E90CB86" w14:textId="77777777" w:rsidR="006B304D" w:rsidRDefault="00000000">
            <w:pPr>
              <w:pStyle w:val="Compact"/>
              <w:jc w:val="right"/>
            </w:pPr>
            <w:r>
              <w:t>4</w:t>
            </w:r>
          </w:p>
        </w:tc>
        <w:tc>
          <w:tcPr>
            <w:tcW w:w="674" w:type="dxa"/>
          </w:tcPr>
          <w:p w14:paraId="13DCD84E" w14:textId="77777777" w:rsidR="006B304D" w:rsidRDefault="00000000">
            <w:pPr>
              <w:pStyle w:val="Compact"/>
              <w:jc w:val="right"/>
            </w:pPr>
            <w:r>
              <w:t>8</w:t>
            </w:r>
          </w:p>
        </w:tc>
        <w:tc>
          <w:tcPr>
            <w:tcW w:w="674" w:type="dxa"/>
          </w:tcPr>
          <w:p w14:paraId="1A62EF4C" w14:textId="77777777" w:rsidR="006B304D" w:rsidRDefault="00000000">
            <w:pPr>
              <w:pStyle w:val="Compact"/>
              <w:jc w:val="right"/>
            </w:pPr>
            <w:r>
              <w:t>3</w:t>
            </w:r>
          </w:p>
        </w:tc>
        <w:tc>
          <w:tcPr>
            <w:tcW w:w="674" w:type="dxa"/>
          </w:tcPr>
          <w:p w14:paraId="6082EA9C" w14:textId="77777777" w:rsidR="006B304D" w:rsidRDefault="00000000">
            <w:pPr>
              <w:pStyle w:val="Compact"/>
              <w:jc w:val="right"/>
            </w:pPr>
            <w:r>
              <w:t>4</w:t>
            </w:r>
          </w:p>
        </w:tc>
        <w:tc>
          <w:tcPr>
            <w:tcW w:w="674" w:type="dxa"/>
          </w:tcPr>
          <w:p w14:paraId="196F3EC3" w14:textId="77777777" w:rsidR="006B304D" w:rsidRDefault="00000000">
            <w:pPr>
              <w:pStyle w:val="Compact"/>
              <w:jc w:val="right"/>
            </w:pPr>
            <w:r>
              <w:t>6</w:t>
            </w:r>
          </w:p>
        </w:tc>
        <w:tc>
          <w:tcPr>
            <w:tcW w:w="674" w:type="dxa"/>
          </w:tcPr>
          <w:p w14:paraId="5BC77B61" w14:textId="77777777" w:rsidR="006B304D" w:rsidRDefault="00000000">
            <w:pPr>
              <w:pStyle w:val="Compact"/>
              <w:jc w:val="right"/>
            </w:pPr>
            <w:r>
              <w:t>0</w:t>
            </w:r>
          </w:p>
        </w:tc>
        <w:tc>
          <w:tcPr>
            <w:tcW w:w="674" w:type="dxa"/>
          </w:tcPr>
          <w:p w14:paraId="0ED52F74" w14:textId="77777777" w:rsidR="006B304D" w:rsidRDefault="00000000">
            <w:pPr>
              <w:pStyle w:val="Compact"/>
              <w:jc w:val="right"/>
            </w:pPr>
            <w:r>
              <w:t>6</w:t>
            </w:r>
          </w:p>
        </w:tc>
        <w:tc>
          <w:tcPr>
            <w:tcW w:w="674" w:type="dxa"/>
          </w:tcPr>
          <w:p w14:paraId="238A283E" w14:textId="77777777" w:rsidR="006B304D" w:rsidRDefault="00000000">
            <w:pPr>
              <w:pStyle w:val="Compact"/>
              <w:jc w:val="right"/>
            </w:pPr>
            <w:r>
              <w:t>3</w:t>
            </w:r>
          </w:p>
        </w:tc>
        <w:tc>
          <w:tcPr>
            <w:tcW w:w="674" w:type="dxa"/>
          </w:tcPr>
          <w:p w14:paraId="0636A7B9" w14:textId="77777777" w:rsidR="006B304D" w:rsidRDefault="00000000">
            <w:pPr>
              <w:pStyle w:val="Compact"/>
              <w:jc w:val="right"/>
            </w:pPr>
            <w:r>
              <w:t>1</w:t>
            </w:r>
          </w:p>
        </w:tc>
        <w:tc>
          <w:tcPr>
            <w:tcW w:w="674" w:type="dxa"/>
          </w:tcPr>
          <w:p w14:paraId="79CD0579" w14:textId="77777777" w:rsidR="006B304D" w:rsidRDefault="00000000">
            <w:pPr>
              <w:pStyle w:val="Compact"/>
              <w:jc w:val="right"/>
            </w:pPr>
            <w:r>
              <w:t>4</w:t>
            </w:r>
          </w:p>
        </w:tc>
        <w:tc>
          <w:tcPr>
            <w:tcW w:w="674" w:type="dxa"/>
          </w:tcPr>
          <w:p w14:paraId="4957E5AC" w14:textId="77777777" w:rsidR="006B304D" w:rsidRDefault="00000000">
            <w:pPr>
              <w:pStyle w:val="Compact"/>
              <w:jc w:val="right"/>
            </w:pPr>
            <w:r>
              <w:t>39</w:t>
            </w:r>
          </w:p>
        </w:tc>
      </w:tr>
      <w:tr w:rsidR="006B304D" w14:paraId="7C64C43F" w14:textId="77777777">
        <w:tc>
          <w:tcPr>
            <w:tcW w:w="505" w:type="dxa"/>
          </w:tcPr>
          <w:p w14:paraId="097F289F" w14:textId="77777777" w:rsidR="006B304D" w:rsidRDefault="00000000">
            <w:pPr>
              <w:pStyle w:val="Compact"/>
            </w:pPr>
            <w:r>
              <w:t>equiano</w:t>
            </w:r>
          </w:p>
        </w:tc>
        <w:tc>
          <w:tcPr>
            <w:tcW w:w="674" w:type="dxa"/>
          </w:tcPr>
          <w:p w14:paraId="6E4608CB" w14:textId="77777777" w:rsidR="006B304D" w:rsidRDefault="00000000">
            <w:pPr>
              <w:pStyle w:val="Compact"/>
              <w:jc w:val="right"/>
            </w:pPr>
            <w:r>
              <w:t>5</w:t>
            </w:r>
          </w:p>
        </w:tc>
        <w:tc>
          <w:tcPr>
            <w:tcW w:w="674" w:type="dxa"/>
          </w:tcPr>
          <w:p w14:paraId="0FCC33F5" w14:textId="77777777" w:rsidR="006B304D" w:rsidRDefault="00000000">
            <w:pPr>
              <w:pStyle w:val="Compact"/>
              <w:jc w:val="right"/>
            </w:pPr>
            <w:r>
              <w:t>8</w:t>
            </w:r>
          </w:p>
        </w:tc>
        <w:tc>
          <w:tcPr>
            <w:tcW w:w="674" w:type="dxa"/>
          </w:tcPr>
          <w:p w14:paraId="27F1FA2C" w14:textId="77777777" w:rsidR="006B304D" w:rsidRDefault="00000000">
            <w:pPr>
              <w:pStyle w:val="Compact"/>
              <w:jc w:val="right"/>
            </w:pPr>
            <w:r>
              <w:t>4</w:t>
            </w:r>
          </w:p>
        </w:tc>
        <w:tc>
          <w:tcPr>
            <w:tcW w:w="674" w:type="dxa"/>
          </w:tcPr>
          <w:p w14:paraId="09173E5B" w14:textId="77777777" w:rsidR="006B304D" w:rsidRDefault="00000000">
            <w:pPr>
              <w:pStyle w:val="Compact"/>
              <w:jc w:val="right"/>
            </w:pPr>
            <w:r>
              <w:t>5</w:t>
            </w:r>
          </w:p>
        </w:tc>
        <w:tc>
          <w:tcPr>
            <w:tcW w:w="674" w:type="dxa"/>
          </w:tcPr>
          <w:p w14:paraId="5BBFF0C3" w14:textId="77777777" w:rsidR="006B304D" w:rsidRDefault="00000000">
            <w:pPr>
              <w:pStyle w:val="Compact"/>
              <w:jc w:val="right"/>
            </w:pPr>
            <w:r>
              <w:t>5</w:t>
            </w:r>
          </w:p>
        </w:tc>
        <w:tc>
          <w:tcPr>
            <w:tcW w:w="674" w:type="dxa"/>
          </w:tcPr>
          <w:p w14:paraId="6D846285" w14:textId="77777777" w:rsidR="006B304D" w:rsidRDefault="00000000">
            <w:pPr>
              <w:pStyle w:val="Compact"/>
              <w:jc w:val="right"/>
            </w:pPr>
            <w:r>
              <w:t>1</w:t>
            </w:r>
          </w:p>
        </w:tc>
        <w:tc>
          <w:tcPr>
            <w:tcW w:w="674" w:type="dxa"/>
          </w:tcPr>
          <w:p w14:paraId="0AC487EC" w14:textId="77777777" w:rsidR="006B304D" w:rsidRDefault="00000000">
            <w:pPr>
              <w:pStyle w:val="Compact"/>
              <w:jc w:val="right"/>
            </w:pPr>
            <w:r>
              <w:t>0</w:t>
            </w:r>
          </w:p>
        </w:tc>
        <w:tc>
          <w:tcPr>
            <w:tcW w:w="674" w:type="dxa"/>
          </w:tcPr>
          <w:p w14:paraId="309F2919" w14:textId="77777777" w:rsidR="006B304D" w:rsidRDefault="00000000">
            <w:pPr>
              <w:pStyle w:val="Compact"/>
              <w:jc w:val="right"/>
            </w:pPr>
            <w:r>
              <w:t>8</w:t>
            </w:r>
          </w:p>
        </w:tc>
        <w:tc>
          <w:tcPr>
            <w:tcW w:w="674" w:type="dxa"/>
          </w:tcPr>
          <w:p w14:paraId="64F87F0B" w14:textId="77777777" w:rsidR="006B304D" w:rsidRDefault="00000000">
            <w:pPr>
              <w:pStyle w:val="Compact"/>
              <w:jc w:val="right"/>
            </w:pPr>
            <w:r>
              <w:t>0</w:t>
            </w:r>
          </w:p>
        </w:tc>
        <w:tc>
          <w:tcPr>
            <w:tcW w:w="674" w:type="dxa"/>
          </w:tcPr>
          <w:p w14:paraId="2C2EB678" w14:textId="77777777" w:rsidR="006B304D" w:rsidRDefault="00000000">
            <w:pPr>
              <w:pStyle w:val="Compact"/>
              <w:jc w:val="right"/>
            </w:pPr>
            <w:r>
              <w:t>3</w:t>
            </w:r>
          </w:p>
        </w:tc>
        <w:tc>
          <w:tcPr>
            <w:tcW w:w="674" w:type="dxa"/>
          </w:tcPr>
          <w:p w14:paraId="171ADB89" w14:textId="77777777" w:rsidR="006B304D" w:rsidRDefault="00000000">
            <w:pPr>
              <w:pStyle w:val="Compact"/>
              <w:jc w:val="right"/>
            </w:pPr>
            <w:r>
              <w:t>39</w:t>
            </w:r>
          </w:p>
        </w:tc>
      </w:tr>
      <w:tr w:rsidR="006B304D" w14:paraId="3F57A924" w14:textId="77777777">
        <w:tc>
          <w:tcPr>
            <w:tcW w:w="505" w:type="dxa"/>
          </w:tcPr>
          <w:p w14:paraId="40C9AEE8" w14:textId="77777777" w:rsidR="006B304D" w:rsidRDefault="00000000">
            <w:pPr>
              <w:pStyle w:val="Compact"/>
            </w:pPr>
            <w:r>
              <w:t>fukuzawa</w:t>
            </w:r>
          </w:p>
        </w:tc>
        <w:tc>
          <w:tcPr>
            <w:tcW w:w="674" w:type="dxa"/>
          </w:tcPr>
          <w:p w14:paraId="1447C43D" w14:textId="77777777" w:rsidR="006B304D" w:rsidRDefault="00000000">
            <w:pPr>
              <w:pStyle w:val="Compact"/>
              <w:jc w:val="right"/>
            </w:pPr>
            <w:r>
              <w:t>8</w:t>
            </w:r>
          </w:p>
        </w:tc>
        <w:tc>
          <w:tcPr>
            <w:tcW w:w="674" w:type="dxa"/>
          </w:tcPr>
          <w:p w14:paraId="2040165A" w14:textId="77777777" w:rsidR="006B304D" w:rsidRDefault="00000000">
            <w:pPr>
              <w:pStyle w:val="Compact"/>
              <w:jc w:val="right"/>
            </w:pPr>
            <w:r>
              <w:t>11</w:t>
            </w:r>
          </w:p>
        </w:tc>
        <w:tc>
          <w:tcPr>
            <w:tcW w:w="674" w:type="dxa"/>
          </w:tcPr>
          <w:p w14:paraId="55A64B64" w14:textId="77777777" w:rsidR="006B304D" w:rsidRDefault="00000000">
            <w:pPr>
              <w:pStyle w:val="Compact"/>
              <w:jc w:val="right"/>
            </w:pPr>
            <w:r>
              <w:t>5</w:t>
            </w:r>
          </w:p>
        </w:tc>
        <w:tc>
          <w:tcPr>
            <w:tcW w:w="674" w:type="dxa"/>
          </w:tcPr>
          <w:p w14:paraId="67A72D38" w14:textId="77777777" w:rsidR="006B304D" w:rsidRDefault="00000000">
            <w:pPr>
              <w:pStyle w:val="Compact"/>
              <w:jc w:val="right"/>
            </w:pPr>
            <w:r>
              <w:t>5</w:t>
            </w:r>
          </w:p>
        </w:tc>
        <w:tc>
          <w:tcPr>
            <w:tcW w:w="674" w:type="dxa"/>
          </w:tcPr>
          <w:p w14:paraId="137E9AC8" w14:textId="77777777" w:rsidR="006B304D" w:rsidRDefault="00000000">
            <w:pPr>
              <w:pStyle w:val="Compact"/>
              <w:jc w:val="right"/>
            </w:pPr>
            <w:r>
              <w:t>3</w:t>
            </w:r>
          </w:p>
        </w:tc>
        <w:tc>
          <w:tcPr>
            <w:tcW w:w="674" w:type="dxa"/>
          </w:tcPr>
          <w:p w14:paraId="7B04B189" w14:textId="77777777" w:rsidR="006B304D" w:rsidRDefault="00000000">
            <w:pPr>
              <w:pStyle w:val="Compact"/>
              <w:jc w:val="right"/>
            </w:pPr>
            <w:r>
              <w:t>1</w:t>
            </w:r>
          </w:p>
        </w:tc>
        <w:tc>
          <w:tcPr>
            <w:tcW w:w="674" w:type="dxa"/>
          </w:tcPr>
          <w:p w14:paraId="7E1BCE86" w14:textId="77777777" w:rsidR="006B304D" w:rsidRDefault="00000000">
            <w:pPr>
              <w:pStyle w:val="Compact"/>
              <w:jc w:val="right"/>
            </w:pPr>
            <w:r>
              <w:t>1</w:t>
            </w:r>
          </w:p>
        </w:tc>
        <w:tc>
          <w:tcPr>
            <w:tcW w:w="674" w:type="dxa"/>
          </w:tcPr>
          <w:p w14:paraId="0BCEF154" w14:textId="77777777" w:rsidR="006B304D" w:rsidRDefault="00000000">
            <w:pPr>
              <w:pStyle w:val="Compact"/>
              <w:jc w:val="right"/>
            </w:pPr>
            <w:r>
              <w:t>2</w:t>
            </w:r>
          </w:p>
        </w:tc>
        <w:tc>
          <w:tcPr>
            <w:tcW w:w="674" w:type="dxa"/>
          </w:tcPr>
          <w:p w14:paraId="1D0CE6BB" w14:textId="77777777" w:rsidR="006B304D" w:rsidRDefault="00000000">
            <w:pPr>
              <w:pStyle w:val="Compact"/>
              <w:jc w:val="right"/>
            </w:pPr>
            <w:r>
              <w:t>0</w:t>
            </w:r>
          </w:p>
        </w:tc>
        <w:tc>
          <w:tcPr>
            <w:tcW w:w="674" w:type="dxa"/>
          </w:tcPr>
          <w:p w14:paraId="12FC44CA" w14:textId="77777777" w:rsidR="006B304D" w:rsidRDefault="00000000">
            <w:pPr>
              <w:pStyle w:val="Compact"/>
              <w:jc w:val="right"/>
            </w:pPr>
            <w:r>
              <w:t>3</w:t>
            </w:r>
          </w:p>
        </w:tc>
        <w:tc>
          <w:tcPr>
            <w:tcW w:w="674" w:type="dxa"/>
          </w:tcPr>
          <w:p w14:paraId="72E7BD57" w14:textId="77777777" w:rsidR="006B304D" w:rsidRDefault="00000000">
            <w:pPr>
              <w:pStyle w:val="Compact"/>
              <w:jc w:val="right"/>
            </w:pPr>
            <w:r>
              <w:t>39</w:t>
            </w:r>
          </w:p>
        </w:tc>
      </w:tr>
      <w:tr w:rsidR="006B304D" w14:paraId="59D84E34" w14:textId="77777777">
        <w:tc>
          <w:tcPr>
            <w:tcW w:w="505" w:type="dxa"/>
          </w:tcPr>
          <w:p w14:paraId="2100B1B5" w14:textId="77777777" w:rsidR="006B304D" w:rsidRDefault="00000000">
            <w:pPr>
              <w:pStyle w:val="Compact"/>
            </w:pPr>
            <w:r>
              <w:t>keckley</w:t>
            </w:r>
          </w:p>
        </w:tc>
        <w:tc>
          <w:tcPr>
            <w:tcW w:w="674" w:type="dxa"/>
          </w:tcPr>
          <w:p w14:paraId="32AE2840" w14:textId="77777777" w:rsidR="006B304D" w:rsidRDefault="00000000">
            <w:pPr>
              <w:pStyle w:val="Compact"/>
              <w:jc w:val="right"/>
            </w:pPr>
            <w:r>
              <w:t>6</w:t>
            </w:r>
          </w:p>
        </w:tc>
        <w:tc>
          <w:tcPr>
            <w:tcW w:w="674" w:type="dxa"/>
          </w:tcPr>
          <w:p w14:paraId="5E4ADB44" w14:textId="77777777" w:rsidR="006B304D" w:rsidRDefault="00000000">
            <w:pPr>
              <w:pStyle w:val="Compact"/>
              <w:jc w:val="right"/>
            </w:pPr>
            <w:r>
              <w:t>7</w:t>
            </w:r>
          </w:p>
        </w:tc>
        <w:tc>
          <w:tcPr>
            <w:tcW w:w="674" w:type="dxa"/>
          </w:tcPr>
          <w:p w14:paraId="78CAAC7F" w14:textId="77777777" w:rsidR="006B304D" w:rsidRDefault="00000000">
            <w:pPr>
              <w:pStyle w:val="Compact"/>
              <w:jc w:val="right"/>
            </w:pPr>
            <w:r>
              <w:t>9</w:t>
            </w:r>
          </w:p>
        </w:tc>
        <w:tc>
          <w:tcPr>
            <w:tcW w:w="674" w:type="dxa"/>
          </w:tcPr>
          <w:p w14:paraId="12487A74" w14:textId="77777777" w:rsidR="006B304D" w:rsidRDefault="00000000">
            <w:pPr>
              <w:pStyle w:val="Compact"/>
              <w:jc w:val="right"/>
            </w:pPr>
            <w:r>
              <w:t>6</w:t>
            </w:r>
          </w:p>
        </w:tc>
        <w:tc>
          <w:tcPr>
            <w:tcW w:w="674" w:type="dxa"/>
          </w:tcPr>
          <w:p w14:paraId="018E606D" w14:textId="77777777" w:rsidR="006B304D" w:rsidRDefault="00000000">
            <w:pPr>
              <w:pStyle w:val="Compact"/>
              <w:jc w:val="right"/>
            </w:pPr>
            <w:r>
              <w:t>4</w:t>
            </w:r>
          </w:p>
        </w:tc>
        <w:tc>
          <w:tcPr>
            <w:tcW w:w="674" w:type="dxa"/>
          </w:tcPr>
          <w:p w14:paraId="4E15F67C" w14:textId="77777777" w:rsidR="006B304D" w:rsidRDefault="00000000">
            <w:pPr>
              <w:pStyle w:val="Compact"/>
              <w:jc w:val="right"/>
            </w:pPr>
            <w:r>
              <w:t>1</w:t>
            </w:r>
          </w:p>
        </w:tc>
        <w:tc>
          <w:tcPr>
            <w:tcW w:w="674" w:type="dxa"/>
          </w:tcPr>
          <w:p w14:paraId="3B9DD86D" w14:textId="77777777" w:rsidR="006B304D" w:rsidRDefault="00000000">
            <w:pPr>
              <w:pStyle w:val="Compact"/>
              <w:jc w:val="right"/>
            </w:pPr>
            <w:r>
              <w:t>0</w:t>
            </w:r>
          </w:p>
        </w:tc>
        <w:tc>
          <w:tcPr>
            <w:tcW w:w="674" w:type="dxa"/>
          </w:tcPr>
          <w:p w14:paraId="3184A9B0" w14:textId="77777777" w:rsidR="006B304D" w:rsidRDefault="00000000">
            <w:pPr>
              <w:pStyle w:val="Compact"/>
              <w:jc w:val="right"/>
            </w:pPr>
            <w:r>
              <w:t>3</w:t>
            </w:r>
          </w:p>
        </w:tc>
        <w:tc>
          <w:tcPr>
            <w:tcW w:w="674" w:type="dxa"/>
          </w:tcPr>
          <w:p w14:paraId="496E817B" w14:textId="77777777" w:rsidR="006B304D" w:rsidRDefault="00000000">
            <w:pPr>
              <w:pStyle w:val="Compact"/>
              <w:jc w:val="right"/>
            </w:pPr>
            <w:r>
              <w:t>2</w:t>
            </w:r>
          </w:p>
        </w:tc>
        <w:tc>
          <w:tcPr>
            <w:tcW w:w="674" w:type="dxa"/>
          </w:tcPr>
          <w:p w14:paraId="2F6A1C88" w14:textId="77777777" w:rsidR="006B304D" w:rsidRDefault="00000000">
            <w:pPr>
              <w:pStyle w:val="Compact"/>
              <w:jc w:val="right"/>
            </w:pPr>
            <w:r>
              <w:t>1</w:t>
            </w:r>
          </w:p>
        </w:tc>
        <w:tc>
          <w:tcPr>
            <w:tcW w:w="674" w:type="dxa"/>
          </w:tcPr>
          <w:p w14:paraId="14D566E0" w14:textId="77777777" w:rsidR="006B304D" w:rsidRDefault="00000000">
            <w:pPr>
              <w:pStyle w:val="Compact"/>
              <w:jc w:val="right"/>
            </w:pPr>
            <w:r>
              <w:t>39</w:t>
            </w:r>
          </w:p>
        </w:tc>
      </w:tr>
      <w:tr w:rsidR="006B304D" w14:paraId="6FD47877" w14:textId="77777777">
        <w:tc>
          <w:tcPr>
            <w:tcW w:w="505" w:type="dxa"/>
          </w:tcPr>
          <w:p w14:paraId="5A3D0EE2" w14:textId="77777777" w:rsidR="006B304D" w:rsidRDefault="00000000">
            <w:pPr>
              <w:pStyle w:val="Compact"/>
            </w:pPr>
            <w:r>
              <w:t>rousseau</w:t>
            </w:r>
          </w:p>
        </w:tc>
        <w:tc>
          <w:tcPr>
            <w:tcW w:w="674" w:type="dxa"/>
          </w:tcPr>
          <w:p w14:paraId="7370E6D0" w14:textId="77777777" w:rsidR="006B304D" w:rsidRDefault="00000000">
            <w:pPr>
              <w:pStyle w:val="Compact"/>
              <w:jc w:val="right"/>
            </w:pPr>
            <w:r>
              <w:t>5</w:t>
            </w:r>
          </w:p>
        </w:tc>
        <w:tc>
          <w:tcPr>
            <w:tcW w:w="674" w:type="dxa"/>
          </w:tcPr>
          <w:p w14:paraId="4D53BD49" w14:textId="77777777" w:rsidR="006B304D" w:rsidRDefault="00000000">
            <w:pPr>
              <w:pStyle w:val="Compact"/>
              <w:jc w:val="right"/>
            </w:pPr>
            <w:r>
              <w:t>6</w:t>
            </w:r>
          </w:p>
        </w:tc>
        <w:tc>
          <w:tcPr>
            <w:tcW w:w="674" w:type="dxa"/>
          </w:tcPr>
          <w:p w14:paraId="20917FF3" w14:textId="77777777" w:rsidR="006B304D" w:rsidRDefault="00000000">
            <w:pPr>
              <w:pStyle w:val="Compact"/>
              <w:jc w:val="right"/>
            </w:pPr>
            <w:r>
              <w:t>9</w:t>
            </w:r>
          </w:p>
        </w:tc>
        <w:tc>
          <w:tcPr>
            <w:tcW w:w="674" w:type="dxa"/>
          </w:tcPr>
          <w:p w14:paraId="08E64C5F" w14:textId="77777777" w:rsidR="006B304D" w:rsidRDefault="00000000">
            <w:pPr>
              <w:pStyle w:val="Compact"/>
              <w:jc w:val="right"/>
            </w:pPr>
            <w:r>
              <w:t>6</w:t>
            </w:r>
          </w:p>
        </w:tc>
        <w:tc>
          <w:tcPr>
            <w:tcW w:w="674" w:type="dxa"/>
          </w:tcPr>
          <w:p w14:paraId="060C89BE" w14:textId="77777777" w:rsidR="006B304D" w:rsidRDefault="00000000">
            <w:pPr>
              <w:pStyle w:val="Compact"/>
              <w:jc w:val="right"/>
            </w:pPr>
            <w:r>
              <w:t>5</w:t>
            </w:r>
          </w:p>
        </w:tc>
        <w:tc>
          <w:tcPr>
            <w:tcW w:w="674" w:type="dxa"/>
          </w:tcPr>
          <w:p w14:paraId="2A0CFE77" w14:textId="77777777" w:rsidR="006B304D" w:rsidRDefault="00000000">
            <w:pPr>
              <w:pStyle w:val="Compact"/>
              <w:jc w:val="right"/>
            </w:pPr>
            <w:r>
              <w:t>1</w:t>
            </w:r>
          </w:p>
        </w:tc>
        <w:tc>
          <w:tcPr>
            <w:tcW w:w="674" w:type="dxa"/>
          </w:tcPr>
          <w:p w14:paraId="4F8AD6CC" w14:textId="77777777" w:rsidR="006B304D" w:rsidRDefault="00000000">
            <w:pPr>
              <w:pStyle w:val="Compact"/>
              <w:jc w:val="right"/>
            </w:pPr>
            <w:r>
              <w:t>1</w:t>
            </w:r>
          </w:p>
        </w:tc>
        <w:tc>
          <w:tcPr>
            <w:tcW w:w="674" w:type="dxa"/>
          </w:tcPr>
          <w:p w14:paraId="1C5F3976" w14:textId="77777777" w:rsidR="006B304D" w:rsidRDefault="00000000">
            <w:pPr>
              <w:pStyle w:val="Compact"/>
              <w:jc w:val="right"/>
            </w:pPr>
            <w:r>
              <w:t>4</w:t>
            </w:r>
          </w:p>
        </w:tc>
        <w:tc>
          <w:tcPr>
            <w:tcW w:w="674" w:type="dxa"/>
          </w:tcPr>
          <w:p w14:paraId="0C2C262F" w14:textId="77777777" w:rsidR="006B304D" w:rsidRDefault="00000000">
            <w:pPr>
              <w:pStyle w:val="Compact"/>
              <w:jc w:val="right"/>
            </w:pPr>
            <w:r>
              <w:t>1</w:t>
            </w:r>
          </w:p>
        </w:tc>
        <w:tc>
          <w:tcPr>
            <w:tcW w:w="674" w:type="dxa"/>
          </w:tcPr>
          <w:p w14:paraId="14C18309" w14:textId="77777777" w:rsidR="006B304D" w:rsidRDefault="00000000">
            <w:pPr>
              <w:pStyle w:val="Compact"/>
              <w:jc w:val="right"/>
            </w:pPr>
            <w:r>
              <w:t>1</w:t>
            </w:r>
          </w:p>
        </w:tc>
        <w:tc>
          <w:tcPr>
            <w:tcW w:w="674" w:type="dxa"/>
          </w:tcPr>
          <w:p w14:paraId="5ECCBF51" w14:textId="77777777" w:rsidR="006B304D" w:rsidRDefault="00000000">
            <w:pPr>
              <w:pStyle w:val="Compact"/>
              <w:jc w:val="right"/>
            </w:pPr>
            <w:r>
              <w:t>39</w:t>
            </w:r>
          </w:p>
        </w:tc>
      </w:tr>
      <w:tr w:rsidR="006B304D" w14:paraId="131F8A12" w14:textId="77777777">
        <w:tc>
          <w:tcPr>
            <w:tcW w:w="505" w:type="dxa"/>
          </w:tcPr>
          <w:p w14:paraId="451E589A" w14:textId="77777777" w:rsidR="006B304D" w:rsidRDefault="00000000">
            <w:pPr>
              <w:pStyle w:val="Compact"/>
            </w:pPr>
            <w:r>
              <w:t>seacole</w:t>
            </w:r>
          </w:p>
        </w:tc>
        <w:tc>
          <w:tcPr>
            <w:tcW w:w="674" w:type="dxa"/>
          </w:tcPr>
          <w:p w14:paraId="3839F106" w14:textId="77777777" w:rsidR="006B304D" w:rsidRDefault="00000000">
            <w:pPr>
              <w:pStyle w:val="Compact"/>
              <w:jc w:val="right"/>
            </w:pPr>
            <w:r>
              <w:t>7</w:t>
            </w:r>
          </w:p>
        </w:tc>
        <w:tc>
          <w:tcPr>
            <w:tcW w:w="674" w:type="dxa"/>
          </w:tcPr>
          <w:p w14:paraId="21E04E4B" w14:textId="77777777" w:rsidR="006B304D" w:rsidRDefault="00000000">
            <w:pPr>
              <w:pStyle w:val="Compact"/>
              <w:jc w:val="right"/>
            </w:pPr>
            <w:r>
              <w:t>10</w:t>
            </w:r>
          </w:p>
        </w:tc>
        <w:tc>
          <w:tcPr>
            <w:tcW w:w="674" w:type="dxa"/>
          </w:tcPr>
          <w:p w14:paraId="3528684A" w14:textId="77777777" w:rsidR="006B304D" w:rsidRDefault="00000000">
            <w:pPr>
              <w:pStyle w:val="Compact"/>
              <w:jc w:val="right"/>
            </w:pPr>
            <w:r>
              <w:t>7</w:t>
            </w:r>
          </w:p>
        </w:tc>
        <w:tc>
          <w:tcPr>
            <w:tcW w:w="674" w:type="dxa"/>
          </w:tcPr>
          <w:p w14:paraId="6A35BEF0" w14:textId="77777777" w:rsidR="006B304D" w:rsidRDefault="00000000">
            <w:pPr>
              <w:pStyle w:val="Compact"/>
              <w:jc w:val="right"/>
            </w:pPr>
            <w:r>
              <w:t>1</w:t>
            </w:r>
          </w:p>
        </w:tc>
        <w:tc>
          <w:tcPr>
            <w:tcW w:w="674" w:type="dxa"/>
          </w:tcPr>
          <w:p w14:paraId="2AEAF825" w14:textId="77777777" w:rsidR="006B304D" w:rsidRDefault="00000000">
            <w:pPr>
              <w:pStyle w:val="Compact"/>
              <w:jc w:val="right"/>
            </w:pPr>
            <w:r>
              <w:t>3</w:t>
            </w:r>
          </w:p>
        </w:tc>
        <w:tc>
          <w:tcPr>
            <w:tcW w:w="674" w:type="dxa"/>
          </w:tcPr>
          <w:p w14:paraId="133E800E" w14:textId="77777777" w:rsidR="006B304D" w:rsidRDefault="00000000">
            <w:pPr>
              <w:pStyle w:val="Compact"/>
              <w:jc w:val="right"/>
            </w:pPr>
            <w:r>
              <w:t>1</w:t>
            </w:r>
          </w:p>
        </w:tc>
        <w:tc>
          <w:tcPr>
            <w:tcW w:w="674" w:type="dxa"/>
          </w:tcPr>
          <w:p w14:paraId="5FC3600B" w14:textId="77777777" w:rsidR="006B304D" w:rsidRDefault="00000000">
            <w:pPr>
              <w:pStyle w:val="Compact"/>
              <w:jc w:val="right"/>
            </w:pPr>
            <w:r>
              <w:t>2</w:t>
            </w:r>
          </w:p>
        </w:tc>
        <w:tc>
          <w:tcPr>
            <w:tcW w:w="674" w:type="dxa"/>
          </w:tcPr>
          <w:p w14:paraId="6548605C" w14:textId="77777777" w:rsidR="006B304D" w:rsidRDefault="00000000">
            <w:pPr>
              <w:pStyle w:val="Compact"/>
              <w:jc w:val="right"/>
            </w:pPr>
            <w:r>
              <w:t>6</w:t>
            </w:r>
          </w:p>
        </w:tc>
        <w:tc>
          <w:tcPr>
            <w:tcW w:w="674" w:type="dxa"/>
          </w:tcPr>
          <w:p w14:paraId="24A58583" w14:textId="77777777" w:rsidR="006B304D" w:rsidRDefault="00000000">
            <w:pPr>
              <w:pStyle w:val="Compact"/>
              <w:jc w:val="right"/>
            </w:pPr>
            <w:r>
              <w:t>2</w:t>
            </w:r>
          </w:p>
        </w:tc>
        <w:tc>
          <w:tcPr>
            <w:tcW w:w="674" w:type="dxa"/>
          </w:tcPr>
          <w:p w14:paraId="7CFFAF21" w14:textId="77777777" w:rsidR="006B304D" w:rsidRDefault="00000000">
            <w:pPr>
              <w:pStyle w:val="Compact"/>
              <w:jc w:val="right"/>
            </w:pPr>
            <w:r>
              <w:t>0</w:t>
            </w:r>
          </w:p>
        </w:tc>
        <w:tc>
          <w:tcPr>
            <w:tcW w:w="674" w:type="dxa"/>
          </w:tcPr>
          <w:p w14:paraId="77EE7C32" w14:textId="77777777" w:rsidR="006B304D" w:rsidRDefault="00000000">
            <w:pPr>
              <w:pStyle w:val="Compact"/>
              <w:jc w:val="right"/>
            </w:pPr>
            <w:r>
              <w:t>39</w:t>
            </w:r>
          </w:p>
        </w:tc>
      </w:tr>
      <w:tr w:rsidR="006B304D" w14:paraId="1AB87B1E" w14:textId="77777777">
        <w:tc>
          <w:tcPr>
            <w:tcW w:w="505" w:type="dxa"/>
          </w:tcPr>
          <w:p w14:paraId="3C008A6A" w14:textId="77777777" w:rsidR="006B304D" w:rsidRDefault="00000000">
            <w:pPr>
              <w:pStyle w:val="Compact"/>
            </w:pPr>
            <w:r>
              <w:t>sunity_devee</w:t>
            </w:r>
          </w:p>
        </w:tc>
        <w:tc>
          <w:tcPr>
            <w:tcW w:w="674" w:type="dxa"/>
          </w:tcPr>
          <w:p w14:paraId="7BCACEFC" w14:textId="77777777" w:rsidR="006B304D" w:rsidRDefault="00000000">
            <w:pPr>
              <w:pStyle w:val="Compact"/>
              <w:jc w:val="right"/>
            </w:pPr>
            <w:r>
              <w:t>4</w:t>
            </w:r>
          </w:p>
        </w:tc>
        <w:tc>
          <w:tcPr>
            <w:tcW w:w="674" w:type="dxa"/>
          </w:tcPr>
          <w:p w14:paraId="2E738884" w14:textId="77777777" w:rsidR="006B304D" w:rsidRDefault="00000000">
            <w:pPr>
              <w:pStyle w:val="Compact"/>
              <w:jc w:val="right"/>
            </w:pPr>
            <w:r>
              <w:t>9</w:t>
            </w:r>
          </w:p>
        </w:tc>
        <w:tc>
          <w:tcPr>
            <w:tcW w:w="674" w:type="dxa"/>
          </w:tcPr>
          <w:p w14:paraId="21490A3E" w14:textId="77777777" w:rsidR="006B304D" w:rsidRDefault="00000000">
            <w:pPr>
              <w:pStyle w:val="Compact"/>
              <w:jc w:val="right"/>
            </w:pPr>
            <w:r>
              <w:t>6</w:t>
            </w:r>
          </w:p>
        </w:tc>
        <w:tc>
          <w:tcPr>
            <w:tcW w:w="674" w:type="dxa"/>
          </w:tcPr>
          <w:p w14:paraId="0A1AC1A5" w14:textId="77777777" w:rsidR="006B304D" w:rsidRDefault="00000000">
            <w:pPr>
              <w:pStyle w:val="Compact"/>
              <w:jc w:val="right"/>
            </w:pPr>
            <w:r>
              <w:t>5</w:t>
            </w:r>
          </w:p>
        </w:tc>
        <w:tc>
          <w:tcPr>
            <w:tcW w:w="674" w:type="dxa"/>
          </w:tcPr>
          <w:p w14:paraId="3F83979B" w14:textId="77777777" w:rsidR="006B304D" w:rsidRDefault="00000000">
            <w:pPr>
              <w:pStyle w:val="Compact"/>
              <w:jc w:val="right"/>
            </w:pPr>
            <w:r>
              <w:t>5</w:t>
            </w:r>
          </w:p>
        </w:tc>
        <w:tc>
          <w:tcPr>
            <w:tcW w:w="674" w:type="dxa"/>
          </w:tcPr>
          <w:p w14:paraId="365BE5C8" w14:textId="77777777" w:rsidR="006B304D" w:rsidRDefault="00000000">
            <w:pPr>
              <w:pStyle w:val="Compact"/>
              <w:jc w:val="right"/>
            </w:pPr>
            <w:r>
              <w:t>1</w:t>
            </w:r>
          </w:p>
        </w:tc>
        <w:tc>
          <w:tcPr>
            <w:tcW w:w="674" w:type="dxa"/>
          </w:tcPr>
          <w:p w14:paraId="7E8B06A4" w14:textId="77777777" w:rsidR="006B304D" w:rsidRDefault="00000000">
            <w:pPr>
              <w:pStyle w:val="Compact"/>
              <w:jc w:val="right"/>
            </w:pPr>
            <w:r>
              <w:t>1</w:t>
            </w:r>
          </w:p>
        </w:tc>
        <w:tc>
          <w:tcPr>
            <w:tcW w:w="674" w:type="dxa"/>
          </w:tcPr>
          <w:p w14:paraId="368AAB61" w14:textId="77777777" w:rsidR="006B304D" w:rsidRDefault="00000000">
            <w:pPr>
              <w:pStyle w:val="Compact"/>
              <w:jc w:val="right"/>
            </w:pPr>
            <w:r>
              <w:t>6</w:t>
            </w:r>
          </w:p>
        </w:tc>
        <w:tc>
          <w:tcPr>
            <w:tcW w:w="674" w:type="dxa"/>
          </w:tcPr>
          <w:p w14:paraId="00DD6E00" w14:textId="77777777" w:rsidR="006B304D" w:rsidRDefault="00000000">
            <w:pPr>
              <w:pStyle w:val="Compact"/>
              <w:jc w:val="right"/>
            </w:pPr>
            <w:r>
              <w:t>0</w:t>
            </w:r>
          </w:p>
        </w:tc>
        <w:tc>
          <w:tcPr>
            <w:tcW w:w="674" w:type="dxa"/>
          </w:tcPr>
          <w:p w14:paraId="49D1AD99" w14:textId="77777777" w:rsidR="006B304D" w:rsidRDefault="00000000">
            <w:pPr>
              <w:pStyle w:val="Compact"/>
              <w:jc w:val="right"/>
            </w:pPr>
            <w:r>
              <w:t>2</w:t>
            </w:r>
          </w:p>
        </w:tc>
        <w:tc>
          <w:tcPr>
            <w:tcW w:w="674" w:type="dxa"/>
          </w:tcPr>
          <w:p w14:paraId="0BFD97E2" w14:textId="77777777" w:rsidR="006B304D" w:rsidRDefault="00000000">
            <w:pPr>
              <w:pStyle w:val="Compact"/>
              <w:jc w:val="right"/>
            </w:pPr>
            <w:r>
              <w:t>39</w:t>
            </w:r>
          </w:p>
        </w:tc>
      </w:tr>
      <w:tr w:rsidR="006B304D" w14:paraId="72B9CCD8" w14:textId="77777777">
        <w:tc>
          <w:tcPr>
            <w:tcW w:w="505" w:type="dxa"/>
          </w:tcPr>
          <w:p w14:paraId="3257E259" w14:textId="77777777" w:rsidR="006B304D" w:rsidRDefault="00000000">
            <w:pPr>
              <w:pStyle w:val="Compact"/>
            </w:pPr>
            <w:r>
              <w:t>yung_wing</w:t>
            </w:r>
          </w:p>
        </w:tc>
        <w:tc>
          <w:tcPr>
            <w:tcW w:w="674" w:type="dxa"/>
          </w:tcPr>
          <w:p w14:paraId="70934FDD" w14:textId="77777777" w:rsidR="006B304D" w:rsidRDefault="00000000">
            <w:pPr>
              <w:pStyle w:val="Compact"/>
              <w:jc w:val="right"/>
            </w:pPr>
            <w:r>
              <w:t>10</w:t>
            </w:r>
          </w:p>
        </w:tc>
        <w:tc>
          <w:tcPr>
            <w:tcW w:w="674" w:type="dxa"/>
          </w:tcPr>
          <w:p w14:paraId="5E6BC1D3" w14:textId="77777777" w:rsidR="006B304D" w:rsidRDefault="00000000">
            <w:pPr>
              <w:pStyle w:val="Compact"/>
              <w:jc w:val="right"/>
            </w:pPr>
            <w:r>
              <w:t>8</w:t>
            </w:r>
          </w:p>
        </w:tc>
        <w:tc>
          <w:tcPr>
            <w:tcW w:w="674" w:type="dxa"/>
          </w:tcPr>
          <w:p w14:paraId="66F7B542" w14:textId="77777777" w:rsidR="006B304D" w:rsidRDefault="00000000">
            <w:pPr>
              <w:pStyle w:val="Compact"/>
              <w:jc w:val="right"/>
            </w:pPr>
            <w:r>
              <w:t>3</w:t>
            </w:r>
          </w:p>
        </w:tc>
        <w:tc>
          <w:tcPr>
            <w:tcW w:w="674" w:type="dxa"/>
          </w:tcPr>
          <w:p w14:paraId="47F19D9C" w14:textId="77777777" w:rsidR="006B304D" w:rsidRDefault="00000000">
            <w:pPr>
              <w:pStyle w:val="Compact"/>
              <w:jc w:val="right"/>
            </w:pPr>
            <w:r>
              <w:t>3</w:t>
            </w:r>
          </w:p>
        </w:tc>
        <w:tc>
          <w:tcPr>
            <w:tcW w:w="674" w:type="dxa"/>
          </w:tcPr>
          <w:p w14:paraId="1B385472" w14:textId="77777777" w:rsidR="006B304D" w:rsidRDefault="00000000">
            <w:pPr>
              <w:pStyle w:val="Compact"/>
              <w:jc w:val="right"/>
            </w:pPr>
            <w:r>
              <w:t>3</w:t>
            </w:r>
          </w:p>
        </w:tc>
        <w:tc>
          <w:tcPr>
            <w:tcW w:w="674" w:type="dxa"/>
          </w:tcPr>
          <w:p w14:paraId="5B0C6D08" w14:textId="77777777" w:rsidR="006B304D" w:rsidRDefault="00000000">
            <w:pPr>
              <w:pStyle w:val="Compact"/>
              <w:jc w:val="right"/>
            </w:pPr>
            <w:r>
              <w:t>1</w:t>
            </w:r>
          </w:p>
        </w:tc>
        <w:tc>
          <w:tcPr>
            <w:tcW w:w="674" w:type="dxa"/>
          </w:tcPr>
          <w:p w14:paraId="06BFC106" w14:textId="77777777" w:rsidR="006B304D" w:rsidRDefault="00000000">
            <w:pPr>
              <w:pStyle w:val="Compact"/>
              <w:jc w:val="right"/>
            </w:pPr>
            <w:r>
              <w:t>3</w:t>
            </w:r>
          </w:p>
        </w:tc>
        <w:tc>
          <w:tcPr>
            <w:tcW w:w="674" w:type="dxa"/>
          </w:tcPr>
          <w:p w14:paraId="055CB2FD" w14:textId="77777777" w:rsidR="006B304D" w:rsidRDefault="00000000">
            <w:pPr>
              <w:pStyle w:val="Compact"/>
              <w:jc w:val="right"/>
            </w:pPr>
            <w:r>
              <w:t>2</w:t>
            </w:r>
          </w:p>
        </w:tc>
        <w:tc>
          <w:tcPr>
            <w:tcW w:w="674" w:type="dxa"/>
          </w:tcPr>
          <w:p w14:paraId="504B430A" w14:textId="77777777" w:rsidR="006B304D" w:rsidRDefault="00000000">
            <w:pPr>
              <w:pStyle w:val="Compact"/>
              <w:jc w:val="right"/>
            </w:pPr>
            <w:r>
              <w:t>5</w:t>
            </w:r>
          </w:p>
        </w:tc>
        <w:tc>
          <w:tcPr>
            <w:tcW w:w="674" w:type="dxa"/>
          </w:tcPr>
          <w:p w14:paraId="7257BA23" w14:textId="77777777" w:rsidR="006B304D" w:rsidRDefault="00000000">
            <w:pPr>
              <w:pStyle w:val="Compact"/>
              <w:jc w:val="right"/>
            </w:pPr>
            <w:r>
              <w:t>1</w:t>
            </w:r>
          </w:p>
        </w:tc>
        <w:tc>
          <w:tcPr>
            <w:tcW w:w="674" w:type="dxa"/>
          </w:tcPr>
          <w:p w14:paraId="2A8CB2F3" w14:textId="77777777" w:rsidR="006B304D" w:rsidRDefault="00000000">
            <w:pPr>
              <w:pStyle w:val="Compact"/>
              <w:jc w:val="right"/>
            </w:pPr>
            <w:r>
              <w:t>39</w:t>
            </w:r>
          </w:p>
        </w:tc>
      </w:tr>
      <w:tr w:rsidR="006B304D" w14:paraId="5ED7869D" w14:textId="77777777">
        <w:tc>
          <w:tcPr>
            <w:tcW w:w="505" w:type="dxa"/>
          </w:tcPr>
          <w:p w14:paraId="5CF47FFD" w14:textId="77777777" w:rsidR="006B304D" w:rsidRDefault="00000000">
            <w:pPr>
              <w:pStyle w:val="Compact"/>
            </w:pPr>
            <w:r>
              <w:t>zitkala_sa</w:t>
            </w:r>
          </w:p>
        </w:tc>
        <w:tc>
          <w:tcPr>
            <w:tcW w:w="674" w:type="dxa"/>
          </w:tcPr>
          <w:p w14:paraId="2ADF0120" w14:textId="77777777" w:rsidR="006B304D" w:rsidRDefault="00000000">
            <w:pPr>
              <w:pStyle w:val="Compact"/>
              <w:jc w:val="right"/>
            </w:pPr>
            <w:r>
              <w:t>4</w:t>
            </w:r>
          </w:p>
        </w:tc>
        <w:tc>
          <w:tcPr>
            <w:tcW w:w="674" w:type="dxa"/>
          </w:tcPr>
          <w:p w14:paraId="483AF7E6" w14:textId="77777777" w:rsidR="006B304D" w:rsidRDefault="00000000">
            <w:pPr>
              <w:pStyle w:val="Compact"/>
              <w:jc w:val="right"/>
            </w:pPr>
            <w:r>
              <w:t>11</w:t>
            </w:r>
          </w:p>
        </w:tc>
        <w:tc>
          <w:tcPr>
            <w:tcW w:w="674" w:type="dxa"/>
          </w:tcPr>
          <w:p w14:paraId="19451324" w14:textId="77777777" w:rsidR="006B304D" w:rsidRDefault="00000000">
            <w:pPr>
              <w:pStyle w:val="Compact"/>
              <w:jc w:val="right"/>
            </w:pPr>
            <w:r>
              <w:t>6</w:t>
            </w:r>
          </w:p>
        </w:tc>
        <w:tc>
          <w:tcPr>
            <w:tcW w:w="674" w:type="dxa"/>
          </w:tcPr>
          <w:p w14:paraId="09FC04BA" w14:textId="77777777" w:rsidR="006B304D" w:rsidRDefault="00000000">
            <w:pPr>
              <w:pStyle w:val="Compact"/>
              <w:jc w:val="right"/>
            </w:pPr>
            <w:r>
              <w:t>5</w:t>
            </w:r>
          </w:p>
        </w:tc>
        <w:tc>
          <w:tcPr>
            <w:tcW w:w="674" w:type="dxa"/>
          </w:tcPr>
          <w:p w14:paraId="244E1356" w14:textId="77777777" w:rsidR="006B304D" w:rsidRDefault="00000000">
            <w:pPr>
              <w:pStyle w:val="Compact"/>
              <w:jc w:val="right"/>
            </w:pPr>
            <w:r>
              <w:t>4</w:t>
            </w:r>
          </w:p>
        </w:tc>
        <w:tc>
          <w:tcPr>
            <w:tcW w:w="674" w:type="dxa"/>
          </w:tcPr>
          <w:p w14:paraId="624893D2" w14:textId="77777777" w:rsidR="006B304D" w:rsidRDefault="00000000">
            <w:pPr>
              <w:pStyle w:val="Compact"/>
              <w:jc w:val="right"/>
            </w:pPr>
            <w:r>
              <w:t>0</w:t>
            </w:r>
          </w:p>
        </w:tc>
        <w:tc>
          <w:tcPr>
            <w:tcW w:w="674" w:type="dxa"/>
          </w:tcPr>
          <w:p w14:paraId="155BC75E" w14:textId="77777777" w:rsidR="006B304D" w:rsidRDefault="00000000">
            <w:pPr>
              <w:pStyle w:val="Compact"/>
              <w:jc w:val="right"/>
            </w:pPr>
            <w:r>
              <w:t>3</w:t>
            </w:r>
          </w:p>
        </w:tc>
        <w:tc>
          <w:tcPr>
            <w:tcW w:w="674" w:type="dxa"/>
          </w:tcPr>
          <w:p w14:paraId="7CFC2016" w14:textId="77777777" w:rsidR="006B304D" w:rsidRDefault="00000000">
            <w:pPr>
              <w:pStyle w:val="Compact"/>
              <w:jc w:val="right"/>
            </w:pPr>
            <w:r>
              <w:t>4</w:t>
            </w:r>
          </w:p>
        </w:tc>
        <w:tc>
          <w:tcPr>
            <w:tcW w:w="674" w:type="dxa"/>
          </w:tcPr>
          <w:p w14:paraId="6F67DC02" w14:textId="77777777" w:rsidR="006B304D" w:rsidRDefault="00000000">
            <w:pPr>
              <w:pStyle w:val="Compact"/>
              <w:jc w:val="right"/>
            </w:pPr>
            <w:r>
              <w:t>0</w:t>
            </w:r>
          </w:p>
        </w:tc>
        <w:tc>
          <w:tcPr>
            <w:tcW w:w="674" w:type="dxa"/>
          </w:tcPr>
          <w:p w14:paraId="7E7027D7" w14:textId="77777777" w:rsidR="006B304D" w:rsidRDefault="00000000">
            <w:pPr>
              <w:pStyle w:val="Compact"/>
              <w:jc w:val="right"/>
            </w:pPr>
            <w:r>
              <w:t>2</w:t>
            </w:r>
          </w:p>
        </w:tc>
        <w:tc>
          <w:tcPr>
            <w:tcW w:w="674" w:type="dxa"/>
          </w:tcPr>
          <w:p w14:paraId="2FB571B2" w14:textId="77777777" w:rsidR="006B304D" w:rsidRDefault="00000000">
            <w:pPr>
              <w:pStyle w:val="Compact"/>
              <w:jc w:val="right"/>
            </w:pPr>
            <w:r>
              <w:t>39</w:t>
            </w:r>
          </w:p>
        </w:tc>
      </w:tr>
      <w:tr w:rsidR="006B304D" w14:paraId="63CBB50E" w14:textId="77777777">
        <w:tc>
          <w:tcPr>
            <w:tcW w:w="505" w:type="dxa"/>
          </w:tcPr>
          <w:p w14:paraId="0D5423C8" w14:textId="77777777" w:rsidR="006B304D" w:rsidRDefault="00000000">
            <w:pPr>
              <w:pStyle w:val="Compact"/>
            </w:pPr>
            <w:r>
              <w:t>hamerton</w:t>
            </w:r>
          </w:p>
        </w:tc>
        <w:tc>
          <w:tcPr>
            <w:tcW w:w="674" w:type="dxa"/>
          </w:tcPr>
          <w:p w14:paraId="6FED74F6" w14:textId="77777777" w:rsidR="006B304D" w:rsidRDefault="00000000">
            <w:pPr>
              <w:pStyle w:val="Compact"/>
              <w:jc w:val="right"/>
            </w:pPr>
            <w:r>
              <w:t>6</w:t>
            </w:r>
          </w:p>
        </w:tc>
        <w:tc>
          <w:tcPr>
            <w:tcW w:w="674" w:type="dxa"/>
          </w:tcPr>
          <w:p w14:paraId="03AD023F" w14:textId="77777777" w:rsidR="006B304D" w:rsidRDefault="00000000">
            <w:pPr>
              <w:pStyle w:val="Compact"/>
              <w:jc w:val="right"/>
            </w:pPr>
            <w:r>
              <w:t>4</w:t>
            </w:r>
          </w:p>
        </w:tc>
        <w:tc>
          <w:tcPr>
            <w:tcW w:w="674" w:type="dxa"/>
          </w:tcPr>
          <w:p w14:paraId="1F3BEE8D" w14:textId="77777777" w:rsidR="006B304D" w:rsidRDefault="00000000">
            <w:pPr>
              <w:pStyle w:val="Compact"/>
              <w:jc w:val="right"/>
            </w:pPr>
            <w:r>
              <w:t>6</w:t>
            </w:r>
          </w:p>
        </w:tc>
        <w:tc>
          <w:tcPr>
            <w:tcW w:w="674" w:type="dxa"/>
          </w:tcPr>
          <w:p w14:paraId="593B4B85" w14:textId="77777777" w:rsidR="006B304D" w:rsidRDefault="00000000">
            <w:pPr>
              <w:pStyle w:val="Compact"/>
              <w:jc w:val="right"/>
            </w:pPr>
            <w:r>
              <w:t>4</w:t>
            </w:r>
          </w:p>
        </w:tc>
        <w:tc>
          <w:tcPr>
            <w:tcW w:w="674" w:type="dxa"/>
          </w:tcPr>
          <w:p w14:paraId="52CD2547" w14:textId="77777777" w:rsidR="006B304D" w:rsidRDefault="00000000">
            <w:pPr>
              <w:pStyle w:val="Compact"/>
              <w:jc w:val="right"/>
            </w:pPr>
            <w:r>
              <w:t>4</w:t>
            </w:r>
          </w:p>
        </w:tc>
        <w:tc>
          <w:tcPr>
            <w:tcW w:w="674" w:type="dxa"/>
          </w:tcPr>
          <w:p w14:paraId="231BE737" w14:textId="77777777" w:rsidR="006B304D" w:rsidRDefault="00000000">
            <w:pPr>
              <w:pStyle w:val="Compact"/>
              <w:jc w:val="right"/>
            </w:pPr>
            <w:r>
              <w:t>3</w:t>
            </w:r>
          </w:p>
        </w:tc>
        <w:tc>
          <w:tcPr>
            <w:tcW w:w="674" w:type="dxa"/>
          </w:tcPr>
          <w:p w14:paraId="0081FB55" w14:textId="77777777" w:rsidR="006B304D" w:rsidRDefault="00000000">
            <w:pPr>
              <w:pStyle w:val="Compact"/>
              <w:jc w:val="right"/>
            </w:pPr>
            <w:r>
              <w:t>4</w:t>
            </w:r>
          </w:p>
        </w:tc>
        <w:tc>
          <w:tcPr>
            <w:tcW w:w="674" w:type="dxa"/>
          </w:tcPr>
          <w:p w14:paraId="159390E5" w14:textId="77777777" w:rsidR="006B304D" w:rsidRDefault="00000000">
            <w:pPr>
              <w:pStyle w:val="Compact"/>
              <w:jc w:val="right"/>
            </w:pPr>
            <w:r>
              <w:t>3</w:t>
            </w:r>
          </w:p>
        </w:tc>
        <w:tc>
          <w:tcPr>
            <w:tcW w:w="674" w:type="dxa"/>
          </w:tcPr>
          <w:p w14:paraId="592A70B1" w14:textId="77777777" w:rsidR="006B304D" w:rsidRDefault="00000000">
            <w:pPr>
              <w:pStyle w:val="Compact"/>
              <w:jc w:val="right"/>
            </w:pPr>
            <w:r>
              <w:t>3</w:t>
            </w:r>
          </w:p>
        </w:tc>
        <w:tc>
          <w:tcPr>
            <w:tcW w:w="674" w:type="dxa"/>
          </w:tcPr>
          <w:p w14:paraId="4C3210ED" w14:textId="77777777" w:rsidR="006B304D" w:rsidRDefault="00000000">
            <w:pPr>
              <w:pStyle w:val="Compact"/>
              <w:jc w:val="right"/>
            </w:pPr>
            <w:r>
              <w:t>2</w:t>
            </w:r>
          </w:p>
        </w:tc>
        <w:tc>
          <w:tcPr>
            <w:tcW w:w="674" w:type="dxa"/>
          </w:tcPr>
          <w:p w14:paraId="37C0355B" w14:textId="77777777" w:rsidR="006B304D" w:rsidRDefault="00000000">
            <w:pPr>
              <w:pStyle w:val="Compact"/>
              <w:jc w:val="right"/>
            </w:pPr>
            <w:r>
              <w:t>39</w:t>
            </w:r>
          </w:p>
        </w:tc>
      </w:tr>
      <w:tr w:rsidR="006B304D" w14:paraId="054E0D24" w14:textId="77777777">
        <w:tc>
          <w:tcPr>
            <w:tcW w:w="505" w:type="dxa"/>
          </w:tcPr>
          <w:p w14:paraId="18EDC17D" w14:textId="77777777" w:rsidR="006B304D" w:rsidRDefault="00000000">
            <w:pPr>
              <w:pStyle w:val="Compact"/>
            </w:pPr>
            <w:r>
              <w:t>franklin</w:t>
            </w:r>
          </w:p>
        </w:tc>
        <w:tc>
          <w:tcPr>
            <w:tcW w:w="674" w:type="dxa"/>
          </w:tcPr>
          <w:p w14:paraId="7424A55C" w14:textId="77777777" w:rsidR="006B304D" w:rsidRDefault="00000000">
            <w:pPr>
              <w:pStyle w:val="Compact"/>
              <w:jc w:val="right"/>
            </w:pPr>
            <w:r>
              <w:t>6</w:t>
            </w:r>
          </w:p>
        </w:tc>
        <w:tc>
          <w:tcPr>
            <w:tcW w:w="674" w:type="dxa"/>
          </w:tcPr>
          <w:p w14:paraId="3CE8A92B" w14:textId="77777777" w:rsidR="006B304D" w:rsidRDefault="00000000">
            <w:pPr>
              <w:pStyle w:val="Compact"/>
              <w:jc w:val="right"/>
            </w:pPr>
            <w:r>
              <w:t>6</w:t>
            </w:r>
          </w:p>
        </w:tc>
        <w:tc>
          <w:tcPr>
            <w:tcW w:w="674" w:type="dxa"/>
          </w:tcPr>
          <w:p w14:paraId="44AE9C14" w14:textId="77777777" w:rsidR="006B304D" w:rsidRDefault="00000000">
            <w:pPr>
              <w:pStyle w:val="Compact"/>
              <w:jc w:val="right"/>
            </w:pPr>
            <w:r>
              <w:t>5</w:t>
            </w:r>
          </w:p>
        </w:tc>
        <w:tc>
          <w:tcPr>
            <w:tcW w:w="674" w:type="dxa"/>
          </w:tcPr>
          <w:p w14:paraId="79A693B6" w14:textId="77777777" w:rsidR="006B304D" w:rsidRDefault="00000000">
            <w:pPr>
              <w:pStyle w:val="Compact"/>
              <w:jc w:val="right"/>
            </w:pPr>
            <w:r>
              <w:t>4</w:t>
            </w:r>
          </w:p>
        </w:tc>
        <w:tc>
          <w:tcPr>
            <w:tcW w:w="674" w:type="dxa"/>
          </w:tcPr>
          <w:p w14:paraId="067DB544" w14:textId="77777777" w:rsidR="006B304D" w:rsidRDefault="00000000">
            <w:pPr>
              <w:pStyle w:val="Compact"/>
              <w:jc w:val="right"/>
            </w:pPr>
            <w:r>
              <w:t>3</w:t>
            </w:r>
          </w:p>
        </w:tc>
        <w:tc>
          <w:tcPr>
            <w:tcW w:w="674" w:type="dxa"/>
          </w:tcPr>
          <w:p w14:paraId="1F9FA6D4" w14:textId="77777777" w:rsidR="006B304D" w:rsidRDefault="00000000">
            <w:pPr>
              <w:pStyle w:val="Compact"/>
              <w:jc w:val="right"/>
            </w:pPr>
            <w:r>
              <w:t>4</w:t>
            </w:r>
          </w:p>
        </w:tc>
        <w:tc>
          <w:tcPr>
            <w:tcW w:w="674" w:type="dxa"/>
          </w:tcPr>
          <w:p w14:paraId="4ACFE48A" w14:textId="77777777" w:rsidR="006B304D" w:rsidRDefault="00000000">
            <w:pPr>
              <w:pStyle w:val="Compact"/>
              <w:jc w:val="right"/>
            </w:pPr>
            <w:r>
              <w:t>4</w:t>
            </w:r>
          </w:p>
        </w:tc>
        <w:tc>
          <w:tcPr>
            <w:tcW w:w="674" w:type="dxa"/>
          </w:tcPr>
          <w:p w14:paraId="247F4D96" w14:textId="77777777" w:rsidR="006B304D" w:rsidRDefault="00000000">
            <w:pPr>
              <w:pStyle w:val="Compact"/>
              <w:jc w:val="right"/>
            </w:pPr>
            <w:r>
              <w:t>3</w:t>
            </w:r>
          </w:p>
        </w:tc>
        <w:tc>
          <w:tcPr>
            <w:tcW w:w="674" w:type="dxa"/>
          </w:tcPr>
          <w:p w14:paraId="42D049F6" w14:textId="77777777" w:rsidR="006B304D" w:rsidRDefault="00000000">
            <w:pPr>
              <w:pStyle w:val="Compact"/>
              <w:jc w:val="right"/>
            </w:pPr>
            <w:r>
              <w:t>3</w:t>
            </w:r>
          </w:p>
        </w:tc>
        <w:tc>
          <w:tcPr>
            <w:tcW w:w="674" w:type="dxa"/>
          </w:tcPr>
          <w:p w14:paraId="4BB22D5F" w14:textId="77777777" w:rsidR="006B304D" w:rsidRDefault="00000000">
            <w:pPr>
              <w:pStyle w:val="Compact"/>
              <w:jc w:val="right"/>
            </w:pPr>
            <w:r>
              <w:t>2</w:t>
            </w:r>
          </w:p>
        </w:tc>
        <w:tc>
          <w:tcPr>
            <w:tcW w:w="674" w:type="dxa"/>
          </w:tcPr>
          <w:p w14:paraId="0D836889" w14:textId="77777777" w:rsidR="006B304D" w:rsidRDefault="00000000">
            <w:pPr>
              <w:pStyle w:val="Compact"/>
              <w:jc w:val="right"/>
            </w:pPr>
            <w:r>
              <w:t>40</w:t>
            </w:r>
          </w:p>
        </w:tc>
      </w:tr>
      <w:tr w:rsidR="006B304D" w14:paraId="6C1BCC95" w14:textId="77777777">
        <w:tc>
          <w:tcPr>
            <w:tcW w:w="505" w:type="dxa"/>
          </w:tcPr>
          <w:p w14:paraId="1E5AC87D" w14:textId="77777777" w:rsidR="006B304D" w:rsidRDefault="00000000">
            <w:pPr>
              <w:pStyle w:val="Compact"/>
            </w:pPr>
            <w:r>
              <w:rPr>
                <w:b/>
                <w:bCs/>
              </w:rPr>
              <w:t>Column total</w:t>
            </w:r>
          </w:p>
        </w:tc>
        <w:tc>
          <w:tcPr>
            <w:tcW w:w="674" w:type="dxa"/>
          </w:tcPr>
          <w:p w14:paraId="1BCA35E9" w14:textId="77777777" w:rsidR="006B304D" w:rsidRDefault="00000000">
            <w:pPr>
              <w:pStyle w:val="Compact"/>
              <w:jc w:val="right"/>
            </w:pPr>
            <w:r>
              <w:rPr>
                <w:b/>
                <w:bCs/>
              </w:rPr>
              <w:t>93</w:t>
            </w:r>
          </w:p>
        </w:tc>
        <w:tc>
          <w:tcPr>
            <w:tcW w:w="674" w:type="dxa"/>
          </w:tcPr>
          <w:p w14:paraId="3782DE99" w14:textId="77777777" w:rsidR="006B304D" w:rsidRDefault="00000000">
            <w:pPr>
              <w:pStyle w:val="Compact"/>
              <w:jc w:val="right"/>
            </w:pPr>
            <w:r>
              <w:rPr>
                <w:b/>
                <w:bCs/>
              </w:rPr>
              <w:t>115</w:t>
            </w:r>
          </w:p>
        </w:tc>
        <w:tc>
          <w:tcPr>
            <w:tcW w:w="674" w:type="dxa"/>
          </w:tcPr>
          <w:p w14:paraId="32A25AD7" w14:textId="77777777" w:rsidR="006B304D" w:rsidRDefault="00000000">
            <w:pPr>
              <w:pStyle w:val="Compact"/>
              <w:jc w:val="right"/>
            </w:pPr>
            <w:r>
              <w:rPr>
                <w:b/>
                <w:bCs/>
              </w:rPr>
              <w:t>84</w:t>
            </w:r>
          </w:p>
        </w:tc>
        <w:tc>
          <w:tcPr>
            <w:tcW w:w="674" w:type="dxa"/>
          </w:tcPr>
          <w:p w14:paraId="1983B9FB" w14:textId="77777777" w:rsidR="006B304D" w:rsidRDefault="00000000">
            <w:pPr>
              <w:pStyle w:val="Compact"/>
              <w:jc w:val="right"/>
            </w:pPr>
            <w:r>
              <w:rPr>
                <w:b/>
                <w:bCs/>
              </w:rPr>
              <w:t>66</w:t>
            </w:r>
          </w:p>
        </w:tc>
        <w:tc>
          <w:tcPr>
            <w:tcW w:w="674" w:type="dxa"/>
          </w:tcPr>
          <w:p w14:paraId="6D829DC9" w14:textId="77777777" w:rsidR="006B304D" w:rsidRDefault="00000000">
            <w:pPr>
              <w:pStyle w:val="Compact"/>
              <w:jc w:val="right"/>
            </w:pPr>
            <w:r>
              <w:rPr>
                <w:b/>
                <w:bCs/>
              </w:rPr>
              <w:t>65</w:t>
            </w:r>
          </w:p>
        </w:tc>
        <w:tc>
          <w:tcPr>
            <w:tcW w:w="674" w:type="dxa"/>
          </w:tcPr>
          <w:p w14:paraId="46EC0C6C" w14:textId="77777777" w:rsidR="006B304D" w:rsidRDefault="00000000">
            <w:pPr>
              <w:pStyle w:val="Compact"/>
              <w:jc w:val="right"/>
            </w:pPr>
            <w:r>
              <w:rPr>
                <w:b/>
                <w:bCs/>
              </w:rPr>
              <w:t>19</w:t>
            </w:r>
          </w:p>
        </w:tc>
        <w:tc>
          <w:tcPr>
            <w:tcW w:w="674" w:type="dxa"/>
          </w:tcPr>
          <w:p w14:paraId="68A5745B" w14:textId="77777777" w:rsidR="006B304D" w:rsidRDefault="00000000">
            <w:pPr>
              <w:pStyle w:val="Compact"/>
              <w:jc w:val="right"/>
            </w:pPr>
            <w:r>
              <w:rPr>
                <w:b/>
                <w:bCs/>
              </w:rPr>
              <w:t>34</w:t>
            </w:r>
          </w:p>
        </w:tc>
        <w:tc>
          <w:tcPr>
            <w:tcW w:w="674" w:type="dxa"/>
          </w:tcPr>
          <w:p w14:paraId="2E6DC131" w14:textId="77777777" w:rsidR="006B304D" w:rsidRDefault="00000000">
            <w:pPr>
              <w:pStyle w:val="Compact"/>
              <w:jc w:val="right"/>
            </w:pPr>
            <w:r>
              <w:rPr>
                <w:b/>
                <w:bCs/>
              </w:rPr>
              <w:t>60</w:t>
            </w:r>
          </w:p>
        </w:tc>
        <w:tc>
          <w:tcPr>
            <w:tcW w:w="674" w:type="dxa"/>
          </w:tcPr>
          <w:p w14:paraId="4399517D" w14:textId="77777777" w:rsidR="006B304D" w:rsidRDefault="00000000">
            <w:pPr>
              <w:pStyle w:val="Compact"/>
              <w:jc w:val="right"/>
            </w:pPr>
            <w:r>
              <w:rPr>
                <w:b/>
                <w:bCs/>
              </w:rPr>
              <w:t>23</w:t>
            </w:r>
          </w:p>
        </w:tc>
        <w:tc>
          <w:tcPr>
            <w:tcW w:w="674" w:type="dxa"/>
          </w:tcPr>
          <w:p w14:paraId="6BD7F655" w14:textId="77777777" w:rsidR="006B304D" w:rsidRDefault="00000000">
            <w:pPr>
              <w:pStyle w:val="Compact"/>
              <w:jc w:val="right"/>
            </w:pPr>
            <w:r>
              <w:rPr>
                <w:b/>
                <w:bCs/>
              </w:rPr>
              <w:t>27</w:t>
            </w:r>
          </w:p>
        </w:tc>
        <w:tc>
          <w:tcPr>
            <w:tcW w:w="674" w:type="dxa"/>
          </w:tcPr>
          <w:p w14:paraId="5712177C" w14:textId="77777777" w:rsidR="006B304D" w:rsidRDefault="00000000">
            <w:pPr>
              <w:pStyle w:val="Compact"/>
              <w:jc w:val="right"/>
            </w:pPr>
            <w:r>
              <w:rPr>
                <w:b/>
                <w:bCs/>
              </w:rPr>
              <w:t>586</w:t>
            </w:r>
          </w:p>
        </w:tc>
      </w:tr>
    </w:tbl>
    <w:p w14:paraId="0184567C" w14:textId="77777777" w:rsidR="006B304D" w:rsidRDefault="00000000">
      <w:pPr>
        <w:pStyle w:val="BodyText"/>
      </w:pPr>
      <w:r>
        <w:lastRenderedPageBreak/>
        <w:t xml:space="preserve">Columns: decis = decisions, val = values, rel = relationships, conf = conflict, learn = learning, creat = creativity, ch_o_t = change_over_time. Source: battery_v2.json and battery.json files, counted over </w:t>
      </w:r>
      <w:r>
        <w:rPr>
          <w:rStyle w:val="VerbatimChar"/>
        </w:rPr>
        <w:t>tier == "behavioral_prediction"</w:t>
      </w:r>
      <w:r>
        <w:t xml:space="preserve"> slices.</w:t>
      </w:r>
    </w:p>
    <w:p w14:paraId="4CF68B51" w14:textId="77777777" w:rsidR="006B304D" w:rsidRDefault="00000000">
      <w:pPr>
        <w:pStyle w:val="Heading3"/>
      </w:pPr>
      <w:bookmarkStart w:id="1330" w:name="_Toc228182863"/>
      <w:bookmarkStart w:id="1331" w:name="sec-b-3"/>
      <w:bookmarkEnd w:id="1329"/>
      <w:r>
        <w:t>B.3 Behavioral-axis distribution (LITERAL / INTERPRETIVE / REFUSAL-TRIGGERING)</w:t>
      </w:r>
      <w:bookmarkEnd w:id="1330"/>
    </w:p>
    <w:p w14:paraId="294B8C14" w14:textId="77777777" w:rsidR="006B304D" w:rsidRDefault="00000000">
      <w:pPr>
        <w:pStyle w:val="FirstParagraph"/>
      </w:pPr>
      <w:r>
        <w:t xml:space="preserve">A secondary classification of the same 586 questions, produced by Claude Haiku 4.5 as a post-hoc auditor, tags each question by what cognitive operation it requires the response model to perform. Full audit at </w:t>
      </w:r>
      <w:r>
        <w:rPr>
          <w:rStyle w:val="VerbatimChar"/>
        </w:rPr>
        <w:t>docs/research/question_category_audit.md</w:t>
      </w:r>
      <w:r>
        <w:t>.</w:t>
      </w:r>
    </w:p>
    <w:p w14:paraId="52499E8D" w14:textId="77777777" w:rsidR="006B304D" w:rsidRDefault="00000000">
      <w:pPr>
        <w:pStyle w:val="BodyText"/>
      </w:pPr>
      <w:r>
        <w:t>Aggregate distribution:</w:t>
      </w:r>
    </w:p>
    <w:tbl>
      <w:tblPr>
        <w:tblStyle w:val="Table"/>
        <w:tblW w:w="0" w:type="auto"/>
        <w:tblLook w:val="0020" w:firstRow="1" w:lastRow="0" w:firstColumn="0" w:lastColumn="0" w:noHBand="0" w:noVBand="0"/>
      </w:tblPr>
      <w:tblGrid>
        <w:gridCol w:w="3089"/>
        <w:gridCol w:w="546"/>
        <w:gridCol w:w="785"/>
      </w:tblGrid>
      <w:tr w:rsidR="006B304D" w14:paraId="6421CCAC"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46568" w14:textId="77777777" w:rsidR="006B304D" w:rsidRDefault="00000000">
            <w:pPr>
              <w:pStyle w:val="Compact"/>
            </w:pPr>
            <w:r>
              <w:t>Axis</w:t>
            </w:r>
          </w:p>
        </w:tc>
        <w:tc>
          <w:tcPr>
            <w:tcW w:w="0" w:type="auto"/>
          </w:tcPr>
          <w:p w14:paraId="59C32CFB" w14:textId="77777777" w:rsidR="006B304D" w:rsidRDefault="00000000">
            <w:pPr>
              <w:pStyle w:val="Compact"/>
              <w:jc w:val="right"/>
            </w:pPr>
            <w:r>
              <w:t>n</w:t>
            </w:r>
          </w:p>
        </w:tc>
        <w:tc>
          <w:tcPr>
            <w:tcW w:w="0" w:type="auto"/>
          </w:tcPr>
          <w:p w14:paraId="2FA19019" w14:textId="77777777" w:rsidR="006B304D" w:rsidRDefault="00000000">
            <w:pPr>
              <w:pStyle w:val="Compact"/>
              <w:jc w:val="right"/>
            </w:pPr>
            <w:r>
              <w:t>%</w:t>
            </w:r>
          </w:p>
        </w:tc>
      </w:tr>
      <w:tr w:rsidR="006B304D" w14:paraId="755D4155" w14:textId="77777777">
        <w:tc>
          <w:tcPr>
            <w:tcW w:w="0" w:type="auto"/>
          </w:tcPr>
          <w:p w14:paraId="7FB5C829" w14:textId="77777777" w:rsidR="006B304D" w:rsidRDefault="00000000">
            <w:pPr>
              <w:pStyle w:val="Compact"/>
            </w:pPr>
            <w:r>
              <w:t>LITERAL_RECALL</w:t>
            </w:r>
          </w:p>
        </w:tc>
        <w:tc>
          <w:tcPr>
            <w:tcW w:w="0" w:type="auto"/>
          </w:tcPr>
          <w:p w14:paraId="7BCCB963" w14:textId="77777777" w:rsidR="006B304D" w:rsidRDefault="00000000">
            <w:pPr>
              <w:pStyle w:val="Compact"/>
              <w:jc w:val="right"/>
            </w:pPr>
            <w:r>
              <w:t>60</w:t>
            </w:r>
          </w:p>
        </w:tc>
        <w:tc>
          <w:tcPr>
            <w:tcW w:w="0" w:type="auto"/>
          </w:tcPr>
          <w:p w14:paraId="77F10BC3" w14:textId="77777777" w:rsidR="006B304D" w:rsidRDefault="00000000">
            <w:pPr>
              <w:pStyle w:val="Compact"/>
              <w:jc w:val="right"/>
            </w:pPr>
            <w:r>
              <w:t>10.2%</w:t>
            </w:r>
          </w:p>
        </w:tc>
      </w:tr>
      <w:tr w:rsidR="006B304D" w14:paraId="29568887" w14:textId="77777777">
        <w:tc>
          <w:tcPr>
            <w:tcW w:w="0" w:type="auto"/>
          </w:tcPr>
          <w:p w14:paraId="15A03FB6" w14:textId="77777777" w:rsidR="006B304D" w:rsidRDefault="00000000">
            <w:pPr>
              <w:pStyle w:val="Compact"/>
            </w:pPr>
            <w:r>
              <w:t>INTERPRETIVE_INFERENCE</w:t>
            </w:r>
          </w:p>
        </w:tc>
        <w:tc>
          <w:tcPr>
            <w:tcW w:w="0" w:type="auto"/>
          </w:tcPr>
          <w:p w14:paraId="3FB8D6E6" w14:textId="77777777" w:rsidR="006B304D" w:rsidRDefault="00000000">
            <w:pPr>
              <w:pStyle w:val="Compact"/>
              <w:jc w:val="right"/>
            </w:pPr>
            <w:r>
              <w:t>403</w:t>
            </w:r>
          </w:p>
        </w:tc>
        <w:tc>
          <w:tcPr>
            <w:tcW w:w="0" w:type="auto"/>
          </w:tcPr>
          <w:p w14:paraId="31190EB8" w14:textId="77777777" w:rsidR="006B304D" w:rsidRDefault="00000000">
            <w:pPr>
              <w:pStyle w:val="Compact"/>
              <w:jc w:val="right"/>
            </w:pPr>
            <w:r>
              <w:t>68.8%</w:t>
            </w:r>
          </w:p>
        </w:tc>
      </w:tr>
      <w:tr w:rsidR="006B304D" w14:paraId="48EDE739" w14:textId="77777777">
        <w:tc>
          <w:tcPr>
            <w:tcW w:w="0" w:type="auto"/>
          </w:tcPr>
          <w:p w14:paraId="77C07B28" w14:textId="77777777" w:rsidR="006B304D" w:rsidRDefault="00000000">
            <w:pPr>
              <w:pStyle w:val="Compact"/>
            </w:pPr>
            <w:r>
              <w:t>REFUSAL_TRIGGERING</w:t>
            </w:r>
          </w:p>
        </w:tc>
        <w:tc>
          <w:tcPr>
            <w:tcW w:w="0" w:type="auto"/>
          </w:tcPr>
          <w:p w14:paraId="2E419EC0" w14:textId="77777777" w:rsidR="006B304D" w:rsidRDefault="00000000">
            <w:pPr>
              <w:pStyle w:val="Compact"/>
              <w:jc w:val="right"/>
            </w:pPr>
            <w:r>
              <w:t>123</w:t>
            </w:r>
          </w:p>
        </w:tc>
        <w:tc>
          <w:tcPr>
            <w:tcW w:w="0" w:type="auto"/>
          </w:tcPr>
          <w:p w14:paraId="2673F0E9" w14:textId="77777777" w:rsidR="006B304D" w:rsidRDefault="00000000">
            <w:pPr>
              <w:pStyle w:val="Compact"/>
              <w:jc w:val="right"/>
            </w:pPr>
            <w:r>
              <w:t>21.0%</w:t>
            </w:r>
          </w:p>
        </w:tc>
      </w:tr>
    </w:tbl>
    <w:p w14:paraId="69CC419B" w14:textId="77777777" w:rsidR="006B304D" w:rsidRDefault="00000000">
      <w:pPr>
        <w:pStyle w:val="BodyText"/>
      </w:pPr>
      <w:r>
        <w:t>Per-subject distribution:</w:t>
      </w:r>
    </w:p>
    <w:tbl>
      <w:tblPr>
        <w:tblStyle w:val="Table"/>
        <w:tblW w:w="0" w:type="auto"/>
        <w:tblLook w:val="0020" w:firstRow="1" w:lastRow="0" w:firstColumn="0" w:lastColumn="0" w:noHBand="0" w:noVBand="0"/>
      </w:tblPr>
      <w:tblGrid>
        <w:gridCol w:w="1377"/>
        <w:gridCol w:w="1133"/>
        <w:gridCol w:w="986"/>
        <w:gridCol w:w="1194"/>
        <w:gridCol w:w="436"/>
      </w:tblGrid>
      <w:tr w:rsidR="006B304D" w14:paraId="7810F02F"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5BFDD796" w14:textId="77777777" w:rsidR="006B304D" w:rsidRDefault="00000000">
            <w:pPr>
              <w:pStyle w:val="Compact"/>
            </w:pPr>
            <w:r>
              <w:t>Subject</w:t>
            </w:r>
          </w:p>
        </w:tc>
        <w:tc>
          <w:tcPr>
            <w:tcW w:w="0" w:type="auto"/>
          </w:tcPr>
          <w:p w14:paraId="34446E22" w14:textId="77777777" w:rsidR="006B304D" w:rsidRDefault="00000000">
            <w:pPr>
              <w:pStyle w:val="Compact"/>
              <w:jc w:val="right"/>
            </w:pPr>
            <w:r>
              <w:t>LITERAL</w:t>
            </w:r>
          </w:p>
        </w:tc>
        <w:tc>
          <w:tcPr>
            <w:tcW w:w="0" w:type="auto"/>
          </w:tcPr>
          <w:p w14:paraId="4041E39F" w14:textId="77777777" w:rsidR="006B304D" w:rsidRDefault="00000000">
            <w:pPr>
              <w:pStyle w:val="Compact"/>
              <w:jc w:val="right"/>
            </w:pPr>
            <w:r>
              <w:t>INTERP</w:t>
            </w:r>
          </w:p>
        </w:tc>
        <w:tc>
          <w:tcPr>
            <w:tcW w:w="0" w:type="auto"/>
          </w:tcPr>
          <w:p w14:paraId="3AC6195D" w14:textId="77777777" w:rsidR="006B304D" w:rsidRDefault="00000000">
            <w:pPr>
              <w:pStyle w:val="Compact"/>
              <w:jc w:val="right"/>
            </w:pPr>
            <w:r>
              <w:t>REFUSAL</w:t>
            </w:r>
          </w:p>
        </w:tc>
        <w:tc>
          <w:tcPr>
            <w:tcW w:w="0" w:type="auto"/>
          </w:tcPr>
          <w:p w14:paraId="5CC7CD04" w14:textId="77777777" w:rsidR="006B304D" w:rsidRDefault="00000000">
            <w:pPr>
              <w:pStyle w:val="Compact"/>
              <w:jc w:val="right"/>
            </w:pPr>
            <w:r>
              <w:t>n</w:t>
            </w:r>
          </w:p>
        </w:tc>
      </w:tr>
      <w:tr w:rsidR="006B304D" w14:paraId="39E6C257" w14:textId="77777777">
        <w:tc>
          <w:tcPr>
            <w:tcW w:w="0" w:type="auto"/>
          </w:tcPr>
          <w:p w14:paraId="3CDB4432" w14:textId="77777777" w:rsidR="006B304D" w:rsidRDefault="00000000">
            <w:pPr>
              <w:pStyle w:val="Compact"/>
            </w:pPr>
            <w:r>
              <w:t>augustine</w:t>
            </w:r>
          </w:p>
        </w:tc>
        <w:tc>
          <w:tcPr>
            <w:tcW w:w="0" w:type="auto"/>
          </w:tcPr>
          <w:p w14:paraId="42D3F53A" w14:textId="77777777" w:rsidR="006B304D" w:rsidRDefault="00000000">
            <w:pPr>
              <w:pStyle w:val="Compact"/>
              <w:jc w:val="right"/>
            </w:pPr>
            <w:r>
              <w:t>4</w:t>
            </w:r>
          </w:p>
        </w:tc>
        <w:tc>
          <w:tcPr>
            <w:tcW w:w="0" w:type="auto"/>
          </w:tcPr>
          <w:p w14:paraId="58737B59" w14:textId="77777777" w:rsidR="006B304D" w:rsidRDefault="00000000">
            <w:pPr>
              <w:pStyle w:val="Compact"/>
              <w:jc w:val="right"/>
            </w:pPr>
            <w:r>
              <w:t>33</w:t>
            </w:r>
          </w:p>
        </w:tc>
        <w:tc>
          <w:tcPr>
            <w:tcW w:w="0" w:type="auto"/>
          </w:tcPr>
          <w:p w14:paraId="614FF7E5" w14:textId="77777777" w:rsidR="006B304D" w:rsidRDefault="00000000">
            <w:pPr>
              <w:pStyle w:val="Compact"/>
              <w:jc w:val="right"/>
            </w:pPr>
            <w:r>
              <w:t>2</w:t>
            </w:r>
          </w:p>
        </w:tc>
        <w:tc>
          <w:tcPr>
            <w:tcW w:w="0" w:type="auto"/>
          </w:tcPr>
          <w:p w14:paraId="53E601FA" w14:textId="77777777" w:rsidR="006B304D" w:rsidRDefault="00000000">
            <w:pPr>
              <w:pStyle w:val="Compact"/>
              <w:jc w:val="right"/>
            </w:pPr>
            <w:r>
              <w:t>39</w:t>
            </w:r>
          </w:p>
        </w:tc>
      </w:tr>
      <w:tr w:rsidR="006B304D" w14:paraId="579F7861" w14:textId="77777777">
        <w:tc>
          <w:tcPr>
            <w:tcW w:w="0" w:type="auto"/>
          </w:tcPr>
          <w:p w14:paraId="64BA5A5F" w14:textId="77777777" w:rsidR="006B304D" w:rsidRDefault="00000000">
            <w:pPr>
              <w:pStyle w:val="Compact"/>
            </w:pPr>
            <w:r>
              <w:t>babur</w:t>
            </w:r>
          </w:p>
        </w:tc>
        <w:tc>
          <w:tcPr>
            <w:tcW w:w="0" w:type="auto"/>
          </w:tcPr>
          <w:p w14:paraId="5C29D563" w14:textId="77777777" w:rsidR="006B304D" w:rsidRDefault="00000000">
            <w:pPr>
              <w:pStyle w:val="Compact"/>
              <w:jc w:val="right"/>
            </w:pPr>
            <w:r>
              <w:t>1</w:t>
            </w:r>
          </w:p>
        </w:tc>
        <w:tc>
          <w:tcPr>
            <w:tcW w:w="0" w:type="auto"/>
          </w:tcPr>
          <w:p w14:paraId="4BEC1FDD" w14:textId="77777777" w:rsidR="006B304D" w:rsidRDefault="00000000">
            <w:pPr>
              <w:pStyle w:val="Compact"/>
              <w:jc w:val="right"/>
            </w:pPr>
            <w:r>
              <w:t>25</w:t>
            </w:r>
          </w:p>
        </w:tc>
        <w:tc>
          <w:tcPr>
            <w:tcW w:w="0" w:type="auto"/>
          </w:tcPr>
          <w:p w14:paraId="3C8F4684" w14:textId="77777777" w:rsidR="006B304D" w:rsidRDefault="00000000">
            <w:pPr>
              <w:pStyle w:val="Compact"/>
              <w:jc w:val="right"/>
            </w:pPr>
            <w:r>
              <w:t>13</w:t>
            </w:r>
          </w:p>
        </w:tc>
        <w:tc>
          <w:tcPr>
            <w:tcW w:w="0" w:type="auto"/>
          </w:tcPr>
          <w:p w14:paraId="5F90F8A3" w14:textId="77777777" w:rsidR="006B304D" w:rsidRDefault="00000000">
            <w:pPr>
              <w:pStyle w:val="Compact"/>
              <w:jc w:val="right"/>
            </w:pPr>
            <w:r>
              <w:t>39</w:t>
            </w:r>
          </w:p>
        </w:tc>
      </w:tr>
      <w:tr w:rsidR="006B304D" w14:paraId="434A64D2" w14:textId="77777777">
        <w:tc>
          <w:tcPr>
            <w:tcW w:w="0" w:type="auto"/>
          </w:tcPr>
          <w:p w14:paraId="1BDA020C" w14:textId="77777777" w:rsidR="006B304D" w:rsidRDefault="00000000">
            <w:pPr>
              <w:pStyle w:val="Compact"/>
            </w:pPr>
            <w:r>
              <w:t>bernal_diaz</w:t>
            </w:r>
          </w:p>
        </w:tc>
        <w:tc>
          <w:tcPr>
            <w:tcW w:w="0" w:type="auto"/>
          </w:tcPr>
          <w:p w14:paraId="158D53EA" w14:textId="77777777" w:rsidR="006B304D" w:rsidRDefault="00000000">
            <w:pPr>
              <w:pStyle w:val="Compact"/>
              <w:jc w:val="right"/>
            </w:pPr>
            <w:r>
              <w:t>2</w:t>
            </w:r>
          </w:p>
        </w:tc>
        <w:tc>
          <w:tcPr>
            <w:tcW w:w="0" w:type="auto"/>
          </w:tcPr>
          <w:p w14:paraId="69D8EB68" w14:textId="77777777" w:rsidR="006B304D" w:rsidRDefault="00000000">
            <w:pPr>
              <w:pStyle w:val="Compact"/>
              <w:jc w:val="right"/>
            </w:pPr>
            <w:r>
              <w:t>28</w:t>
            </w:r>
          </w:p>
        </w:tc>
        <w:tc>
          <w:tcPr>
            <w:tcW w:w="0" w:type="auto"/>
          </w:tcPr>
          <w:p w14:paraId="41CBE5D9" w14:textId="77777777" w:rsidR="006B304D" w:rsidRDefault="00000000">
            <w:pPr>
              <w:pStyle w:val="Compact"/>
              <w:jc w:val="right"/>
            </w:pPr>
            <w:r>
              <w:t>9</w:t>
            </w:r>
          </w:p>
        </w:tc>
        <w:tc>
          <w:tcPr>
            <w:tcW w:w="0" w:type="auto"/>
          </w:tcPr>
          <w:p w14:paraId="463D9358" w14:textId="77777777" w:rsidR="006B304D" w:rsidRDefault="00000000">
            <w:pPr>
              <w:pStyle w:val="Compact"/>
              <w:jc w:val="right"/>
            </w:pPr>
            <w:r>
              <w:t>39</w:t>
            </w:r>
          </w:p>
        </w:tc>
      </w:tr>
      <w:tr w:rsidR="006B304D" w14:paraId="5C56039E" w14:textId="77777777">
        <w:tc>
          <w:tcPr>
            <w:tcW w:w="0" w:type="auto"/>
          </w:tcPr>
          <w:p w14:paraId="180A9B91" w14:textId="77777777" w:rsidR="006B304D" w:rsidRDefault="00000000">
            <w:pPr>
              <w:pStyle w:val="Compact"/>
            </w:pPr>
            <w:r>
              <w:t>cellini</w:t>
            </w:r>
          </w:p>
        </w:tc>
        <w:tc>
          <w:tcPr>
            <w:tcW w:w="0" w:type="auto"/>
          </w:tcPr>
          <w:p w14:paraId="69FEC3E5" w14:textId="77777777" w:rsidR="006B304D" w:rsidRDefault="00000000">
            <w:pPr>
              <w:pStyle w:val="Compact"/>
              <w:jc w:val="right"/>
            </w:pPr>
            <w:r>
              <w:t>4</w:t>
            </w:r>
          </w:p>
        </w:tc>
        <w:tc>
          <w:tcPr>
            <w:tcW w:w="0" w:type="auto"/>
          </w:tcPr>
          <w:p w14:paraId="6DAE0733" w14:textId="77777777" w:rsidR="006B304D" w:rsidRDefault="00000000">
            <w:pPr>
              <w:pStyle w:val="Compact"/>
              <w:jc w:val="right"/>
            </w:pPr>
            <w:r>
              <w:t>27</w:t>
            </w:r>
          </w:p>
        </w:tc>
        <w:tc>
          <w:tcPr>
            <w:tcW w:w="0" w:type="auto"/>
          </w:tcPr>
          <w:p w14:paraId="485715A8" w14:textId="77777777" w:rsidR="006B304D" w:rsidRDefault="00000000">
            <w:pPr>
              <w:pStyle w:val="Compact"/>
              <w:jc w:val="right"/>
            </w:pPr>
            <w:r>
              <w:t>8</w:t>
            </w:r>
          </w:p>
        </w:tc>
        <w:tc>
          <w:tcPr>
            <w:tcW w:w="0" w:type="auto"/>
          </w:tcPr>
          <w:p w14:paraId="4FE697AF" w14:textId="77777777" w:rsidR="006B304D" w:rsidRDefault="00000000">
            <w:pPr>
              <w:pStyle w:val="Compact"/>
              <w:jc w:val="right"/>
            </w:pPr>
            <w:r>
              <w:t>39</w:t>
            </w:r>
          </w:p>
        </w:tc>
      </w:tr>
      <w:tr w:rsidR="006B304D" w14:paraId="66EFDC4E" w14:textId="77777777">
        <w:tc>
          <w:tcPr>
            <w:tcW w:w="0" w:type="auto"/>
          </w:tcPr>
          <w:p w14:paraId="6AD5A594" w14:textId="77777777" w:rsidR="006B304D" w:rsidRDefault="00000000">
            <w:pPr>
              <w:pStyle w:val="Compact"/>
            </w:pPr>
            <w:r>
              <w:t>ebers</w:t>
            </w:r>
          </w:p>
        </w:tc>
        <w:tc>
          <w:tcPr>
            <w:tcW w:w="0" w:type="auto"/>
          </w:tcPr>
          <w:p w14:paraId="213E0F29" w14:textId="77777777" w:rsidR="006B304D" w:rsidRDefault="00000000">
            <w:pPr>
              <w:pStyle w:val="Compact"/>
              <w:jc w:val="right"/>
            </w:pPr>
            <w:r>
              <w:t>2</w:t>
            </w:r>
          </w:p>
        </w:tc>
        <w:tc>
          <w:tcPr>
            <w:tcW w:w="0" w:type="auto"/>
          </w:tcPr>
          <w:p w14:paraId="64D85D0D" w14:textId="77777777" w:rsidR="006B304D" w:rsidRDefault="00000000">
            <w:pPr>
              <w:pStyle w:val="Compact"/>
              <w:jc w:val="right"/>
            </w:pPr>
            <w:r>
              <w:t>30</w:t>
            </w:r>
          </w:p>
        </w:tc>
        <w:tc>
          <w:tcPr>
            <w:tcW w:w="0" w:type="auto"/>
          </w:tcPr>
          <w:p w14:paraId="5B76AEA9" w14:textId="77777777" w:rsidR="006B304D" w:rsidRDefault="00000000">
            <w:pPr>
              <w:pStyle w:val="Compact"/>
              <w:jc w:val="right"/>
            </w:pPr>
            <w:r>
              <w:t>7</w:t>
            </w:r>
          </w:p>
        </w:tc>
        <w:tc>
          <w:tcPr>
            <w:tcW w:w="0" w:type="auto"/>
          </w:tcPr>
          <w:p w14:paraId="73177BA8" w14:textId="77777777" w:rsidR="006B304D" w:rsidRDefault="00000000">
            <w:pPr>
              <w:pStyle w:val="Compact"/>
              <w:jc w:val="right"/>
            </w:pPr>
            <w:r>
              <w:t>39</w:t>
            </w:r>
          </w:p>
        </w:tc>
      </w:tr>
      <w:tr w:rsidR="006B304D" w14:paraId="52710A55" w14:textId="77777777">
        <w:tc>
          <w:tcPr>
            <w:tcW w:w="0" w:type="auto"/>
          </w:tcPr>
          <w:p w14:paraId="1AE39B58" w14:textId="77777777" w:rsidR="006B304D" w:rsidRDefault="00000000">
            <w:pPr>
              <w:pStyle w:val="Compact"/>
            </w:pPr>
            <w:r>
              <w:t>equiano</w:t>
            </w:r>
          </w:p>
        </w:tc>
        <w:tc>
          <w:tcPr>
            <w:tcW w:w="0" w:type="auto"/>
          </w:tcPr>
          <w:p w14:paraId="28CB2DE0" w14:textId="77777777" w:rsidR="006B304D" w:rsidRDefault="00000000">
            <w:pPr>
              <w:pStyle w:val="Compact"/>
              <w:jc w:val="right"/>
            </w:pPr>
            <w:r>
              <w:t>6</w:t>
            </w:r>
          </w:p>
        </w:tc>
        <w:tc>
          <w:tcPr>
            <w:tcW w:w="0" w:type="auto"/>
          </w:tcPr>
          <w:p w14:paraId="15ABB8FA" w14:textId="77777777" w:rsidR="006B304D" w:rsidRDefault="00000000">
            <w:pPr>
              <w:pStyle w:val="Compact"/>
              <w:jc w:val="right"/>
            </w:pPr>
            <w:r>
              <w:t>27</w:t>
            </w:r>
          </w:p>
        </w:tc>
        <w:tc>
          <w:tcPr>
            <w:tcW w:w="0" w:type="auto"/>
          </w:tcPr>
          <w:p w14:paraId="77E4170C" w14:textId="77777777" w:rsidR="006B304D" w:rsidRDefault="00000000">
            <w:pPr>
              <w:pStyle w:val="Compact"/>
              <w:jc w:val="right"/>
            </w:pPr>
            <w:r>
              <w:t>6</w:t>
            </w:r>
          </w:p>
        </w:tc>
        <w:tc>
          <w:tcPr>
            <w:tcW w:w="0" w:type="auto"/>
          </w:tcPr>
          <w:p w14:paraId="04552B76" w14:textId="77777777" w:rsidR="006B304D" w:rsidRDefault="00000000">
            <w:pPr>
              <w:pStyle w:val="Compact"/>
              <w:jc w:val="right"/>
            </w:pPr>
            <w:r>
              <w:t>39</w:t>
            </w:r>
          </w:p>
        </w:tc>
      </w:tr>
      <w:tr w:rsidR="006B304D" w14:paraId="0E65D361" w14:textId="77777777">
        <w:tc>
          <w:tcPr>
            <w:tcW w:w="0" w:type="auto"/>
          </w:tcPr>
          <w:p w14:paraId="55A64F1F" w14:textId="77777777" w:rsidR="006B304D" w:rsidRDefault="00000000">
            <w:pPr>
              <w:pStyle w:val="Compact"/>
            </w:pPr>
            <w:r>
              <w:t>fukuzawa</w:t>
            </w:r>
          </w:p>
        </w:tc>
        <w:tc>
          <w:tcPr>
            <w:tcW w:w="0" w:type="auto"/>
          </w:tcPr>
          <w:p w14:paraId="683635D8" w14:textId="77777777" w:rsidR="006B304D" w:rsidRDefault="00000000">
            <w:pPr>
              <w:pStyle w:val="Compact"/>
              <w:jc w:val="right"/>
            </w:pPr>
            <w:r>
              <w:t>4</w:t>
            </w:r>
          </w:p>
        </w:tc>
        <w:tc>
          <w:tcPr>
            <w:tcW w:w="0" w:type="auto"/>
          </w:tcPr>
          <w:p w14:paraId="02BC9AA8" w14:textId="77777777" w:rsidR="006B304D" w:rsidRDefault="00000000">
            <w:pPr>
              <w:pStyle w:val="Compact"/>
              <w:jc w:val="right"/>
            </w:pPr>
            <w:r>
              <w:t>27</w:t>
            </w:r>
          </w:p>
        </w:tc>
        <w:tc>
          <w:tcPr>
            <w:tcW w:w="0" w:type="auto"/>
          </w:tcPr>
          <w:p w14:paraId="1885C3D3" w14:textId="77777777" w:rsidR="006B304D" w:rsidRDefault="00000000">
            <w:pPr>
              <w:pStyle w:val="Compact"/>
              <w:jc w:val="right"/>
            </w:pPr>
            <w:r>
              <w:t>8</w:t>
            </w:r>
          </w:p>
        </w:tc>
        <w:tc>
          <w:tcPr>
            <w:tcW w:w="0" w:type="auto"/>
          </w:tcPr>
          <w:p w14:paraId="5EB6303F" w14:textId="77777777" w:rsidR="006B304D" w:rsidRDefault="00000000">
            <w:pPr>
              <w:pStyle w:val="Compact"/>
              <w:jc w:val="right"/>
            </w:pPr>
            <w:r>
              <w:t>39</w:t>
            </w:r>
          </w:p>
        </w:tc>
      </w:tr>
      <w:tr w:rsidR="006B304D" w14:paraId="2A64B773" w14:textId="77777777">
        <w:tc>
          <w:tcPr>
            <w:tcW w:w="0" w:type="auto"/>
          </w:tcPr>
          <w:p w14:paraId="736AF8B1" w14:textId="77777777" w:rsidR="006B304D" w:rsidRDefault="00000000">
            <w:pPr>
              <w:pStyle w:val="Compact"/>
            </w:pPr>
            <w:r>
              <w:t>keckley</w:t>
            </w:r>
          </w:p>
        </w:tc>
        <w:tc>
          <w:tcPr>
            <w:tcW w:w="0" w:type="auto"/>
          </w:tcPr>
          <w:p w14:paraId="69D390F0" w14:textId="77777777" w:rsidR="006B304D" w:rsidRDefault="00000000">
            <w:pPr>
              <w:pStyle w:val="Compact"/>
              <w:jc w:val="right"/>
            </w:pPr>
            <w:r>
              <w:t>4</w:t>
            </w:r>
          </w:p>
        </w:tc>
        <w:tc>
          <w:tcPr>
            <w:tcW w:w="0" w:type="auto"/>
          </w:tcPr>
          <w:p w14:paraId="746C4417" w14:textId="77777777" w:rsidR="006B304D" w:rsidRDefault="00000000">
            <w:pPr>
              <w:pStyle w:val="Compact"/>
              <w:jc w:val="right"/>
            </w:pPr>
            <w:r>
              <w:t>30</w:t>
            </w:r>
          </w:p>
        </w:tc>
        <w:tc>
          <w:tcPr>
            <w:tcW w:w="0" w:type="auto"/>
          </w:tcPr>
          <w:p w14:paraId="787D1EB0" w14:textId="77777777" w:rsidR="006B304D" w:rsidRDefault="00000000">
            <w:pPr>
              <w:pStyle w:val="Compact"/>
              <w:jc w:val="right"/>
            </w:pPr>
            <w:r>
              <w:t>5</w:t>
            </w:r>
          </w:p>
        </w:tc>
        <w:tc>
          <w:tcPr>
            <w:tcW w:w="0" w:type="auto"/>
          </w:tcPr>
          <w:p w14:paraId="730F3B59" w14:textId="77777777" w:rsidR="006B304D" w:rsidRDefault="00000000">
            <w:pPr>
              <w:pStyle w:val="Compact"/>
              <w:jc w:val="right"/>
            </w:pPr>
            <w:r>
              <w:t>39</w:t>
            </w:r>
          </w:p>
        </w:tc>
      </w:tr>
      <w:tr w:rsidR="006B304D" w14:paraId="681868E5" w14:textId="77777777">
        <w:tc>
          <w:tcPr>
            <w:tcW w:w="0" w:type="auto"/>
          </w:tcPr>
          <w:p w14:paraId="74DE82D4" w14:textId="77777777" w:rsidR="006B304D" w:rsidRDefault="00000000">
            <w:pPr>
              <w:pStyle w:val="Compact"/>
            </w:pPr>
            <w:r>
              <w:t>rousseau</w:t>
            </w:r>
          </w:p>
        </w:tc>
        <w:tc>
          <w:tcPr>
            <w:tcW w:w="0" w:type="auto"/>
          </w:tcPr>
          <w:p w14:paraId="174DE6DE" w14:textId="77777777" w:rsidR="006B304D" w:rsidRDefault="00000000">
            <w:pPr>
              <w:pStyle w:val="Compact"/>
              <w:jc w:val="right"/>
            </w:pPr>
            <w:r>
              <w:t>2</w:t>
            </w:r>
          </w:p>
        </w:tc>
        <w:tc>
          <w:tcPr>
            <w:tcW w:w="0" w:type="auto"/>
          </w:tcPr>
          <w:p w14:paraId="229EA333" w14:textId="77777777" w:rsidR="006B304D" w:rsidRDefault="00000000">
            <w:pPr>
              <w:pStyle w:val="Compact"/>
              <w:jc w:val="right"/>
            </w:pPr>
            <w:r>
              <w:t>32</w:t>
            </w:r>
          </w:p>
        </w:tc>
        <w:tc>
          <w:tcPr>
            <w:tcW w:w="0" w:type="auto"/>
          </w:tcPr>
          <w:p w14:paraId="3AE7991E" w14:textId="77777777" w:rsidR="006B304D" w:rsidRDefault="00000000">
            <w:pPr>
              <w:pStyle w:val="Compact"/>
              <w:jc w:val="right"/>
            </w:pPr>
            <w:r>
              <w:t>5</w:t>
            </w:r>
          </w:p>
        </w:tc>
        <w:tc>
          <w:tcPr>
            <w:tcW w:w="0" w:type="auto"/>
          </w:tcPr>
          <w:p w14:paraId="61E9F993" w14:textId="77777777" w:rsidR="006B304D" w:rsidRDefault="00000000">
            <w:pPr>
              <w:pStyle w:val="Compact"/>
              <w:jc w:val="right"/>
            </w:pPr>
            <w:r>
              <w:t>39</w:t>
            </w:r>
          </w:p>
        </w:tc>
      </w:tr>
      <w:tr w:rsidR="006B304D" w14:paraId="09AABAC4" w14:textId="77777777">
        <w:tc>
          <w:tcPr>
            <w:tcW w:w="0" w:type="auto"/>
          </w:tcPr>
          <w:p w14:paraId="0B7D19FF" w14:textId="77777777" w:rsidR="006B304D" w:rsidRDefault="00000000">
            <w:pPr>
              <w:pStyle w:val="Compact"/>
            </w:pPr>
            <w:r>
              <w:t>seacole</w:t>
            </w:r>
          </w:p>
        </w:tc>
        <w:tc>
          <w:tcPr>
            <w:tcW w:w="0" w:type="auto"/>
          </w:tcPr>
          <w:p w14:paraId="595B0854" w14:textId="77777777" w:rsidR="006B304D" w:rsidRDefault="00000000">
            <w:pPr>
              <w:pStyle w:val="Compact"/>
              <w:jc w:val="right"/>
            </w:pPr>
            <w:r>
              <w:t>8</w:t>
            </w:r>
          </w:p>
        </w:tc>
        <w:tc>
          <w:tcPr>
            <w:tcW w:w="0" w:type="auto"/>
          </w:tcPr>
          <w:p w14:paraId="145B5D4E" w14:textId="77777777" w:rsidR="006B304D" w:rsidRDefault="00000000">
            <w:pPr>
              <w:pStyle w:val="Compact"/>
              <w:jc w:val="right"/>
            </w:pPr>
            <w:r>
              <w:t>28</w:t>
            </w:r>
          </w:p>
        </w:tc>
        <w:tc>
          <w:tcPr>
            <w:tcW w:w="0" w:type="auto"/>
          </w:tcPr>
          <w:p w14:paraId="10172433" w14:textId="77777777" w:rsidR="006B304D" w:rsidRDefault="00000000">
            <w:pPr>
              <w:pStyle w:val="Compact"/>
              <w:jc w:val="right"/>
            </w:pPr>
            <w:r>
              <w:t>3</w:t>
            </w:r>
          </w:p>
        </w:tc>
        <w:tc>
          <w:tcPr>
            <w:tcW w:w="0" w:type="auto"/>
          </w:tcPr>
          <w:p w14:paraId="62D4681B" w14:textId="77777777" w:rsidR="006B304D" w:rsidRDefault="00000000">
            <w:pPr>
              <w:pStyle w:val="Compact"/>
              <w:jc w:val="right"/>
            </w:pPr>
            <w:r>
              <w:t>39</w:t>
            </w:r>
          </w:p>
        </w:tc>
      </w:tr>
      <w:tr w:rsidR="006B304D" w14:paraId="6D02387C" w14:textId="77777777">
        <w:tc>
          <w:tcPr>
            <w:tcW w:w="0" w:type="auto"/>
          </w:tcPr>
          <w:p w14:paraId="75CB9457" w14:textId="77777777" w:rsidR="006B304D" w:rsidRDefault="00000000">
            <w:pPr>
              <w:pStyle w:val="Compact"/>
            </w:pPr>
            <w:r>
              <w:t>sunity_devee</w:t>
            </w:r>
          </w:p>
        </w:tc>
        <w:tc>
          <w:tcPr>
            <w:tcW w:w="0" w:type="auto"/>
          </w:tcPr>
          <w:p w14:paraId="1E06D514" w14:textId="77777777" w:rsidR="006B304D" w:rsidRDefault="00000000">
            <w:pPr>
              <w:pStyle w:val="Compact"/>
              <w:jc w:val="right"/>
            </w:pPr>
            <w:r>
              <w:t>8</w:t>
            </w:r>
          </w:p>
        </w:tc>
        <w:tc>
          <w:tcPr>
            <w:tcW w:w="0" w:type="auto"/>
          </w:tcPr>
          <w:p w14:paraId="07292355" w14:textId="77777777" w:rsidR="006B304D" w:rsidRDefault="00000000">
            <w:pPr>
              <w:pStyle w:val="Compact"/>
              <w:jc w:val="right"/>
            </w:pPr>
            <w:r>
              <w:t>23</w:t>
            </w:r>
          </w:p>
        </w:tc>
        <w:tc>
          <w:tcPr>
            <w:tcW w:w="0" w:type="auto"/>
          </w:tcPr>
          <w:p w14:paraId="503D16CB" w14:textId="77777777" w:rsidR="006B304D" w:rsidRDefault="00000000">
            <w:pPr>
              <w:pStyle w:val="Compact"/>
              <w:jc w:val="right"/>
            </w:pPr>
            <w:r>
              <w:t>8</w:t>
            </w:r>
          </w:p>
        </w:tc>
        <w:tc>
          <w:tcPr>
            <w:tcW w:w="0" w:type="auto"/>
          </w:tcPr>
          <w:p w14:paraId="52A05C50" w14:textId="77777777" w:rsidR="006B304D" w:rsidRDefault="00000000">
            <w:pPr>
              <w:pStyle w:val="Compact"/>
              <w:jc w:val="right"/>
            </w:pPr>
            <w:r>
              <w:t>39</w:t>
            </w:r>
          </w:p>
        </w:tc>
      </w:tr>
      <w:tr w:rsidR="006B304D" w14:paraId="2FC6C2B4" w14:textId="77777777">
        <w:tc>
          <w:tcPr>
            <w:tcW w:w="0" w:type="auto"/>
          </w:tcPr>
          <w:p w14:paraId="093DDB92" w14:textId="77777777" w:rsidR="006B304D" w:rsidRDefault="00000000">
            <w:pPr>
              <w:pStyle w:val="Compact"/>
            </w:pPr>
            <w:r>
              <w:t>yung_wing</w:t>
            </w:r>
          </w:p>
        </w:tc>
        <w:tc>
          <w:tcPr>
            <w:tcW w:w="0" w:type="auto"/>
          </w:tcPr>
          <w:p w14:paraId="251D2085" w14:textId="77777777" w:rsidR="006B304D" w:rsidRDefault="00000000">
            <w:pPr>
              <w:pStyle w:val="Compact"/>
              <w:jc w:val="right"/>
            </w:pPr>
            <w:r>
              <w:t>3</w:t>
            </w:r>
          </w:p>
        </w:tc>
        <w:tc>
          <w:tcPr>
            <w:tcW w:w="0" w:type="auto"/>
          </w:tcPr>
          <w:p w14:paraId="697555CC" w14:textId="77777777" w:rsidR="006B304D" w:rsidRDefault="00000000">
            <w:pPr>
              <w:pStyle w:val="Compact"/>
              <w:jc w:val="right"/>
            </w:pPr>
            <w:r>
              <w:t>24</w:t>
            </w:r>
          </w:p>
        </w:tc>
        <w:tc>
          <w:tcPr>
            <w:tcW w:w="0" w:type="auto"/>
          </w:tcPr>
          <w:p w14:paraId="556957E3" w14:textId="77777777" w:rsidR="006B304D" w:rsidRDefault="00000000">
            <w:pPr>
              <w:pStyle w:val="Compact"/>
              <w:jc w:val="right"/>
            </w:pPr>
            <w:r>
              <w:t>12</w:t>
            </w:r>
          </w:p>
        </w:tc>
        <w:tc>
          <w:tcPr>
            <w:tcW w:w="0" w:type="auto"/>
          </w:tcPr>
          <w:p w14:paraId="455D8511" w14:textId="77777777" w:rsidR="006B304D" w:rsidRDefault="00000000">
            <w:pPr>
              <w:pStyle w:val="Compact"/>
              <w:jc w:val="right"/>
            </w:pPr>
            <w:r>
              <w:t>39</w:t>
            </w:r>
          </w:p>
        </w:tc>
      </w:tr>
      <w:tr w:rsidR="006B304D" w14:paraId="13F38FF0" w14:textId="77777777">
        <w:tc>
          <w:tcPr>
            <w:tcW w:w="0" w:type="auto"/>
          </w:tcPr>
          <w:p w14:paraId="772851F2" w14:textId="77777777" w:rsidR="006B304D" w:rsidRDefault="00000000">
            <w:pPr>
              <w:pStyle w:val="Compact"/>
            </w:pPr>
            <w:r>
              <w:t>zitkala_sa</w:t>
            </w:r>
          </w:p>
        </w:tc>
        <w:tc>
          <w:tcPr>
            <w:tcW w:w="0" w:type="auto"/>
          </w:tcPr>
          <w:p w14:paraId="60DCB9F5" w14:textId="77777777" w:rsidR="006B304D" w:rsidRDefault="00000000">
            <w:pPr>
              <w:pStyle w:val="Compact"/>
              <w:jc w:val="right"/>
            </w:pPr>
            <w:r>
              <w:t>2</w:t>
            </w:r>
          </w:p>
        </w:tc>
        <w:tc>
          <w:tcPr>
            <w:tcW w:w="0" w:type="auto"/>
          </w:tcPr>
          <w:p w14:paraId="0ED6CE63" w14:textId="77777777" w:rsidR="006B304D" w:rsidRDefault="00000000">
            <w:pPr>
              <w:pStyle w:val="Compact"/>
              <w:jc w:val="right"/>
            </w:pPr>
            <w:r>
              <w:t>22</w:t>
            </w:r>
          </w:p>
        </w:tc>
        <w:tc>
          <w:tcPr>
            <w:tcW w:w="0" w:type="auto"/>
          </w:tcPr>
          <w:p w14:paraId="61B87265" w14:textId="77777777" w:rsidR="006B304D" w:rsidRDefault="00000000">
            <w:pPr>
              <w:pStyle w:val="Compact"/>
              <w:jc w:val="right"/>
            </w:pPr>
            <w:r>
              <w:t>15</w:t>
            </w:r>
          </w:p>
        </w:tc>
        <w:tc>
          <w:tcPr>
            <w:tcW w:w="0" w:type="auto"/>
          </w:tcPr>
          <w:p w14:paraId="7C098300" w14:textId="77777777" w:rsidR="006B304D" w:rsidRDefault="00000000">
            <w:pPr>
              <w:pStyle w:val="Compact"/>
              <w:jc w:val="right"/>
            </w:pPr>
            <w:r>
              <w:t>39</w:t>
            </w:r>
          </w:p>
        </w:tc>
      </w:tr>
      <w:tr w:rsidR="006B304D" w14:paraId="33DBBF97" w14:textId="77777777">
        <w:tc>
          <w:tcPr>
            <w:tcW w:w="0" w:type="auto"/>
          </w:tcPr>
          <w:p w14:paraId="01E5A443" w14:textId="77777777" w:rsidR="006B304D" w:rsidRDefault="00000000">
            <w:pPr>
              <w:pStyle w:val="Compact"/>
            </w:pPr>
            <w:r>
              <w:t>hamerton</w:t>
            </w:r>
          </w:p>
        </w:tc>
        <w:tc>
          <w:tcPr>
            <w:tcW w:w="0" w:type="auto"/>
          </w:tcPr>
          <w:p w14:paraId="61DB490C" w14:textId="77777777" w:rsidR="006B304D" w:rsidRDefault="00000000">
            <w:pPr>
              <w:pStyle w:val="Compact"/>
              <w:jc w:val="right"/>
            </w:pPr>
            <w:r>
              <w:t>10</w:t>
            </w:r>
          </w:p>
        </w:tc>
        <w:tc>
          <w:tcPr>
            <w:tcW w:w="0" w:type="auto"/>
          </w:tcPr>
          <w:p w14:paraId="348E3FBB" w14:textId="77777777" w:rsidR="006B304D" w:rsidRDefault="00000000">
            <w:pPr>
              <w:pStyle w:val="Compact"/>
              <w:jc w:val="right"/>
            </w:pPr>
            <w:r>
              <w:t>10</w:t>
            </w:r>
          </w:p>
        </w:tc>
        <w:tc>
          <w:tcPr>
            <w:tcW w:w="0" w:type="auto"/>
          </w:tcPr>
          <w:p w14:paraId="502FC8C4" w14:textId="77777777" w:rsidR="006B304D" w:rsidRDefault="00000000">
            <w:pPr>
              <w:pStyle w:val="Compact"/>
              <w:jc w:val="right"/>
            </w:pPr>
            <w:r>
              <w:t>19</w:t>
            </w:r>
          </w:p>
        </w:tc>
        <w:tc>
          <w:tcPr>
            <w:tcW w:w="0" w:type="auto"/>
          </w:tcPr>
          <w:p w14:paraId="5435ED41" w14:textId="77777777" w:rsidR="006B304D" w:rsidRDefault="00000000">
            <w:pPr>
              <w:pStyle w:val="Compact"/>
              <w:jc w:val="right"/>
            </w:pPr>
            <w:r>
              <w:t>39</w:t>
            </w:r>
          </w:p>
        </w:tc>
      </w:tr>
      <w:tr w:rsidR="006B304D" w14:paraId="764C02A4" w14:textId="77777777">
        <w:tc>
          <w:tcPr>
            <w:tcW w:w="0" w:type="auto"/>
          </w:tcPr>
          <w:p w14:paraId="1051C9B1" w14:textId="77777777" w:rsidR="006B304D" w:rsidRDefault="00000000">
            <w:pPr>
              <w:pStyle w:val="Compact"/>
            </w:pPr>
            <w:r>
              <w:t>franklin</w:t>
            </w:r>
          </w:p>
        </w:tc>
        <w:tc>
          <w:tcPr>
            <w:tcW w:w="0" w:type="auto"/>
          </w:tcPr>
          <w:p w14:paraId="2CB349DE" w14:textId="77777777" w:rsidR="006B304D" w:rsidRDefault="00000000">
            <w:pPr>
              <w:pStyle w:val="Compact"/>
              <w:jc w:val="right"/>
            </w:pPr>
            <w:r>
              <w:t>0</w:t>
            </w:r>
          </w:p>
        </w:tc>
        <w:tc>
          <w:tcPr>
            <w:tcW w:w="0" w:type="auto"/>
          </w:tcPr>
          <w:p w14:paraId="752596D2" w14:textId="77777777" w:rsidR="006B304D" w:rsidRDefault="00000000">
            <w:pPr>
              <w:pStyle w:val="Compact"/>
              <w:jc w:val="right"/>
            </w:pPr>
            <w:r>
              <w:t>37</w:t>
            </w:r>
          </w:p>
        </w:tc>
        <w:tc>
          <w:tcPr>
            <w:tcW w:w="0" w:type="auto"/>
          </w:tcPr>
          <w:p w14:paraId="3E17F9F0" w14:textId="77777777" w:rsidR="006B304D" w:rsidRDefault="00000000">
            <w:pPr>
              <w:pStyle w:val="Compact"/>
              <w:jc w:val="right"/>
            </w:pPr>
            <w:r>
              <w:t>3</w:t>
            </w:r>
          </w:p>
        </w:tc>
        <w:tc>
          <w:tcPr>
            <w:tcW w:w="0" w:type="auto"/>
          </w:tcPr>
          <w:p w14:paraId="38DC4B92" w14:textId="77777777" w:rsidR="006B304D" w:rsidRDefault="00000000">
            <w:pPr>
              <w:pStyle w:val="Compact"/>
              <w:jc w:val="right"/>
            </w:pPr>
            <w:r>
              <w:t>40</w:t>
            </w:r>
          </w:p>
        </w:tc>
      </w:tr>
    </w:tbl>
    <w:p w14:paraId="5D0E4F47" w14:textId="77777777" w:rsidR="006B304D" w:rsidRDefault="00000000">
      <w:pPr>
        <w:pStyle w:val="Heading3"/>
      </w:pPr>
      <w:bookmarkStart w:id="1332" w:name="_Toc228182864"/>
      <w:bookmarkStart w:id="1333" w:name="sec-b-4"/>
      <w:bookmarkEnd w:id="1331"/>
      <w:r>
        <w:t>B.4 Category-level effect size on Δ_spec</w:t>
      </w:r>
      <w:bookmarkEnd w:id="1332"/>
    </w:p>
    <w:p w14:paraId="090440D2" w14:textId="77777777" w:rsidR="006B304D" w:rsidRDefault="00000000">
      <w:pPr>
        <w:pStyle w:val="FirstParagraph"/>
      </w:pPr>
      <w:r>
        <w:t xml:space="preserve">Mean Δ_spec (C2a minus C5) broken down by the behavioral-axis classification. Source: </w:t>
      </w:r>
      <w:r>
        <w:rPr>
          <w:rStyle w:val="VerbatimChar"/>
        </w:rPr>
        <w:t>docs/research/question_category_audit.md</w:t>
      </w:r>
      <w:r>
        <w:t>.</w:t>
      </w:r>
    </w:p>
    <w:tbl>
      <w:tblPr>
        <w:tblStyle w:val="Table"/>
        <w:tblW w:w="0" w:type="auto"/>
        <w:tblLook w:val="0020" w:firstRow="1" w:lastRow="0" w:firstColumn="0" w:lastColumn="0" w:noHBand="0" w:noVBand="0"/>
      </w:tblPr>
      <w:tblGrid>
        <w:gridCol w:w="3089"/>
        <w:gridCol w:w="546"/>
        <w:gridCol w:w="1415"/>
        <w:gridCol w:w="1586"/>
      </w:tblGrid>
      <w:tr w:rsidR="006B304D" w14:paraId="13CAA87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03376C98" w14:textId="77777777" w:rsidR="006B304D" w:rsidRDefault="00000000">
            <w:pPr>
              <w:pStyle w:val="Compact"/>
            </w:pPr>
            <w:r>
              <w:t>Axis</w:t>
            </w:r>
          </w:p>
        </w:tc>
        <w:tc>
          <w:tcPr>
            <w:tcW w:w="0" w:type="auto"/>
          </w:tcPr>
          <w:p w14:paraId="004DAE75" w14:textId="77777777" w:rsidR="006B304D" w:rsidRDefault="00000000">
            <w:pPr>
              <w:pStyle w:val="Compact"/>
              <w:jc w:val="right"/>
            </w:pPr>
            <w:r>
              <w:t>n</w:t>
            </w:r>
          </w:p>
        </w:tc>
        <w:tc>
          <w:tcPr>
            <w:tcW w:w="0" w:type="auto"/>
          </w:tcPr>
          <w:p w14:paraId="3F2A6A91" w14:textId="77777777" w:rsidR="006B304D" w:rsidRDefault="00000000">
            <w:pPr>
              <w:pStyle w:val="Compact"/>
              <w:jc w:val="right"/>
            </w:pPr>
            <w:r>
              <w:t>Mean Δ_spec</w:t>
            </w:r>
          </w:p>
        </w:tc>
        <w:tc>
          <w:tcPr>
            <w:tcW w:w="0" w:type="auto"/>
          </w:tcPr>
          <w:p w14:paraId="5946FFA8" w14:textId="77777777" w:rsidR="006B304D" w:rsidRDefault="00000000">
            <w:pPr>
              <w:pStyle w:val="Compact"/>
              <w:jc w:val="right"/>
            </w:pPr>
            <w:r>
              <w:t>Median Δ_spec</w:t>
            </w:r>
          </w:p>
        </w:tc>
      </w:tr>
      <w:tr w:rsidR="006B304D" w14:paraId="39B6053B" w14:textId="77777777">
        <w:tc>
          <w:tcPr>
            <w:tcW w:w="0" w:type="auto"/>
          </w:tcPr>
          <w:p w14:paraId="60AD0424" w14:textId="77777777" w:rsidR="006B304D" w:rsidRDefault="00000000">
            <w:pPr>
              <w:pStyle w:val="Compact"/>
            </w:pPr>
            <w:r>
              <w:t>LITERAL_RECALL</w:t>
            </w:r>
          </w:p>
        </w:tc>
        <w:tc>
          <w:tcPr>
            <w:tcW w:w="0" w:type="auto"/>
          </w:tcPr>
          <w:p w14:paraId="6884B40A" w14:textId="77777777" w:rsidR="006B304D" w:rsidRDefault="00000000">
            <w:pPr>
              <w:pStyle w:val="Compact"/>
              <w:jc w:val="right"/>
            </w:pPr>
            <w:r>
              <w:t>60</w:t>
            </w:r>
          </w:p>
        </w:tc>
        <w:tc>
          <w:tcPr>
            <w:tcW w:w="0" w:type="auto"/>
          </w:tcPr>
          <w:p w14:paraId="45FBD11A" w14:textId="77777777" w:rsidR="006B304D" w:rsidRDefault="00000000">
            <w:pPr>
              <w:pStyle w:val="Compact"/>
              <w:jc w:val="right"/>
            </w:pPr>
            <w:r>
              <w:t>+0.792</w:t>
            </w:r>
          </w:p>
        </w:tc>
        <w:tc>
          <w:tcPr>
            <w:tcW w:w="0" w:type="auto"/>
          </w:tcPr>
          <w:p w14:paraId="6891BABE" w14:textId="77777777" w:rsidR="006B304D" w:rsidRDefault="00000000">
            <w:pPr>
              <w:pStyle w:val="Compact"/>
              <w:jc w:val="right"/>
            </w:pPr>
            <w:r>
              <w:t>+0.800</w:t>
            </w:r>
          </w:p>
        </w:tc>
      </w:tr>
      <w:tr w:rsidR="006B304D" w14:paraId="369A0930" w14:textId="77777777">
        <w:tc>
          <w:tcPr>
            <w:tcW w:w="0" w:type="auto"/>
          </w:tcPr>
          <w:p w14:paraId="16F38C17" w14:textId="77777777" w:rsidR="006B304D" w:rsidRDefault="00000000">
            <w:pPr>
              <w:pStyle w:val="Compact"/>
            </w:pPr>
            <w:r>
              <w:t>INTERPRETIVE_INFERENCE</w:t>
            </w:r>
          </w:p>
        </w:tc>
        <w:tc>
          <w:tcPr>
            <w:tcW w:w="0" w:type="auto"/>
          </w:tcPr>
          <w:p w14:paraId="1852182A" w14:textId="77777777" w:rsidR="006B304D" w:rsidRDefault="00000000">
            <w:pPr>
              <w:pStyle w:val="Compact"/>
              <w:jc w:val="right"/>
            </w:pPr>
            <w:r>
              <w:t>366</w:t>
            </w:r>
          </w:p>
        </w:tc>
        <w:tc>
          <w:tcPr>
            <w:tcW w:w="0" w:type="auto"/>
          </w:tcPr>
          <w:p w14:paraId="2075B384" w14:textId="77777777" w:rsidR="006B304D" w:rsidRDefault="00000000">
            <w:pPr>
              <w:pStyle w:val="Compact"/>
              <w:jc w:val="right"/>
            </w:pPr>
            <w:r>
              <w:t>+0.397</w:t>
            </w:r>
          </w:p>
        </w:tc>
        <w:tc>
          <w:tcPr>
            <w:tcW w:w="0" w:type="auto"/>
          </w:tcPr>
          <w:p w14:paraId="5E748187" w14:textId="77777777" w:rsidR="006B304D" w:rsidRDefault="00000000">
            <w:pPr>
              <w:pStyle w:val="Compact"/>
              <w:jc w:val="right"/>
            </w:pPr>
            <w:r>
              <w:t>+0.400</w:t>
            </w:r>
          </w:p>
        </w:tc>
      </w:tr>
      <w:tr w:rsidR="006B304D" w14:paraId="355A2323" w14:textId="77777777">
        <w:tc>
          <w:tcPr>
            <w:tcW w:w="0" w:type="auto"/>
          </w:tcPr>
          <w:p w14:paraId="4E5F348D" w14:textId="77777777" w:rsidR="006B304D" w:rsidRDefault="00000000">
            <w:pPr>
              <w:pStyle w:val="Compact"/>
            </w:pPr>
            <w:r>
              <w:t>REFUSAL_TRIGGERING</w:t>
            </w:r>
          </w:p>
        </w:tc>
        <w:tc>
          <w:tcPr>
            <w:tcW w:w="0" w:type="auto"/>
          </w:tcPr>
          <w:p w14:paraId="356FF551" w14:textId="77777777" w:rsidR="006B304D" w:rsidRDefault="00000000">
            <w:pPr>
              <w:pStyle w:val="Compact"/>
              <w:jc w:val="right"/>
            </w:pPr>
            <w:r>
              <w:t>120</w:t>
            </w:r>
          </w:p>
        </w:tc>
        <w:tc>
          <w:tcPr>
            <w:tcW w:w="0" w:type="auto"/>
          </w:tcPr>
          <w:p w14:paraId="2322F414" w14:textId="77777777" w:rsidR="006B304D" w:rsidRDefault="00000000">
            <w:pPr>
              <w:pStyle w:val="Compact"/>
              <w:jc w:val="right"/>
            </w:pPr>
            <w:r>
              <w:t>+0.417</w:t>
            </w:r>
          </w:p>
        </w:tc>
        <w:tc>
          <w:tcPr>
            <w:tcW w:w="0" w:type="auto"/>
          </w:tcPr>
          <w:p w14:paraId="0EFA59F7" w14:textId="77777777" w:rsidR="006B304D" w:rsidRDefault="00000000">
            <w:pPr>
              <w:pStyle w:val="Compact"/>
              <w:jc w:val="right"/>
            </w:pPr>
            <w:r>
              <w:t>+0.200</w:t>
            </w:r>
          </w:p>
        </w:tc>
      </w:tr>
    </w:tbl>
    <w:p w14:paraId="5E02B75A" w14:textId="77777777" w:rsidR="006B304D" w:rsidRDefault="00000000">
      <w:pPr>
        <w:pStyle w:val="BodyText"/>
      </w:pPr>
      <w:r>
        <w:lastRenderedPageBreak/>
        <w:t>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p w14:paraId="2940D608" w14:textId="77777777" w:rsidR="006B304D" w:rsidRDefault="00000000">
      <w:pPr>
        <w:pStyle w:val="Heading3"/>
      </w:pPr>
      <w:bookmarkStart w:id="1334" w:name="_Toc228182865"/>
      <w:bookmarkStart w:id="1335" w:name="sec-b-5"/>
      <w:bookmarkEnd w:id="1333"/>
      <w:r>
        <w:t>B.5 Per-subject by axis Δ_spec</w:t>
      </w:r>
      <w:bookmarkEnd w:id="1334"/>
    </w:p>
    <w:p w14:paraId="375FBEAF" w14:textId="77777777" w:rsidR="006B304D" w:rsidRDefault="00000000">
      <w:pPr>
        <w:pStyle w:val="FirstParagraph"/>
      </w:pPr>
      <w:r>
        <w:t xml:space="preserve">Full breakdown at </w:t>
      </w:r>
      <w:r>
        <w:rPr>
          <w:rStyle w:val="VerbatimChar"/>
        </w:rPr>
        <w:t>docs/research/question_category_audit.md</w:t>
      </w:r>
      <w:r>
        <w:t xml:space="preserve"> and per-subject axis-Δ scaffold values at </w:t>
      </w:r>
      <w:r>
        <w:rPr>
          <w:rStyle w:val="VerbatimChar"/>
        </w:rPr>
        <w:t>docs/research/v11_emit/appendix_b_battery.json</w:t>
      </w:r>
      <w:r>
        <w:t xml:space="preserve"> (claim ids </w:t>
      </w:r>
      <w:r>
        <w:rPr>
          <w:rStyle w:val="VerbatimChar"/>
        </w:rPr>
        <w:t>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 </w:t>
      </w:r>
      <w:hyperlink w:anchor="sec-4-1">
        <w:r w:rsidR="006B304D">
          <w:rPr>
            <w:rStyle w:val="Hyperlink"/>
          </w:rPr>
          <w:t>§4.1</w:t>
        </w:r>
      </w:hyperlink>
      <w:r>
        <w:t xml:space="preserve"> 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 </w:t>
      </w:r>
      <w:hyperlink w:anchor="sec-b-6">
        <w:r w:rsidR="006B304D">
          <w:rPr>
            <w:rStyle w:val="Hyperlink"/>
          </w:rPr>
          <w:t>§B.6</w:t>
        </w:r>
      </w:hyperlink>
      <w:r>
        <w:t xml:space="preserve"> is the more robust signal.</w:t>
      </w:r>
    </w:p>
    <w:p w14:paraId="6F2307E1" w14:textId="77777777" w:rsidR="006B304D" w:rsidRDefault="00000000">
      <w:pPr>
        <w:pStyle w:val="Heading3"/>
      </w:pPr>
      <w:bookmarkStart w:id="1336" w:name="_Toc228182866"/>
      <w:bookmarkStart w:id="1337" w:name="sec-b-6"/>
      <w:bookmarkEnd w:id="1335"/>
      <w:r>
        <w:t>B.6 Battery-composition correlation with subject-level Δ_spec</w:t>
      </w:r>
      <w:bookmarkEnd w:id="1336"/>
    </w:p>
    <w:p w14:paraId="2DF22771" w14:textId="77777777" w:rsidR="006B304D" w:rsidRDefault="00000000">
      <w:pPr>
        <w:pStyle w:val="FirstParagraph"/>
      </w:pPr>
      <w:r>
        <w:t>Across the 14 main-study subjects:</w:t>
      </w:r>
    </w:p>
    <w:p w14:paraId="3DDFF8B0" w14:textId="77777777" w:rsidR="006B304D" w:rsidRDefault="00000000">
      <w:pPr>
        <w:pStyle w:val="Compact"/>
        <w:numPr>
          <w:ilvl w:val="0"/>
          <w:numId w:val="33"/>
        </w:numPr>
      </w:pPr>
      <w:r>
        <w:t>Δ_spec range: −0.31 to +1.37</w:t>
      </w:r>
    </w:p>
    <w:p w14:paraId="54543B39" w14:textId="77777777" w:rsidR="006B304D" w:rsidRDefault="00000000">
      <w:pPr>
        <w:pStyle w:val="Compact"/>
        <w:numPr>
          <w:ilvl w:val="0"/>
          <w:numId w:val="33"/>
        </w:numPr>
      </w:pPr>
      <w:r>
        <w:t xml:space="preserve">Corr(fraction of LITERAL_RECALL questions, subject-level Δ_spec): r = +0.595 </w:t>
      </w:r>
      <w:r>
        <w:rPr>
          <w:rStyle w:val="FootnoteReference"/>
        </w:rPr>
        <w:footnoteReference w:id="24"/>
      </w:r>
    </w:p>
    <w:p w14:paraId="3E70D7E4" w14:textId="77777777" w:rsidR="006B304D" w:rsidRDefault="00000000">
      <w:pPr>
        <w:pStyle w:val="Compact"/>
        <w:numPr>
          <w:ilvl w:val="0"/>
          <w:numId w:val="33"/>
        </w:numPr>
      </w:pPr>
      <w:r>
        <w:t>Corr(fraction of INTERPRETIVE_INFERENCE questions, subject-level Δ_spec): r = −0.466 (legacy: −0.582, same caveat)</w:t>
      </w:r>
    </w:p>
    <w:p w14:paraId="0A172C09" w14:textId="77777777" w:rsidR="006B304D" w:rsidRDefault="00000000">
      <w:pPr>
        <w:pStyle w:val="Compact"/>
        <w:numPr>
          <w:ilvl w:val="0"/>
          <w:numId w:val="33"/>
        </w:numPr>
      </w:pPr>
      <w:r>
        <w:t>Corr(fraction of REFUSAL_TRIGGERING questions, subject-level Δ_spec): r = +0.212</w:t>
      </w:r>
    </w:p>
    <w:p w14:paraId="3600FF75" w14:textId="77777777" w:rsidR="006B304D" w:rsidRDefault="00000000">
      <w:pPr>
        <w:pStyle w:val="FirstParagraph"/>
      </w:pPr>
      <w:r>
        <w:t xml:space="preserve">The positive LITERAL_RECALL correlation and negative INTERPRETIVE correlation imply that subjects whose batteries over-weight literal recall also produce larger measured Δ_spec values. This is a battery-composition confound in the cross-subject gradient; the paper’s gradient claim is therefore specifically about mean score movement per subject, not about mean score movement per category. </w:t>
      </w:r>
      <w:hyperlink w:anchor="sec-5-3">
        <w:r w:rsidR="006B304D">
          <w:rPr>
            <w:rStyle w:val="Hyperlink"/>
          </w:rPr>
          <w:t>§5.3</w:t>
        </w:r>
      </w:hyperlink>
      <w:r>
        <w:t xml:space="preserve"> and §7 flag a follow-up study with a category-balanced battery as the primary design improvement for future gradient work.</w:t>
      </w:r>
    </w:p>
    <w:p w14:paraId="5F54E918" w14:textId="77777777" w:rsidR="006B304D" w:rsidRDefault="00000000">
      <w:r>
        <w:pict w14:anchorId="310CF0D6">
          <v:rect id="_x0000_i1438" style="width:0;height:1.5pt" o:hralign="center" o:hrstd="t" o:hr="t"/>
        </w:pict>
      </w:r>
    </w:p>
    <w:p w14:paraId="577F2365" w14:textId="77777777" w:rsidR="006B304D" w:rsidRDefault="00000000">
      <w:pPr>
        <w:pStyle w:val="Heading2"/>
      </w:pPr>
      <w:bookmarkStart w:id="1338" w:name="_Toc228182867"/>
      <w:bookmarkStart w:id="1339" w:name="Xa7ab290d6fa3e7303b3ae25fdb272ba520ba1ee"/>
      <w:bookmarkEnd w:id="1325"/>
      <w:bookmarkEnd w:id="1337"/>
      <w:r>
        <w:t>Appendix C. Conditions, Models, and Memory-System Configurations</w:t>
      </w:r>
      <w:bookmarkEnd w:id="1338"/>
    </w:p>
    <w:p w14:paraId="437DC630" w14:textId="77777777" w:rsidR="006B304D" w:rsidRDefault="00000000">
      <w:pPr>
        <w:pStyle w:val="Heading3"/>
      </w:pPr>
      <w:bookmarkStart w:id="1340" w:name="_Toc228182868"/>
      <w:bookmarkStart w:id="1341" w:name="sec-c-1"/>
      <w:r>
        <w:t>C.1 Condition identifiers (summary card)</w:t>
      </w:r>
      <w:bookmarkEnd w:id="1340"/>
    </w:p>
    <w:p w14:paraId="4B28F9E0" w14:textId="77777777" w:rsidR="006B304D" w:rsidRDefault="00000000">
      <w:pPr>
        <w:pStyle w:val="FirstParagraph"/>
      </w:pPr>
      <w:r>
        <w:t xml:space="preserve">A consolidated lookup for the condition IDs used throughout §4. Defined in </w:t>
      </w:r>
      <w:hyperlink w:anchor="sec-3-5">
        <w:r w:rsidR="006B304D">
          <w:rPr>
            <w:rStyle w:val="Hyperlink"/>
          </w:rPr>
          <w:t>§3.5</w:t>
        </w:r>
      </w:hyperlink>
      <w:r>
        <w:t>; summarized here.</w:t>
      </w:r>
    </w:p>
    <w:tbl>
      <w:tblPr>
        <w:tblStyle w:val="Table"/>
        <w:tblW w:w="5000" w:type="pct"/>
        <w:tblLayout w:type="fixed"/>
        <w:tblLook w:val="0020" w:firstRow="1" w:lastRow="0" w:firstColumn="0" w:lastColumn="0" w:noHBand="0" w:noVBand="0"/>
      </w:tblPr>
      <w:tblGrid>
        <w:gridCol w:w="2394"/>
        <w:gridCol w:w="2394"/>
        <w:gridCol w:w="2394"/>
        <w:gridCol w:w="2394"/>
      </w:tblGrid>
      <w:tr w:rsidR="006B304D" w14:paraId="301560E1"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06E96D" w14:textId="77777777" w:rsidR="006B304D" w:rsidRDefault="00000000">
            <w:pPr>
              <w:pStyle w:val="Compact"/>
            </w:pPr>
            <w:r>
              <w:t>ID</w:t>
            </w:r>
          </w:p>
        </w:tc>
        <w:tc>
          <w:tcPr>
            <w:tcW w:w="1980" w:type="dxa"/>
          </w:tcPr>
          <w:p w14:paraId="6A35FFBE" w14:textId="77777777" w:rsidR="006B304D" w:rsidRDefault="00000000">
            <w:pPr>
              <w:pStyle w:val="Compact"/>
            </w:pPr>
            <w:r>
              <w:t>Family</w:t>
            </w:r>
          </w:p>
        </w:tc>
        <w:tc>
          <w:tcPr>
            <w:tcW w:w="1980" w:type="dxa"/>
          </w:tcPr>
          <w:p w14:paraId="34A113AF" w14:textId="77777777" w:rsidR="006B304D" w:rsidRDefault="00000000">
            <w:pPr>
              <w:pStyle w:val="Compact"/>
            </w:pPr>
            <w:r>
              <w:t>Context served</w:t>
            </w:r>
          </w:p>
        </w:tc>
        <w:tc>
          <w:tcPr>
            <w:tcW w:w="1980" w:type="dxa"/>
          </w:tcPr>
          <w:p w14:paraId="227CFD7D" w14:textId="77777777" w:rsidR="006B304D" w:rsidRDefault="00000000">
            <w:pPr>
              <w:pStyle w:val="Compact"/>
            </w:pPr>
            <w:r>
              <w:t>Purpose</w:t>
            </w:r>
          </w:p>
        </w:tc>
      </w:tr>
      <w:tr w:rsidR="006B304D" w14:paraId="5CE262EE" w14:textId="77777777">
        <w:tc>
          <w:tcPr>
            <w:tcW w:w="1980" w:type="dxa"/>
          </w:tcPr>
          <w:p w14:paraId="3F32619E" w14:textId="77777777" w:rsidR="006B304D" w:rsidRDefault="00000000">
            <w:pPr>
              <w:pStyle w:val="Compact"/>
            </w:pPr>
            <w:r>
              <w:t>C5</w:t>
            </w:r>
          </w:p>
        </w:tc>
        <w:tc>
          <w:tcPr>
            <w:tcW w:w="1980" w:type="dxa"/>
          </w:tcPr>
          <w:p w14:paraId="0AD7C7FD" w14:textId="77777777" w:rsidR="006B304D" w:rsidRDefault="00000000">
            <w:pPr>
              <w:pStyle w:val="Compact"/>
            </w:pPr>
            <w:r>
              <w:t>Direct</w:t>
            </w:r>
          </w:p>
        </w:tc>
        <w:tc>
          <w:tcPr>
            <w:tcW w:w="1980" w:type="dxa"/>
          </w:tcPr>
          <w:p w14:paraId="131FE35E" w14:textId="77777777" w:rsidR="006B304D" w:rsidRDefault="00000000">
            <w:pPr>
              <w:pStyle w:val="Compact"/>
            </w:pPr>
            <w:r>
              <w:t>None. Question only.</w:t>
            </w:r>
          </w:p>
        </w:tc>
        <w:tc>
          <w:tcPr>
            <w:tcW w:w="1980" w:type="dxa"/>
          </w:tcPr>
          <w:p w14:paraId="4962584D" w14:textId="77777777" w:rsidR="006B304D" w:rsidRDefault="00000000">
            <w:pPr>
              <w:pStyle w:val="Compact"/>
            </w:pPr>
            <w:r>
              <w:t xml:space="preserve">Pretraining-only floor. </w:t>
            </w:r>
            <w:r>
              <w:lastRenderedPageBreak/>
              <w:t>Baseline.</w:t>
            </w:r>
          </w:p>
        </w:tc>
      </w:tr>
      <w:tr w:rsidR="006B304D" w14:paraId="2BAA88AE" w14:textId="77777777">
        <w:tc>
          <w:tcPr>
            <w:tcW w:w="1980" w:type="dxa"/>
          </w:tcPr>
          <w:p w14:paraId="73FA1FF2" w14:textId="77777777" w:rsidR="006B304D" w:rsidRDefault="00000000">
            <w:pPr>
              <w:pStyle w:val="Compact"/>
            </w:pPr>
            <w:r>
              <w:lastRenderedPageBreak/>
              <w:t>C2a</w:t>
            </w:r>
          </w:p>
        </w:tc>
        <w:tc>
          <w:tcPr>
            <w:tcW w:w="1980" w:type="dxa"/>
          </w:tcPr>
          <w:p w14:paraId="5DA87ECC" w14:textId="77777777" w:rsidR="006B304D" w:rsidRDefault="00000000">
            <w:pPr>
              <w:pStyle w:val="Compact"/>
            </w:pPr>
            <w:r>
              <w:t>Direct</w:t>
            </w:r>
          </w:p>
        </w:tc>
        <w:tc>
          <w:tcPr>
            <w:tcW w:w="1980" w:type="dxa"/>
          </w:tcPr>
          <w:p w14:paraId="241549ED" w14:textId="77777777" w:rsidR="006B304D" w:rsidRDefault="00000000">
            <w:pPr>
              <w:pStyle w:val="Compact"/>
            </w:pPr>
            <w:r>
              <w:t>Behavioral Specification only.</w:t>
            </w:r>
          </w:p>
        </w:tc>
        <w:tc>
          <w:tcPr>
            <w:tcW w:w="1980" w:type="dxa"/>
          </w:tcPr>
          <w:p w14:paraId="5FC1DF90" w14:textId="77777777" w:rsidR="006B304D" w:rsidRDefault="00000000">
            <w:pPr>
              <w:pStyle w:val="Compact"/>
            </w:pPr>
            <w:r>
              <w:t>Isolate spec’s contribution.</w:t>
            </w:r>
          </w:p>
        </w:tc>
      </w:tr>
      <w:tr w:rsidR="006B304D" w14:paraId="122F6ACF" w14:textId="77777777">
        <w:tc>
          <w:tcPr>
            <w:tcW w:w="1980" w:type="dxa"/>
          </w:tcPr>
          <w:p w14:paraId="484A4E3B" w14:textId="77777777" w:rsidR="006B304D" w:rsidRDefault="00000000">
            <w:pPr>
              <w:pStyle w:val="Compact"/>
            </w:pPr>
            <w:r>
              <w:t>C2c</w:t>
            </w:r>
          </w:p>
        </w:tc>
        <w:tc>
          <w:tcPr>
            <w:tcW w:w="1980" w:type="dxa"/>
          </w:tcPr>
          <w:p w14:paraId="65A81129" w14:textId="77777777" w:rsidR="006B304D" w:rsidRDefault="00000000">
            <w:pPr>
              <w:pStyle w:val="Compact"/>
            </w:pPr>
            <w:r>
              <w:t>Direct</w:t>
            </w:r>
          </w:p>
        </w:tc>
        <w:tc>
          <w:tcPr>
            <w:tcW w:w="1980" w:type="dxa"/>
          </w:tcPr>
          <w:p w14:paraId="7BA74907" w14:textId="77777777" w:rsidR="006B304D" w:rsidRDefault="00000000">
            <w:pPr>
              <w:pStyle w:val="Compact"/>
            </w:pPr>
            <w:r>
              <w:t>A random other subject’s spec (derangement, seed=42).</w:t>
            </w:r>
          </w:p>
        </w:tc>
        <w:tc>
          <w:tcPr>
            <w:tcW w:w="1980" w:type="dxa"/>
          </w:tcPr>
          <w:p w14:paraId="5BA98A67" w14:textId="77777777" w:rsidR="006B304D" w:rsidRDefault="00000000">
            <w:pPr>
              <w:pStyle w:val="Compact"/>
            </w:pPr>
            <w:r>
              <w:t>Wrong-spec control.</w:t>
            </w:r>
          </w:p>
        </w:tc>
      </w:tr>
      <w:tr w:rsidR="006B304D" w14:paraId="7C7D27AA" w14:textId="77777777">
        <w:tc>
          <w:tcPr>
            <w:tcW w:w="1980" w:type="dxa"/>
          </w:tcPr>
          <w:p w14:paraId="4021556D" w14:textId="77777777" w:rsidR="006B304D" w:rsidRDefault="00000000">
            <w:pPr>
              <w:pStyle w:val="Compact"/>
            </w:pPr>
            <w:r>
              <w:t>C4</w:t>
            </w:r>
          </w:p>
        </w:tc>
        <w:tc>
          <w:tcPr>
            <w:tcW w:w="1980" w:type="dxa"/>
          </w:tcPr>
          <w:p w14:paraId="59D70259" w14:textId="77777777" w:rsidR="006B304D" w:rsidRDefault="00000000">
            <w:pPr>
              <w:pStyle w:val="Compact"/>
            </w:pPr>
            <w:r>
              <w:t>Direct</w:t>
            </w:r>
          </w:p>
        </w:tc>
        <w:tc>
          <w:tcPr>
            <w:tcW w:w="1980" w:type="dxa"/>
          </w:tcPr>
          <w:p w14:paraId="288202AD" w14:textId="77777777" w:rsidR="006B304D" w:rsidRDefault="00000000">
            <w:pPr>
              <w:pStyle w:val="Compact"/>
            </w:pPr>
            <w:r>
              <w:t>Full extracted fact set for subject.</w:t>
            </w:r>
          </w:p>
        </w:tc>
        <w:tc>
          <w:tcPr>
            <w:tcW w:w="1980" w:type="dxa"/>
          </w:tcPr>
          <w:p w14:paraId="1EAD615E" w14:textId="77777777" w:rsidR="006B304D" w:rsidRDefault="00000000">
            <w:pPr>
              <w:pStyle w:val="Compact"/>
            </w:pPr>
            <w:r>
              <w:t>Raw fact volume, no structure.</w:t>
            </w:r>
          </w:p>
        </w:tc>
      </w:tr>
      <w:tr w:rsidR="006B304D" w14:paraId="4A2E2913" w14:textId="77777777">
        <w:tc>
          <w:tcPr>
            <w:tcW w:w="1980" w:type="dxa"/>
          </w:tcPr>
          <w:p w14:paraId="6867A0C3" w14:textId="77777777" w:rsidR="006B304D" w:rsidRDefault="00000000">
            <w:pPr>
              <w:pStyle w:val="Compact"/>
            </w:pPr>
            <w:r>
              <w:t>C4a</w:t>
            </w:r>
          </w:p>
        </w:tc>
        <w:tc>
          <w:tcPr>
            <w:tcW w:w="1980" w:type="dxa"/>
          </w:tcPr>
          <w:p w14:paraId="6A8F4A5B" w14:textId="77777777" w:rsidR="006B304D" w:rsidRDefault="00000000">
            <w:pPr>
              <w:pStyle w:val="Compact"/>
            </w:pPr>
            <w:r>
              <w:t>Direct</w:t>
            </w:r>
          </w:p>
        </w:tc>
        <w:tc>
          <w:tcPr>
            <w:tcW w:w="1980" w:type="dxa"/>
          </w:tcPr>
          <w:p w14:paraId="16246605" w14:textId="77777777" w:rsidR="006B304D" w:rsidRDefault="00000000">
            <w:pPr>
              <w:pStyle w:val="Compact"/>
            </w:pPr>
            <w:r>
              <w:t>Full facts plus spec.</w:t>
            </w:r>
          </w:p>
        </w:tc>
        <w:tc>
          <w:tcPr>
            <w:tcW w:w="1980" w:type="dxa"/>
          </w:tcPr>
          <w:p w14:paraId="0D6A82F2" w14:textId="77777777" w:rsidR="006B304D" w:rsidRDefault="00000000">
            <w:pPr>
              <w:pStyle w:val="Compact"/>
            </w:pPr>
            <w:r>
              <w:t>Spec added to raw facts.</w:t>
            </w:r>
          </w:p>
        </w:tc>
      </w:tr>
      <w:tr w:rsidR="006B304D" w14:paraId="08061BF9" w14:textId="77777777">
        <w:tc>
          <w:tcPr>
            <w:tcW w:w="1980" w:type="dxa"/>
          </w:tcPr>
          <w:p w14:paraId="67EA895A" w14:textId="77777777" w:rsidR="006B304D" w:rsidRDefault="00000000">
            <w:pPr>
              <w:pStyle w:val="Compact"/>
            </w:pPr>
            <w:r>
              <w:t>C8</w:t>
            </w:r>
          </w:p>
        </w:tc>
        <w:tc>
          <w:tcPr>
            <w:tcW w:w="1980" w:type="dxa"/>
          </w:tcPr>
          <w:p w14:paraId="2BA43E87" w14:textId="77777777" w:rsidR="006B304D" w:rsidRDefault="00000000">
            <w:pPr>
              <w:pStyle w:val="Compact"/>
            </w:pPr>
            <w:r>
              <w:t>Direct</w:t>
            </w:r>
          </w:p>
        </w:tc>
        <w:tc>
          <w:tcPr>
            <w:tcW w:w="1980" w:type="dxa"/>
          </w:tcPr>
          <w:p w14:paraId="56FF8C0C" w14:textId="77777777" w:rsidR="006B304D" w:rsidRDefault="00000000">
            <w:pPr>
              <w:pStyle w:val="Compact"/>
            </w:pPr>
            <w:r>
              <w:t>Full training corpus (half of source text).</w:t>
            </w:r>
          </w:p>
        </w:tc>
        <w:tc>
          <w:tcPr>
            <w:tcW w:w="1980" w:type="dxa"/>
          </w:tcPr>
          <w:p w14:paraId="24AC7B62" w14:textId="77777777" w:rsidR="006B304D" w:rsidRDefault="00000000">
            <w:pPr>
              <w:pStyle w:val="Compact"/>
            </w:pPr>
            <w:r>
              <w:t>Uncompressed source.</w:t>
            </w:r>
          </w:p>
        </w:tc>
      </w:tr>
      <w:tr w:rsidR="006B304D" w14:paraId="60DA4B0F" w14:textId="77777777">
        <w:tc>
          <w:tcPr>
            <w:tcW w:w="1980" w:type="dxa"/>
          </w:tcPr>
          <w:p w14:paraId="6D6BC9DD" w14:textId="77777777" w:rsidR="006B304D" w:rsidRDefault="00000000">
            <w:pPr>
              <w:pStyle w:val="Compact"/>
            </w:pPr>
            <w:r>
              <w:t>C9</w:t>
            </w:r>
          </w:p>
        </w:tc>
        <w:tc>
          <w:tcPr>
            <w:tcW w:w="1980" w:type="dxa"/>
          </w:tcPr>
          <w:p w14:paraId="5B2C1C25" w14:textId="77777777" w:rsidR="006B304D" w:rsidRDefault="00000000">
            <w:pPr>
              <w:pStyle w:val="Compact"/>
            </w:pPr>
            <w:r>
              <w:t>Direct</w:t>
            </w:r>
          </w:p>
        </w:tc>
        <w:tc>
          <w:tcPr>
            <w:tcW w:w="1980" w:type="dxa"/>
          </w:tcPr>
          <w:p w14:paraId="464090D5" w14:textId="77777777" w:rsidR="006B304D" w:rsidRDefault="00000000">
            <w:pPr>
              <w:pStyle w:val="Compact"/>
            </w:pPr>
            <w:r>
              <w:t>Training corpus plus spec.</w:t>
            </w:r>
          </w:p>
        </w:tc>
        <w:tc>
          <w:tcPr>
            <w:tcW w:w="1980" w:type="dxa"/>
          </w:tcPr>
          <w:p w14:paraId="3601099B" w14:textId="77777777" w:rsidR="006B304D" w:rsidRDefault="00000000">
            <w:pPr>
              <w:pStyle w:val="Compact"/>
            </w:pPr>
            <w:r>
              <w:t>Spec added to raw source. Babur excluded (422K word overflow).</w:t>
            </w:r>
          </w:p>
        </w:tc>
      </w:tr>
      <w:tr w:rsidR="006B304D" w14:paraId="73B342C5" w14:textId="77777777">
        <w:tc>
          <w:tcPr>
            <w:tcW w:w="1980" w:type="dxa"/>
          </w:tcPr>
          <w:p w14:paraId="317E70CA" w14:textId="77777777" w:rsidR="006B304D" w:rsidRDefault="00000000">
            <w:pPr>
              <w:pStyle w:val="Compact"/>
            </w:pPr>
            <w:r>
              <w:t>C1</w:t>
            </w:r>
          </w:p>
        </w:tc>
        <w:tc>
          <w:tcPr>
            <w:tcW w:w="1980" w:type="dxa"/>
          </w:tcPr>
          <w:p w14:paraId="5AB9D644" w14:textId="77777777" w:rsidR="006B304D" w:rsidRDefault="00000000">
            <w:pPr>
              <w:pStyle w:val="Compact"/>
            </w:pPr>
            <w:r>
              <w:t>Memory system</w:t>
            </w:r>
          </w:p>
        </w:tc>
        <w:tc>
          <w:tcPr>
            <w:tcW w:w="1980" w:type="dxa"/>
          </w:tcPr>
          <w:p w14:paraId="265DC339" w14:textId="77777777" w:rsidR="006B304D" w:rsidRDefault="00000000">
            <w:pPr>
              <w:pStyle w:val="Compact"/>
            </w:pPr>
            <w:r>
              <w:t>Top-k retrieval output from system.</w:t>
            </w:r>
          </w:p>
        </w:tc>
        <w:tc>
          <w:tcPr>
            <w:tcW w:w="1980" w:type="dxa"/>
          </w:tcPr>
          <w:p w14:paraId="76173759" w14:textId="77777777" w:rsidR="006B304D" w:rsidRDefault="00000000">
            <w:pPr>
              <w:pStyle w:val="Compact"/>
            </w:pPr>
            <w:r>
              <w:t>Retrieval only, each of 5 systems.</w:t>
            </w:r>
          </w:p>
        </w:tc>
      </w:tr>
      <w:tr w:rsidR="006B304D" w14:paraId="38398F36" w14:textId="77777777">
        <w:tc>
          <w:tcPr>
            <w:tcW w:w="1980" w:type="dxa"/>
          </w:tcPr>
          <w:p w14:paraId="3F158012" w14:textId="77777777" w:rsidR="006B304D" w:rsidRDefault="00000000">
            <w:pPr>
              <w:pStyle w:val="Compact"/>
            </w:pPr>
            <w:r>
              <w:t>C3</w:t>
            </w:r>
          </w:p>
        </w:tc>
        <w:tc>
          <w:tcPr>
            <w:tcW w:w="1980" w:type="dxa"/>
          </w:tcPr>
          <w:p w14:paraId="36DEF9CC" w14:textId="77777777" w:rsidR="006B304D" w:rsidRDefault="00000000">
            <w:pPr>
              <w:pStyle w:val="Compact"/>
            </w:pPr>
            <w:r>
              <w:t>Memory system</w:t>
            </w:r>
          </w:p>
        </w:tc>
        <w:tc>
          <w:tcPr>
            <w:tcW w:w="1980" w:type="dxa"/>
          </w:tcPr>
          <w:p w14:paraId="2321D6FC" w14:textId="77777777" w:rsidR="006B304D" w:rsidRDefault="00000000">
            <w:pPr>
              <w:pStyle w:val="Compact"/>
            </w:pPr>
            <w:r>
              <w:t>Top-k retrieval output plus spec.</w:t>
            </w:r>
          </w:p>
        </w:tc>
        <w:tc>
          <w:tcPr>
            <w:tcW w:w="1980" w:type="dxa"/>
          </w:tcPr>
          <w:p w14:paraId="64414D26" w14:textId="77777777" w:rsidR="006B304D" w:rsidRDefault="00000000">
            <w:pPr>
              <w:pStyle w:val="Compact"/>
            </w:pPr>
            <w:r>
              <w:t>Retrieval plus spec, each of 5 systems.</w:t>
            </w:r>
          </w:p>
        </w:tc>
      </w:tr>
      <w:tr w:rsidR="006B304D" w14:paraId="157DC792" w14:textId="77777777">
        <w:tc>
          <w:tcPr>
            <w:tcW w:w="1980" w:type="dxa"/>
          </w:tcPr>
          <w:p w14:paraId="1337CD62" w14:textId="77777777" w:rsidR="006B304D" w:rsidRDefault="00000000">
            <w:pPr>
              <w:pStyle w:val="Compact"/>
            </w:pPr>
            <w:r>
              <w:t>C1_&lt;system&gt;_fullpipeline</w:t>
            </w:r>
          </w:p>
        </w:tc>
        <w:tc>
          <w:tcPr>
            <w:tcW w:w="1980" w:type="dxa"/>
          </w:tcPr>
          <w:p w14:paraId="5ECED602" w14:textId="77777777" w:rsidR="006B304D" w:rsidRDefault="00000000">
            <w:pPr>
              <w:pStyle w:val="Compact"/>
            </w:pPr>
            <w:r>
              <w:t>Memory system, native</w:t>
            </w:r>
          </w:p>
        </w:tc>
        <w:tc>
          <w:tcPr>
            <w:tcW w:w="1980" w:type="dxa"/>
          </w:tcPr>
          <w:p w14:paraId="3FF4E76A" w14:textId="77777777" w:rsidR="006B304D" w:rsidRDefault="00000000">
            <w:pPr>
              <w:pStyle w:val="Compact"/>
            </w:pPr>
            <w:r>
              <w:t>Retrieval from system-native ingestion of raw corpus.</w:t>
            </w:r>
          </w:p>
        </w:tc>
        <w:tc>
          <w:tcPr>
            <w:tcW w:w="1980" w:type="dxa"/>
          </w:tcPr>
          <w:p w14:paraId="315E9B6F" w14:textId="77777777" w:rsidR="006B304D" w:rsidRDefault="00000000">
            <w:pPr>
              <w:pStyle w:val="Compact"/>
            </w:pPr>
            <w:r>
              <w:t>Native ingestion variant, retrieval only.</w:t>
            </w:r>
          </w:p>
        </w:tc>
      </w:tr>
      <w:tr w:rsidR="006B304D" w14:paraId="51635761" w14:textId="77777777">
        <w:tc>
          <w:tcPr>
            <w:tcW w:w="1980" w:type="dxa"/>
          </w:tcPr>
          <w:p w14:paraId="155DE224" w14:textId="77777777" w:rsidR="006B304D" w:rsidRDefault="00000000">
            <w:pPr>
              <w:pStyle w:val="Compact"/>
            </w:pPr>
            <w:r>
              <w:t>C3_&lt;system&gt;_fullpipeline</w:t>
            </w:r>
          </w:p>
        </w:tc>
        <w:tc>
          <w:tcPr>
            <w:tcW w:w="1980" w:type="dxa"/>
          </w:tcPr>
          <w:p w14:paraId="4DB93819" w14:textId="77777777" w:rsidR="006B304D" w:rsidRDefault="00000000">
            <w:pPr>
              <w:pStyle w:val="Compact"/>
            </w:pPr>
            <w:r>
              <w:t>Memory system, native</w:t>
            </w:r>
          </w:p>
        </w:tc>
        <w:tc>
          <w:tcPr>
            <w:tcW w:w="1980" w:type="dxa"/>
          </w:tcPr>
          <w:p w14:paraId="55A9F9B0" w14:textId="77777777" w:rsidR="006B304D" w:rsidRDefault="00000000">
            <w:pPr>
              <w:pStyle w:val="Compact"/>
            </w:pPr>
            <w:r>
              <w:t>Native ingestion retrieval plus spec.</w:t>
            </w:r>
          </w:p>
        </w:tc>
        <w:tc>
          <w:tcPr>
            <w:tcW w:w="1980" w:type="dxa"/>
          </w:tcPr>
          <w:p w14:paraId="74DCB046" w14:textId="77777777" w:rsidR="006B304D" w:rsidRDefault="00000000">
            <w:pPr>
              <w:pStyle w:val="Compact"/>
            </w:pPr>
            <w:r>
              <w:t>Native ingestion variant, retrieval plus spec.</w:t>
            </w:r>
          </w:p>
        </w:tc>
      </w:tr>
    </w:tbl>
    <w:p w14:paraId="6B1BF815" w14:textId="77777777" w:rsidR="006B304D" w:rsidRDefault="00000000">
      <w:pPr>
        <w:pStyle w:val="BodyText"/>
      </w:pPr>
      <w:r>
        <w:t xml:space="preserve">The </w:t>
      </w:r>
      <w:r>
        <w:rPr>
          <w:rStyle w:val="VerbatimChar"/>
        </w:rPr>
        <w:t>&lt;system&gt;</w:t>
      </w:r>
      <w:r>
        <w:t xml:space="preserve"> slot ranges over {mem0, letta, supermemory, zep, baselayer}. Base Layer is run in a single controlled configuration; the four commercial systems are run in both controlled and native variants.</w:t>
      </w:r>
    </w:p>
    <w:p w14:paraId="2B092149" w14:textId="77777777" w:rsidR="006B304D" w:rsidRDefault="00000000">
      <w:pPr>
        <w:pStyle w:val="Heading3"/>
      </w:pPr>
      <w:bookmarkStart w:id="1342" w:name="_Toc228182869"/>
      <w:bookmarkStart w:id="1343" w:name="sec-c-2"/>
      <w:bookmarkEnd w:id="1341"/>
      <w:r>
        <w:t>C.2 Shared response-model invocation</w:t>
      </w:r>
      <w:bookmarkEnd w:id="1342"/>
    </w:p>
    <w:p w14:paraId="184EB77A" w14:textId="77777777" w:rsidR="006B304D" w:rsidRDefault="00000000">
      <w:pPr>
        <w:pStyle w:val="FirstParagraph"/>
      </w:pPr>
      <w:r>
        <w:t>Every response call, across every direct-context and memory-system condition, uses the following parameters:</w:t>
      </w:r>
    </w:p>
    <w:tbl>
      <w:tblPr>
        <w:tblStyle w:val="Table"/>
        <w:tblW w:w="5000" w:type="pct"/>
        <w:tblLayout w:type="fixed"/>
        <w:tblLook w:val="0020" w:firstRow="1" w:lastRow="0" w:firstColumn="0" w:lastColumn="0" w:noHBand="0" w:noVBand="0"/>
      </w:tblPr>
      <w:tblGrid>
        <w:gridCol w:w="4788"/>
        <w:gridCol w:w="4788"/>
      </w:tblGrid>
      <w:tr w:rsidR="006B304D" w14:paraId="41189569"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E18183" w14:textId="77777777" w:rsidR="006B304D" w:rsidRDefault="00000000">
            <w:pPr>
              <w:pStyle w:val="Compact"/>
            </w:pPr>
            <w:r>
              <w:t>Parameter</w:t>
            </w:r>
          </w:p>
        </w:tc>
        <w:tc>
          <w:tcPr>
            <w:tcW w:w="3960" w:type="dxa"/>
          </w:tcPr>
          <w:p w14:paraId="4C324F4A" w14:textId="77777777" w:rsidR="006B304D" w:rsidRDefault="00000000">
            <w:pPr>
              <w:pStyle w:val="Compact"/>
            </w:pPr>
            <w:r>
              <w:t>Value</w:t>
            </w:r>
          </w:p>
        </w:tc>
      </w:tr>
      <w:tr w:rsidR="006B304D" w14:paraId="031C1F7D" w14:textId="77777777">
        <w:tc>
          <w:tcPr>
            <w:tcW w:w="3960" w:type="dxa"/>
          </w:tcPr>
          <w:p w14:paraId="6728BA94" w14:textId="77777777" w:rsidR="006B304D" w:rsidRDefault="00000000">
            <w:pPr>
              <w:pStyle w:val="Compact"/>
            </w:pPr>
            <w:r>
              <w:rPr>
                <w:rStyle w:val="VerbatimChar"/>
              </w:rPr>
              <w:t>temperature</w:t>
            </w:r>
          </w:p>
        </w:tc>
        <w:tc>
          <w:tcPr>
            <w:tcW w:w="3960" w:type="dxa"/>
          </w:tcPr>
          <w:p w14:paraId="208AAD03" w14:textId="77777777" w:rsidR="006B304D" w:rsidRDefault="00000000">
            <w:pPr>
              <w:pStyle w:val="Compact"/>
            </w:pPr>
            <w:r>
              <w:t>0</w:t>
            </w:r>
          </w:p>
        </w:tc>
      </w:tr>
      <w:tr w:rsidR="006B304D" w14:paraId="32E30ED1" w14:textId="77777777">
        <w:tc>
          <w:tcPr>
            <w:tcW w:w="3960" w:type="dxa"/>
          </w:tcPr>
          <w:p w14:paraId="68F0B841" w14:textId="77777777" w:rsidR="006B304D" w:rsidRDefault="00000000">
            <w:pPr>
              <w:pStyle w:val="Compact"/>
            </w:pPr>
            <w:r>
              <w:rPr>
                <w:rStyle w:val="VerbatimChar"/>
              </w:rPr>
              <w:t>max_tokens</w:t>
            </w:r>
          </w:p>
        </w:tc>
        <w:tc>
          <w:tcPr>
            <w:tcW w:w="3960" w:type="dxa"/>
          </w:tcPr>
          <w:p w14:paraId="75D97825" w14:textId="77777777" w:rsidR="006B304D" w:rsidRDefault="00000000">
            <w:pPr>
              <w:pStyle w:val="Compact"/>
            </w:pPr>
            <w:r>
              <w:t>1024</w:t>
            </w:r>
          </w:p>
        </w:tc>
      </w:tr>
      <w:tr w:rsidR="006B304D" w14:paraId="3EDC2758" w14:textId="77777777">
        <w:tc>
          <w:tcPr>
            <w:tcW w:w="3960" w:type="dxa"/>
          </w:tcPr>
          <w:p w14:paraId="4BBC26A4" w14:textId="77777777" w:rsidR="006B304D" w:rsidRDefault="00000000">
            <w:pPr>
              <w:pStyle w:val="Compact"/>
            </w:pPr>
            <w:r>
              <w:t>System prompt</w:t>
            </w:r>
          </w:p>
        </w:tc>
        <w:tc>
          <w:tcPr>
            <w:tcW w:w="3960" w:type="dxa"/>
          </w:tcPr>
          <w:p w14:paraId="0C233CB2" w14:textId="77777777" w:rsidR="006B304D" w:rsidRDefault="00000000">
            <w:pPr>
              <w:pStyle w:val="Compact"/>
            </w:pPr>
            <w:r>
              <w:t xml:space="preserve">Framing instruction: predict how </w:t>
            </w:r>
            <w:r>
              <w:rPr>
                <w:rStyle w:val="VerbatimChar"/>
              </w:rPr>
              <w:t>&lt;subject&gt;</w:t>
            </w:r>
            <w:r>
              <w:t xml:space="preserve"> would respond; answer in subject’s voice, grounded in demonstrated patterns.</w:t>
            </w:r>
          </w:p>
        </w:tc>
      </w:tr>
      <w:tr w:rsidR="006B304D" w14:paraId="518E2B53" w14:textId="77777777">
        <w:tc>
          <w:tcPr>
            <w:tcW w:w="3960" w:type="dxa"/>
          </w:tcPr>
          <w:p w14:paraId="1EDE3B07" w14:textId="77777777" w:rsidR="006B304D" w:rsidRDefault="00000000">
            <w:pPr>
              <w:pStyle w:val="Compact"/>
            </w:pPr>
            <w:r>
              <w:t>User prompt format</w:t>
            </w:r>
          </w:p>
        </w:tc>
        <w:tc>
          <w:tcPr>
            <w:tcW w:w="3960" w:type="dxa"/>
          </w:tcPr>
          <w:p w14:paraId="4E8B5023" w14:textId="77777777" w:rsidR="006B304D" w:rsidRDefault="00000000">
            <w:pPr>
              <w:pStyle w:val="Compact"/>
            </w:pPr>
            <w:r>
              <w:rPr>
                <w:rStyle w:val="VerbatimChar"/>
              </w:rPr>
              <w:t>&lt;context block&gt;\n\nQuestion: &lt;question text&gt;</w:t>
            </w:r>
          </w:p>
        </w:tc>
      </w:tr>
      <w:tr w:rsidR="006B304D" w14:paraId="0CB48DE1" w14:textId="77777777">
        <w:tc>
          <w:tcPr>
            <w:tcW w:w="3960" w:type="dxa"/>
          </w:tcPr>
          <w:p w14:paraId="5620FC79" w14:textId="77777777" w:rsidR="006B304D" w:rsidRDefault="00000000">
            <w:pPr>
              <w:pStyle w:val="Compact"/>
            </w:pPr>
            <w:r>
              <w:t>Context block</w:t>
            </w:r>
          </w:p>
        </w:tc>
        <w:tc>
          <w:tcPr>
            <w:tcW w:w="3960" w:type="dxa"/>
          </w:tcPr>
          <w:p w14:paraId="4A828852" w14:textId="77777777" w:rsidR="006B304D" w:rsidRDefault="00000000">
            <w:pPr>
              <w:pStyle w:val="Compact"/>
            </w:pPr>
            <w:r>
              <w:t xml:space="preserve">Condition-dependent. Empty in C5. Spec in C2a. Wrong spec in C2c. Facts in C4. Facts plus spec in C4a. Corpus in C8. Corpus plus spec in C9. Retrieval output (optionally plus spec) in C1 and </w:t>
            </w:r>
            <w:r>
              <w:lastRenderedPageBreak/>
              <w:t>C3.</w:t>
            </w:r>
          </w:p>
        </w:tc>
      </w:tr>
    </w:tbl>
    <w:p w14:paraId="05B3AD49" w14:textId="77777777" w:rsidR="006B304D" w:rsidRDefault="00000000">
      <w:pPr>
        <w:pStyle w:val="BodyText"/>
      </w:pPr>
      <w:r>
        <w:lastRenderedPageBreak/>
        <w:t>No prompt instruction coaches the model to abstain, hedge, or commit. The model’s refusal-or-commitment pattern given a specific context is part of the phenomenon being measured (</w:t>
      </w:r>
      <w:hyperlink w:anchor="sec-3-6">
        <w:r w:rsidR="006B304D">
          <w:rPr>
            <w:rStyle w:val="Hyperlink"/>
          </w:rPr>
          <w:t>§3.6</w:t>
        </w:r>
      </w:hyperlink>
      <w:r>
        <w:t xml:space="preserve">, </w:t>
      </w:r>
      <w:hyperlink w:anchor="sec-4-3">
        <w:r w:rsidR="006B304D">
          <w:rPr>
            <w:rStyle w:val="Hyperlink"/>
          </w:rPr>
          <w:t>§4.3</w:t>
        </w:r>
      </w:hyperlink>
      <w:r>
        <w:t>).</w:t>
      </w:r>
    </w:p>
    <w:p w14:paraId="590B7401" w14:textId="77777777" w:rsidR="006B304D" w:rsidRDefault="00000000">
      <w:pPr>
        <w:pStyle w:val="Heading3"/>
      </w:pPr>
      <w:bookmarkStart w:id="1344" w:name="_Toc228182870"/>
      <w:bookmarkStart w:id="1345" w:name="sec-c-3"/>
      <w:bookmarkEnd w:id="1343"/>
      <w:r>
        <w:t>C.3 Response models</w:t>
      </w:r>
      <w:bookmarkEnd w:id="1344"/>
    </w:p>
    <w:tbl>
      <w:tblPr>
        <w:tblStyle w:val="Table"/>
        <w:tblW w:w="5000" w:type="pct"/>
        <w:tblLayout w:type="fixed"/>
        <w:tblLook w:val="0020" w:firstRow="1" w:lastRow="0" w:firstColumn="0" w:lastColumn="0" w:noHBand="0" w:noVBand="0"/>
      </w:tblPr>
      <w:tblGrid>
        <w:gridCol w:w="2394"/>
        <w:gridCol w:w="2394"/>
        <w:gridCol w:w="2394"/>
        <w:gridCol w:w="2394"/>
      </w:tblGrid>
      <w:tr w:rsidR="006B304D" w14:paraId="012C946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6E23D4" w14:textId="77777777" w:rsidR="006B304D" w:rsidRDefault="00000000">
            <w:pPr>
              <w:pStyle w:val="Compact"/>
            </w:pPr>
            <w:r>
              <w:t>Role</w:t>
            </w:r>
          </w:p>
        </w:tc>
        <w:tc>
          <w:tcPr>
            <w:tcW w:w="1980" w:type="dxa"/>
          </w:tcPr>
          <w:p w14:paraId="47615135" w14:textId="77777777" w:rsidR="006B304D" w:rsidRDefault="00000000">
            <w:pPr>
              <w:pStyle w:val="Compact"/>
            </w:pPr>
            <w:r>
              <w:t>Model identifier</w:t>
            </w:r>
          </w:p>
        </w:tc>
        <w:tc>
          <w:tcPr>
            <w:tcW w:w="1980" w:type="dxa"/>
          </w:tcPr>
          <w:p w14:paraId="7B754C3F" w14:textId="77777777" w:rsidR="006B304D" w:rsidRDefault="00000000">
            <w:pPr>
              <w:pStyle w:val="Compact"/>
            </w:pPr>
            <w:r>
              <w:t>Provider</w:t>
            </w:r>
          </w:p>
        </w:tc>
        <w:tc>
          <w:tcPr>
            <w:tcW w:w="1980" w:type="dxa"/>
          </w:tcPr>
          <w:p w14:paraId="5DFAFF9A" w14:textId="77777777" w:rsidR="006B304D" w:rsidRDefault="00000000">
            <w:pPr>
              <w:pStyle w:val="Compact"/>
            </w:pPr>
            <w:r>
              <w:t>Scope</w:t>
            </w:r>
          </w:p>
        </w:tc>
      </w:tr>
      <w:tr w:rsidR="006B304D" w14:paraId="51F334E0" w14:textId="77777777">
        <w:tc>
          <w:tcPr>
            <w:tcW w:w="1980" w:type="dxa"/>
          </w:tcPr>
          <w:p w14:paraId="26453A7C" w14:textId="77777777" w:rsidR="006B304D" w:rsidRDefault="00000000">
            <w:pPr>
              <w:pStyle w:val="Compact"/>
            </w:pPr>
            <w:r>
              <w:t>Primary response</w:t>
            </w:r>
          </w:p>
        </w:tc>
        <w:tc>
          <w:tcPr>
            <w:tcW w:w="1980" w:type="dxa"/>
          </w:tcPr>
          <w:p w14:paraId="48E17A71" w14:textId="77777777" w:rsidR="006B304D" w:rsidRDefault="00000000">
            <w:pPr>
              <w:pStyle w:val="Compact"/>
            </w:pPr>
            <w:r>
              <w:rPr>
                <w:rStyle w:val="VerbatimChar"/>
              </w:rPr>
              <w:t>claude-haiku-4-5-20251001</w:t>
            </w:r>
          </w:p>
        </w:tc>
        <w:tc>
          <w:tcPr>
            <w:tcW w:w="1980" w:type="dxa"/>
          </w:tcPr>
          <w:p w14:paraId="0D232CC3" w14:textId="77777777" w:rsidR="006B304D" w:rsidRDefault="00000000">
            <w:pPr>
              <w:pStyle w:val="Compact"/>
            </w:pPr>
            <w:r>
              <w:t>Anthropic</w:t>
            </w:r>
          </w:p>
        </w:tc>
        <w:tc>
          <w:tcPr>
            <w:tcW w:w="1980" w:type="dxa"/>
          </w:tcPr>
          <w:p w14:paraId="1978FF9F" w14:textId="77777777" w:rsidR="006B304D" w:rsidRDefault="00000000">
            <w:pPr>
              <w:pStyle w:val="Compact"/>
            </w:pPr>
            <w:r>
              <w:t>All 14 subjects, every condition. Main study.</w:t>
            </w:r>
          </w:p>
        </w:tc>
      </w:tr>
      <w:tr w:rsidR="006B304D" w14:paraId="17F46216" w14:textId="77777777">
        <w:tc>
          <w:tcPr>
            <w:tcW w:w="1980" w:type="dxa"/>
          </w:tcPr>
          <w:p w14:paraId="7A406577" w14:textId="77777777" w:rsidR="006B304D" w:rsidRDefault="00000000">
            <w:pPr>
              <w:pStyle w:val="Compact"/>
            </w:pPr>
            <w:r>
              <w:t>Tier 2 response</w:t>
            </w:r>
          </w:p>
        </w:tc>
        <w:tc>
          <w:tcPr>
            <w:tcW w:w="1980" w:type="dxa"/>
          </w:tcPr>
          <w:p w14:paraId="13817C3F" w14:textId="77777777" w:rsidR="006B304D" w:rsidRDefault="00000000">
            <w:pPr>
              <w:pStyle w:val="Compact"/>
            </w:pPr>
            <w:r>
              <w:rPr>
                <w:rStyle w:val="VerbatimChar"/>
              </w:rPr>
              <w:t>claude-sonnet-4-6</w:t>
            </w:r>
          </w:p>
        </w:tc>
        <w:tc>
          <w:tcPr>
            <w:tcW w:w="1980" w:type="dxa"/>
          </w:tcPr>
          <w:p w14:paraId="698833A8" w14:textId="77777777" w:rsidR="006B304D" w:rsidRDefault="00000000">
            <w:pPr>
              <w:pStyle w:val="Compact"/>
            </w:pPr>
            <w:r>
              <w:t>Anthropic</w:t>
            </w:r>
          </w:p>
        </w:tc>
        <w:tc>
          <w:tcPr>
            <w:tcW w:w="1980" w:type="dxa"/>
          </w:tcPr>
          <w:p w14:paraId="2932ABC5" w14:textId="77777777" w:rsidR="006B304D" w:rsidRDefault="00000000">
            <w:pPr>
              <w:pStyle w:val="Compact"/>
            </w:pPr>
            <w:r>
              <w:t>3 subjects (Ebers, Yung Wing, Zitkala-Sa), C5 / C2a / C2c / C4a against GPT-5.4 batteries.</w:t>
            </w:r>
          </w:p>
        </w:tc>
      </w:tr>
      <w:tr w:rsidR="006B304D" w14:paraId="033A90A8" w14:textId="77777777">
        <w:tc>
          <w:tcPr>
            <w:tcW w:w="1980" w:type="dxa"/>
          </w:tcPr>
          <w:p w14:paraId="15639E57" w14:textId="77777777" w:rsidR="006B304D" w:rsidRDefault="00000000">
            <w:pPr>
              <w:pStyle w:val="Compact"/>
            </w:pPr>
            <w:r>
              <w:t>Tier 2 response</w:t>
            </w:r>
          </w:p>
        </w:tc>
        <w:tc>
          <w:tcPr>
            <w:tcW w:w="1980" w:type="dxa"/>
          </w:tcPr>
          <w:p w14:paraId="29BE39DC" w14:textId="77777777" w:rsidR="006B304D" w:rsidRDefault="00000000">
            <w:pPr>
              <w:pStyle w:val="Compact"/>
            </w:pPr>
            <w:r>
              <w:rPr>
                <w:rStyle w:val="VerbatimChar"/>
              </w:rPr>
              <w:t>gemini-2.5-pro</w:t>
            </w:r>
          </w:p>
        </w:tc>
        <w:tc>
          <w:tcPr>
            <w:tcW w:w="1980" w:type="dxa"/>
          </w:tcPr>
          <w:p w14:paraId="01BE86FD" w14:textId="77777777" w:rsidR="006B304D" w:rsidRDefault="00000000">
            <w:pPr>
              <w:pStyle w:val="Compact"/>
            </w:pPr>
            <w:r>
              <w:t>Google</w:t>
            </w:r>
          </w:p>
        </w:tc>
        <w:tc>
          <w:tcPr>
            <w:tcW w:w="1980" w:type="dxa"/>
          </w:tcPr>
          <w:p w14:paraId="054D5821" w14:textId="77777777" w:rsidR="006B304D" w:rsidRDefault="00000000">
            <w:pPr>
              <w:pStyle w:val="Compact"/>
            </w:pPr>
            <w:r>
              <w:t>Same 3 subjects, same conditions as Sonnet Tier 2.</w:t>
            </w:r>
          </w:p>
        </w:tc>
      </w:tr>
    </w:tbl>
    <w:p w14:paraId="78CC3D02" w14:textId="77777777" w:rsidR="006B304D" w:rsidRDefault="00000000">
      <w:pPr>
        <w:pStyle w:val="BodyText"/>
      </w:pPr>
      <w:r>
        <w:t xml:space="preserve">Source: </w:t>
      </w:r>
      <w:r>
        <w:rPr>
          <w:rStyle w:val="VerbatimChar"/>
        </w:rPr>
        <w:t>scripts/run_global_subjects.py</w:t>
      </w:r>
      <w:r>
        <w:t xml:space="preserve">, </w:t>
      </w:r>
      <w:r>
        <w:rPr>
          <w:rStyle w:val="VerbatimChar"/>
        </w:rPr>
        <w:t>scripts/run_full_study.py</w:t>
      </w:r>
      <w:r>
        <w:t xml:space="preserve">, </w:t>
      </w:r>
      <w:r>
        <w:rPr>
          <w:rStyle w:val="VerbatimChar"/>
        </w:rPr>
        <w:t>scripts/run_multimodel_responses.py</w:t>
      </w:r>
      <w:r>
        <w:t>.</w:t>
      </w:r>
    </w:p>
    <w:p w14:paraId="4E4D6B52" w14:textId="77777777" w:rsidR="006B304D" w:rsidRDefault="00000000">
      <w:pPr>
        <w:pStyle w:val="Heading3"/>
      </w:pPr>
      <w:bookmarkStart w:id="1346" w:name="_Toc228182871"/>
      <w:bookmarkStart w:id="1347" w:name="sec-c-4"/>
      <w:bookmarkEnd w:id="1345"/>
      <w:r>
        <w:t>C.4 Pipeline models (specification generation)</w:t>
      </w:r>
      <w:bookmarkEnd w:id="1346"/>
    </w:p>
    <w:tbl>
      <w:tblPr>
        <w:tblStyle w:val="Table"/>
        <w:tblW w:w="5000" w:type="pct"/>
        <w:tblLayout w:type="fixed"/>
        <w:tblLook w:val="0020" w:firstRow="1" w:lastRow="0" w:firstColumn="0" w:lastColumn="0" w:noHBand="0" w:noVBand="0"/>
      </w:tblPr>
      <w:tblGrid>
        <w:gridCol w:w="2394"/>
        <w:gridCol w:w="2394"/>
        <w:gridCol w:w="2394"/>
        <w:gridCol w:w="2394"/>
      </w:tblGrid>
      <w:tr w:rsidR="006B304D" w14:paraId="00355F4B"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1AFA8A" w14:textId="77777777" w:rsidR="006B304D" w:rsidRDefault="00000000">
            <w:pPr>
              <w:pStyle w:val="Compact"/>
            </w:pPr>
            <w:r>
              <w:t>Pipeline step</w:t>
            </w:r>
          </w:p>
        </w:tc>
        <w:tc>
          <w:tcPr>
            <w:tcW w:w="1980" w:type="dxa"/>
          </w:tcPr>
          <w:p w14:paraId="250A3A21" w14:textId="77777777" w:rsidR="006B304D" w:rsidRDefault="00000000">
            <w:pPr>
              <w:pStyle w:val="Compact"/>
            </w:pPr>
            <w:r>
              <w:t>Model identifier</w:t>
            </w:r>
          </w:p>
        </w:tc>
        <w:tc>
          <w:tcPr>
            <w:tcW w:w="1980" w:type="dxa"/>
          </w:tcPr>
          <w:p w14:paraId="1464CE18" w14:textId="77777777" w:rsidR="006B304D" w:rsidRDefault="00000000">
            <w:pPr>
              <w:pStyle w:val="Compact"/>
            </w:pPr>
            <w:r>
              <w:t>Temperature</w:t>
            </w:r>
          </w:p>
        </w:tc>
        <w:tc>
          <w:tcPr>
            <w:tcW w:w="1980" w:type="dxa"/>
          </w:tcPr>
          <w:p w14:paraId="7A433AD8" w14:textId="77777777" w:rsidR="006B304D" w:rsidRDefault="00000000">
            <w:pPr>
              <w:pStyle w:val="Compact"/>
            </w:pPr>
            <w:r>
              <w:t>Purpose</w:t>
            </w:r>
          </w:p>
        </w:tc>
      </w:tr>
      <w:tr w:rsidR="006B304D" w14:paraId="11AE51E5" w14:textId="77777777">
        <w:tc>
          <w:tcPr>
            <w:tcW w:w="1980" w:type="dxa"/>
          </w:tcPr>
          <w:p w14:paraId="1A95663D" w14:textId="77777777" w:rsidR="006B304D" w:rsidRDefault="00000000">
            <w:pPr>
              <w:pStyle w:val="Compact"/>
            </w:pPr>
            <w:r>
              <w:t>Extract (Step 2)</w:t>
            </w:r>
          </w:p>
        </w:tc>
        <w:tc>
          <w:tcPr>
            <w:tcW w:w="1980" w:type="dxa"/>
          </w:tcPr>
          <w:p w14:paraId="707FE928" w14:textId="77777777" w:rsidR="006B304D" w:rsidRDefault="00000000">
            <w:pPr>
              <w:pStyle w:val="Compact"/>
            </w:pPr>
            <w:r>
              <w:rPr>
                <w:rStyle w:val="VerbatimChar"/>
              </w:rPr>
              <w:t>claude-haiku-4-5-20251001</w:t>
            </w:r>
          </w:p>
        </w:tc>
        <w:tc>
          <w:tcPr>
            <w:tcW w:w="1980" w:type="dxa"/>
          </w:tcPr>
          <w:p w14:paraId="7620982C" w14:textId="77777777" w:rsidR="006B304D" w:rsidRDefault="00000000">
            <w:pPr>
              <w:pStyle w:val="Compact"/>
            </w:pPr>
            <w:r>
              <w:t>0</w:t>
            </w:r>
          </w:p>
        </w:tc>
        <w:tc>
          <w:tcPr>
            <w:tcW w:w="1980" w:type="dxa"/>
          </w:tcPr>
          <w:p w14:paraId="5B7AD0EF" w14:textId="77777777" w:rsidR="006B304D" w:rsidRDefault="00000000">
            <w:pPr>
              <w:pStyle w:val="Compact"/>
            </w:pPr>
            <w:r>
              <w:t>AUDN fact extraction, 46-predicate constrained vocabulary.</w:t>
            </w:r>
          </w:p>
        </w:tc>
      </w:tr>
      <w:tr w:rsidR="006B304D" w14:paraId="6423E120" w14:textId="77777777">
        <w:tc>
          <w:tcPr>
            <w:tcW w:w="1980" w:type="dxa"/>
          </w:tcPr>
          <w:p w14:paraId="67887556" w14:textId="77777777" w:rsidR="006B304D" w:rsidRDefault="00000000">
            <w:pPr>
              <w:pStyle w:val="Compact"/>
            </w:pPr>
            <w:r>
              <w:t>Embed (Step 3)</w:t>
            </w:r>
          </w:p>
        </w:tc>
        <w:tc>
          <w:tcPr>
            <w:tcW w:w="1980" w:type="dxa"/>
          </w:tcPr>
          <w:p w14:paraId="790A5874" w14:textId="77777777" w:rsidR="006B304D" w:rsidRDefault="00000000">
            <w:pPr>
              <w:pStyle w:val="Compact"/>
            </w:pPr>
            <w:r>
              <w:rPr>
                <w:rStyle w:val="VerbatimChar"/>
              </w:rPr>
              <w:t>all-MiniLM-L6-v2</w:t>
            </w:r>
            <w:r>
              <w:t xml:space="preserve"> (local)</w:t>
            </w:r>
          </w:p>
        </w:tc>
        <w:tc>
          <w:tcPr>
            <w:tcW w:w="1980" w:type="dxa"/>
          </w:tcPr>
          <w:p w14:paraId="1CF04FC8" w14:textId="77777777" w:rsidR="006B304D" w:rsidRDefault="00000000">
            <w:pPr>
              <w:pStyle w:val="Compact"/>
            </w:pPr>
            <w:r>
              <w:t>n/a</w:t>
            </w:r>
          </w:p>
        </w:tc>
        <w:tc>
          <w:tcPr>
            <w:tcW w:w="1980" w:type="dxa"/>
          </w:tcPr>
          <w:p w14:paraId="4A316606" w14:textId="77777777" w:rsidR="006B304D" w:rsidRDefault="00000000">
            <w:pPr>
              <w:pStyle w:val="Compact"/>
            </w:pPr>
            <w:r>
              <w:t>ChromaDB vector index (L2 distance).</w:t>
            </w:r>
          </w:p>
        </w:tc>
      </w:tr>
      <w:tr w:rsidR="006B304D" w14:paraId="481000C7" w14:textId="77777777">
        <w:tc>
          <w:tcPr>
            <w:tcW w:w="1980" w:type="dxa"/>
          </w:tcPr>
          <w:p w14:paraId="4F806682" w14:textId="77777777" w:rsidR="006B304D" w:rsidRDefault="00000000">
            <w:pPr>
              <w:pStyle w:val="Compact"/>
            </w:pPr>
            <w:r>
              <w:t>Author (Step 4)</w:t>
            </w:r>
          </w:p>
        </w:tc>
        <w:tc>
          <w:tcPr>
            <w:tcW w:w="1980" w:type="dxa"/>
          </w:tcPr>
          <w:p w14:paraId="0BE979EC" w14:textId="77777777" w:rsidR="006B304D" w:rsidRDefault="00000000">
            <w:pPr>
              <w:pStyle w:val="Compact"/>
            </w:pPr>
            <w:r>
              <w:rPr>
                <w:rStyle w:val="VerbatimChar"/>
              </w:rPr>
              <w:t>claude-sonnet-4-6</w:t>
            </w:r>
          </w:p>
        </w:tc>
        <w:tc>
          <w:tcPr>
            <w:tcW w:w="1980" w:type="dxa"/>
          </w:tcPr>
          <w:p w14:paraId="16F70D68" w14:textId="77777777" w:rsidR="006B304D" w:rsidRDefault="00000000">
            <w:pPr>
              <w:pStyle w:val="Compact"/>
            </w:pPr>
            <w:r>
              <w:t>0</w:t>
            </w:r>
          </w:p>
        </w:tc>
        <w:tc>
          <w:tcPr>
            <w:tcW w:w="1980" w:type="dxa"/>
          </w:tcPr>
          <w:p w14:paraId="1ECA0AE0" w14:textId="77777777" w:rsidR="006B304D" w:rsidRDefault="00000000">
            <w:pPr>
              <w:pStyle w:val="Compact"/>
            </w:pPr>
            <w:r>
              <w:t>Three authored layers (anchors, core, predictions). Blind regen, domain guard.</w:t>
            </w:r>
          </w:p>
        </w:tc>
      </w:tr>
      <w:tr w:rsidR="006B304D" w14:paraId="5DFF3274" w14:textId="77777777">
        <w:tc>
          <w:tcPr>
            <w:tcW w:w="1980" w:type="dxa"/>
          </w:tcPr>
          <w:p w14:paraId="28FA9E1F" w14:textId="77777777" w:rsidR="006B304D" w:rsidRDefault="00000000">
            <w:pPr>
              <w:pStyle w:val="Compact"/>
            </w:pPr>
            <w:r>
              <w:t>Compose (Step 5)</w:t>
            </w:r>
          </w:p>
        </w:tc>
        <w:tc>
          <w:tcPr>
            <w:tcW w:w="1980" w:type="dxa"/>
          </w:tcPr>
          <w:p w14:paraId="3190DE35" w14:textId="77777777" w:rsidR="006B304D" w:rsidRDefault="00000000">
            <w:pPr>
              <w:pStyle w:val="Compact"/>
            </w:pPr>
            <w:r>
              <w:rPr>
                <w:rStyle w:val="VerbatimChar"/>
              </w:rPr>
              <w:t>claude-opus-4-6</w:t>
            </w:r>
          </w:p>
        </w:tc>
        <w:tc>
          <w:tcPr>
            <w:tcW w:w="1980" w:type="dxa"/>
          </w:tcPr>
          <w:p w14:paraId="1DA97404" w14:textId="77777777" w:rsidR="006B304D" w:rsidRDefault="00000000">
            <w:pPr>
              <w:pStyle w:val="Compact"/>
            </w:pPr>
            <w:r>
              <w:t>0</w:t>
            </w:r>
          </w:p>
        </w:tc>
        <w:tc>
          <w:tcPr>
            <w:tcW w:w="1980" w:type="dxa"/>
          </w:tcPr>
          <w:p w14:paraId="08D4925A" w14:textId="77777777" w:rsidR="006B304D" w:rsidRDefault="00000000">
            <w:pPr>
              <w:pStyle w:val="Compact"/>
            </w:pPr>
            <w:r>
              <w:t>Unified brief composition.</w:t>
            </w:r>
          </w:p>
        </w:tc>
      </w:tr>
      <w:tr w:rsidR="006B304D" w14:paraId="6623143F" w14:textId="77777777">
        <w:tc>
          <w:tcPr>
            <w:tcW w:w="1980" w:type="dxa"/>
          </w:tcPr>
          <w:p w14:paraId="223F68FB" w14:textId="77777777" w:rsidR="006B304D" w:rsidRDefault="00000000">
            <w:pPr>
              <w:pStyle w:val="Compact"/>
            </w:pPr>
            <w:r>
              <w:t>Battery generation</w:t>
            </w:r>
          </w:p>
        </w:tc>
        <w:tc>
          <w:tcPr>
            <w:tcW w:w="1980" w:type="dxa"/>
          </w:tcPr>
          <w:p w14:paraId="75AB1AAE" w14:textId="77777777" w:rsidR="006B304D" w:rsidRDefault="00000000">
            <w:pPr>
              <w:pStyle w:val="Compact"/>
            </w:pPr>
            <w:r>
              <w:rPr>
                <w:rStyle w:val="VerbatimChar"/>
              </w:rPr>
              <w:t>claude-haiku-4-5-20251001</w:t>
            </w:r>
          </w:p>
        </w:tc>
        <w:tc>
          <w:tcPr>
            <w:tcW w:w="1980" w:type="dxa"/>
          </w:tcPr>
          <w:p w14:paraId="402B7993" w14:textId="77777777" w:rsidR="006B304D" w:rsidRDefault="00000000">
            <w:pPr>
              <w:pStyle w:val="Compact"/>
            </w:pPr>
            <w:r>
              <w:t>0</w:t>
            </w:r>
          </w:p>
        </w:tc>
        <w:tc>
          <w:tcPr>
            <w:tcW w:w="1980" w:type="dxa"/>
          </w:tcPr>
          <w:p w14:paraId="5EE3D9B0" w14:textId="77777777" w:rsidR="006B304D" w:rsidRDefault="00000000">
            <w:pPr>
              <w:pStyle w:val="Compact"/>
            </w:pPr>
            <w:r>
              <w:t>Backward-design from held-out corpus.</w:t>
            </w:r>
          </w:p>
        </w:tc>
      </w:tr>
      <w:tr w:rsidR="006B304D" w14:paraId="3EA2AF30" w14:textId="77777777">
        <w:tc>
          <w:tcPr>
            <w:tcW w:w="1980" w:type="dxa"/>
          </w:tcPr>
          <w:p w14:paraId="6ACC9086" w14:textId="77777777" w:rsidR="006B304D" w:rsidRDefault="00000000">
            <w:pPr>
              <w:pStyle w:val="Compact"/>
            </w:pPr>
            <w:r>
              <w:t>Battery generation (circularity control)</w:t>
            </w:r>
          </w:p>
        </w:tc>
        <w:tc>
          <w:tcPr>
            <w:tcW w:w="1980" w:type="dxa"/>
          </w:tcPr>
          <w:p w14:paraId="44D14423" w14:textId="77777777" w:rsidR="006B304D" w:rsidRDefault="00000000">
            <w:pPr>
              <w:pStyle w:val="Compact"/>
            </w:pPr>
            <w:r>
              <w:rPr>
                <w:rStyle w:val="VerbatimChar"/>
              </w:rPr>
              <w:t>gpt-5.4</w:t>
            </w:r>
            <w:r>
              <w:t xml:space="preserve"> (via OpenAI API)</w:t>
            </w:r>
          </w:p>
        </w:tc>
        <w:tc>
          <w:tcPr>
            <w:tcW w:w="1980" w:type="dxa"/>
          </w:tcPr>
          <w:p w14:paraId="2B2FDC71" w14:textId="77777777" w:rsidR="006B304D" w:rsidRDefault="00000000">
            <w:pPr>
              <w:pStyle w:val="Compact"/>
            </w:pPr>
            <w:r>
              <w:t>0</w:t>
            </w:r>
          </w:p>
        </w:tc>
        <w:tc>
          <w:tcPr>
            <w:tcW w:w="1980" w:type="dxa"/>
          </w:tcPr>
          <w:p w14:paraId="662899D7" w14:textId="77777777" w:rsidR="006B304D" w:rsidRDefault="00000000">
            <w:pPr>
              <w:pStyle w:val="Compact"/>
            </w:pPr>
            <w:r>
              <w:t>Independent regeneration on 13 global subjects.</w:t>
            </w:r>
          </w:p>
        </w:tc>
      </w:tr>
    </w:tbl>
    <w:p w14:paraId="0227955D" w14:textId="77777777" w:rsidR="006B304D" w:rsidRDefault="00000000">
      <w:pPr>
        <w:pStyle w:val="BodyText"/>
      </w:pPr>
      <w:r>
        <w:t xml:space="preserve">Source: </w:t>
      </w:r>
      <w:r>
        <w:rPr>
          <w:rStyle w:val="VerbatimChar"/>
        </w:rPr>
        <w:t>memory_system/src/baselayer/config.py</w:t>
      </w:r>
      <w:r>
        <w:t>.</w:t>
      </w:r>
    </w:p>
    <w:p w14:paraId="4399CADB" w14:textId="77777777" w:rsidR="006B304D" w:rsidRDefault="00000000">
      <w:pPr>
        <w:pStyle w:val="Heading3"/>
      </w:pPr>
      <w:bookmarkStart w:id="1348" w:name="_Toc228182872"/>
      <w:bookmarkStart w:id="1349" w:name="sec-c-5"/>
      <w:bookmarkEnd w:id="1347"/>
      <w:r>
        <w:t>C.5 Judge panel</w:t>
      </w:r>
      <w:bookmarkEnd w:id="1348"/>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6B304D" w14:paraId="5220F6A9"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250" w:type="dxa"/>
          </w:tcPr>
          <w:p w14:paraId="7E0804A1" w14:textId="77777777" w:rsidR="006B304D" w:rsidRDefault="00000000">
            <w:pPr>
              <w:pStyle w:val="Compact"/>
            </w:pPr>
            <w:r>
              <w:t>Judge</w:t>
            </w:r>
          </w:p>
        </w:tc>
        <w:tc>
          <w:tcPr>
            <w:tcW w:w="1250" w:type="dxa"/>
          </w:tcPr>
          <w:p w14:paraId="14A699DD" w14:textId="77777777" w:rsidR="006B304D" w:rsidRDefault="00000000">
            <w:pPr>
              <w:pStyle w:val="Compact"/>
            </w:pPr>
            <w:r>
              <w:t>Model identifier</w:t>
            </w:r>
          </w:p>
        </w:tc>
        <w:tc>
          <w:tcPr>
            <w:tcW w:w="1250" w:type="dxa"/>
          </w:tcPr>
          <w:p w14:paraId="5669730C" w14:textId="77777777" w:rsidR="006B304D" w:rsidRDefault="00000000">
            <w:pPr>
              <w:pStyle w:val="Compact"/>
            </w:pPr>
            <w:r>
              <w:t>Provider</w:t>
            </w:r>
          </w:p>
        </w:tc>
        <w:tc>
          <w:tcPr>
            <w:tcW w:w="2084" w:type="dxa"/>
          </w:tcPr>
          <w:p w14:paraId="266F834E" w14:textId="77777777" w:rsidR="006B304D" w:rsidRDefault="00000000">
            <w:pPr>
              <w:pStyle w:val="Compact"/>
              <w:jc w:val="center"/>
            </w:pPr>
            <w:r>
              <w:t>In 5-judge primary?</w:t>
            </w:r>
          </w:p>
        </w:tc>
        <w:tc>
          <w:tcPr>
            <w:tcW w:w="2084" w:type="dxa"/>
          </w:tcPr>
          <w:p w14:paraId="1F0D090D" w14:textId="77777777" w:rsidR="006B304D" w:rsidRDefault="00000000">
            <w:pPr>
              <w:pStyle w:val="Compact"/>
              <w:jc w:val="center"/>
            </w:pPr>
            <w:r>
              <w:t>Calibration performed?</w:t>
            </w:r>
          </w:p>
        </w:tc>
      </w:tr>
      <w:tr w:rsidR="006B304D" w14:paraId="56C11412" w14:textId="77777777">
        <w:tc>
          <w:tcPr>
            <w:tcW w:w="1250" w:type="dxa"/>
          </w:tcPr>
          <w:p w14:paraId="55A3A169" w14:textId="77777777" w:rsidR="006B304D" w:rsidRDefault="00000000">
            <w:pPr>
              <w:pStyle w:val="Compact"/>
            </w:pPr>
            <w:r>
              <w:t>Haiku</w:t>
            </w:r>
          </w:p>
        </w:tc>
        <w:tc>
          <w:tcPr>
            <w:tcW w:w="1250" w:type="dxa"/>
          </w:tcPr>
          <w:p w14:paraId="01742831" w14:textId="77777777" w:rsidR="006B304D" w:rsidRDefault="00000000">
            <w:pPr>
              <w:pStyle w:val="Compact"/>
            </w:pPr>
            <w:r>
              <w:rPr>
                <w:rStyle w:val="VerbatimChar"/>
              </w:rPr>
              <w:t>claude-haiku-4-5-</w:t>
            </w:r>
            <w:r>
              <w:rPr>
                <w:rStyle w:val="VerbatimChar"/>
              </w:rPr>
              <w:lastRenderedPageBreak/>
              <w:t>20251001</w:t>
            </w:r>
          </w:p>
        </w:tc>
        <w:tc>
          <w:tcPr>
            <w:tcW w:w="1250" w:type="dxa"/>
          </w:tcPr>
          <w:p w14:paraId="60369A9E" w14:textId="77777777" w:rsidR="006B304D" w:rsidRDefault="00000000">
            <w:pPr>
              <w:pStyle w:val="Compact"/>
            </w:pPr>
            <w:r>
              <w:lastRenderedPageBreak/>
              <w:t>Anthropic</w:t>
            </w:r>
          </w:p>
        </w:tc>
        <w:tc>
          <w:tcPr>
            <w:tcW w:w="2084" w:type="dxa"/>
          </w:tcPr>
          <w:p w14:paraId="29D68FCB" w14:textId="77777777" w:rsidR="006B304D" w:rsidRDefault="00000000">
            <w:pPr>
              <w:pStyle w:val="Compact"/>
              <w:jc w:val="center"/>
            </w:pPr>
            <w:r>
              <w:t>Yes</w:t>
            </w:r>
          </w:p>
        </w:tc>
        <w:tc>
          <w:tcPr>
            <w:tcW w:w="2084" w:type="dxa"/>
          </w:tcPr>
          <w:p w14:paraId="27572F5F" w14:textId="77777777" w:rsidR="006B304D" w:rsidRDefault="00000000">
            <w:pPr>
              <w:pStyle w:val="Compact"/>
              <w:jc w:val="center"/>
            </w:pPr>
            <w:r>
              <w:t>Yes</w:t>
            </w:r>
          </w:p>
        </w:tc>
      </w:tr>
      <w:tr w:rsidR="006B304D" w14:paraId="3F06062B" w14:textId="77777777">
        <w:tc>
          <w:tcPr>
            <w:tcW w:w="1250" w:type="dxa"/>
          </w:tcPr>
          <w:p w14:paraId="482BD818" w14:textId="77777777" w:rsidR="006B304D" w:rsidRDefault="00000000">
            <w:pPr>
              <w:pStyle w:val="Compact"/>
            </w:pPr>
            <w:r>
              <w:t>Sonnet</w:t>
            </w:r>
          </w:p>
        </w:tc>
        <w:tc>
          <w:tcPr>
            <w:tcW w:w="1250" w:type="dxa"/>
          </w:tcPr>
          <w:p w14:paraId="550DFD97" w14:textId="77777777" w:rsidR="006B304D" w:rsidRDefault="00000000">
            <w:pPr>
              <w:pStyle w:val="Compact"/>
            </w:pPr>
            <w:r>
              <w:rPr>
                <w:rStyle w:val="VerbatimChar"/>
              </w:rPr>
              <w:t>claude-sonnet-4-6</w:t>
            </w:r>
          </w:p>
        </w:tc>
        <w:tc>
          <w:tcPr>
            <w:tcW w:w="1250" w:type="dxa"/>
          </w:tcPr>
          <w:p w14:paraId="14C660C6" w14:textId="77777777" w:rsidR="006B304D" w:rsidRDefault="00000000">
            <w:pPr>
              <w:pStyle w:val="Compact"/>
            </w:pPr>
            <w:r>
              <w:t>Anthropic</w:t>
            </w:r>
          </w:p>
        </w:tc>
        <w:tc>
          <w:tcPr>
            <w:tcW w:w="2084" w:type="dxa"/>
          </w:tcPr>
          <w:p w14:paraId="197B5A62" w14:textId="77777777" w:rsidR="006B304D" w:rsidRDefault="00000000">
            <w:pPr>
              <w:pStyle w:val="Compact"/>
              <w:jc w:val="center"/>
            </w:pPr>
            <w:r>
              <w:t>Yes</w:t>
            </w:r>
          </w:p>
        </w:tc>
        <w:tc>
          <w:tcPr>
            <w:tcW w:w="2084" w:type="dxa"/>
          </w:tcPr>
          <w:p w14:paraId="2C471BE6" w14:textId="77777777" w:rsidR="006B304D" w:rsidRDefault="00000000">
            <w:pPr>
              <w:pStyle w:val="Compact"/>
              <w:jc w:val="center"/>
            </w:pPr>
            <w:r>
              <w:t>No</w:t>
            </w:r>
          </w:p>
        </w:tc>
      </w:tr>
      <w:tr w:rsidR="006B304D" w14:paraId="57D88C0C" w14:textId="77777777">
        <w:tc>
          <w:tcPr>
            <w:tcW w:w="1250" w:type="dxa"/>
          </w:tcPr>
          <w:p w14:paraId="652781A0" w14:textId="77777777" w:rsidR="006B304D" w:rsidRDefault="00000000">
            <w:pPr>
              <w:pStyle w:val="Compact"/>
            </w:pPr>
            <w:r>
              <w:t>Opus</w:t>
            </w:r>
          </w:p>
        </w:tc>
        <w:tc>
          <w:tcPr>
            <w:tcW w:w="1250" w:type="dxa"/>
          </w:tcPr>
          <w:p w14:paraId="37A4C771" w14:textId="77777777" w:rsidR="006B304D" w:rsidRDefault="00000000">
            <w:pPr>
              <w:pStyle w:val="Compact"/>
            </w:pPr>
            <w:r>
              <w:rPr>
                <w:rStyle w:val="VerbatimChar"/>
              </w:rPr>
              <w:t>claude-opus-4-6</w:t>
            </w:r>
          </w:p>
        </w:tc>
        <w:tc>
          <w:tcPr>
            <w:tcW w:w="1250" w:type="dxa"/>
          </w:tcPr>
          <w:p w14:paraId="47841E9B" w14:textId="77777777" w:rsidR="006B304D" w:rsidRDefault="00000000">
            <w:pPr>
              <w:pStyle w:val="Compact"/>
            </w:pPr>
            <w:r>
              <w:t>Anthropic</w:t>
            </w:r>
          </w:p>
        </w:tc>
        <w:tc>
          <w:tcPr>
            <w:tcW w:w="2084" w:type="dxa"/>
          </w:tcPr>
          <w:p w14:paraId="3296F102" w14:textId="77777777" w:rsidR="006B304D" w:rsidRDefault="00000000">
            <w:pPr>
              <w:pStyle w:val="Compact"/>
              <w:jc w:val="center"/>
            </w:pPr>
            <w:r>
              <w:t>Yes</w:t>
            </w:r>
          </w:p>
        </w:tc>
        <w:tc>
          <w:tcPr>
            <w:tcW w:w="2084" w:type="dxa"/>
          </w:tcPr>
          <w:p w14:paraId="63A8A541" w14:textId="77777777" w:rsidR="006B304D" w:rsidRDefault="00000000">
            <w:pPr>
              <w:pStyle w:val="Compact"/>
              <w:jc w:val="center"/>
            </w:pPr>
            <w:r>
              <w:t>No</w:t>
            </w:r>
          </w:p>
        </w:tc>
      </w:tr>
      <w:tr w:rsidR="006B304D" w14:paraId="16FEA2FE" w14:textId="77777777">
        <w:tc>
          <w:tcPr>
            <w:tcW w:w="1250" w:type="dxa"/>
          </w:tcPr>
          <w:p w14:paraId="2981959B" w14:textId="77777777" w:rsidR="006B304D" w:rsidRDefault="00000000">
            <w:pPr>
              <w:pStyle w:val="Compact"/>
            </w:pPr>
            <w:r>
              <w:t>GPT-4o</w:t>
            </w:r>
          </w:p>
        </w:tc>
        <w:tc>
          <w:tcPr>
            <w:tcW w:w="1250" w:type="dxa"/>
          </w:tcPr>
          <w:p w14:paraId="6B552EB4" w14:textId="77777777" w:rsidR="006B304D" w:rsidRDefault="00000000">
            <w:pPr>
              <w:pStyle w:val="Compact"/>
            </w:pPr>
            <w:r>
              <w:rPr>
                <w:rStyle w:val="VerbatimChar"/>
              </w:rPr>
              <w:t>gpt-4o-2024-08-06</w:t>
            </w:r>
          </w:p>
        </w:tc>
        <w:tc>
          <w:tcPr>
            <w:tcW w:w="1250" w:type="dxa"/>
          </w:tcPr>
          <w:p w14:paraId="3DED8F99" w14:textId="77777777" w:rsidR="006B304D" w:rsidRDefault="00000000">
            <w:pPr>
              <w:pStyle w:val="Compact"/>
            </w:pPr>
            <w:r>
              <w:t>OpenAI</w:t>
            </w:r>
          </w:p>
        </w:tc>
        <w:tc>
          <w:tcPr>
            <w:tcW w:w="2084" w:type="dxa"/>
          </w:tcPr>
          <w:p w14:paraId="5DAAC31C" w14:textId="77777777" w:rsidR="006B304D" w:rsidRDefault="00000000">
            <w:pPr>
              <w:pStyle w:val="Compact"/>
              <w:jc w:val="center"/>
            </w:pPr>
            <w:r>
              <w:t>Yes</w:t>
            </w:r>
          </w:p>
        </w:tc>
        <w:tc>
          <w:tcPr>
            <w:tcW w:w="2084" w:type="dxa"/>
          </w:tcPr>
          <w:p w14:paraId="7B0C03E7" w14:textId="77777777" w:rsidR="006B304D" w:rsidRDefault="00000000">
            <w:pPr>
              <w:pStyle w:val="Compact"/>
              <w:jc w:val="center"/>
            </w:pPr>
            <w:r>
              <w:t>Yes</w:t>
            </w:r>
          </w:p>
        </w:tc>
      </w:tr>
      <w:tr w:rsidR="006B304D" w14:paraId="0805EFB2" w14:textId="77777777">
        <w:tc>
          <w:tcPr>
            <w:tcW w:w="1250" w:type="dxa"/>
          </w:tcPr>
          <w:p w14:paraId="41BF974E" w14:textId="77777777" w:rsidR="006B304D" w:rsidRDefault="00000000">
            <w:pPr>
              <w:pStyle w:val="Compact"/>
            </w:pPr>
            <w:r>
              <w:t>GPT-5.4</w:t>
            </w:r>
          </w:p>
        </w:tc>
        <w:tc>
          <w:tcPr>
            <w:tcW w:w="1250" w:type="dxa"/>
          </w:tcPr>
          <w:p w14:paraId="6E1C6B8B" w14:textId="77777777" w:rsidR="006B304D" w:rsidRDefault="00000000">
            <w:pPr>
              <w:pStyle w:val="Compact"/>
            </w:pPr>
            <w:r>
              <w:rPr>
                <w:rStyle w:val="VerbatimChar"/>
              </w:rPr>
              <w:t>gpt-5.4</w:t>
            </w:r>
          </w:p>
        </w:tc>
        <w:tc>
          <w:tcPr>
            <w:tcW w:w="1250" w:type="dxa"/>
          </w:tcPr>
          <w:p w14:paraId="53569607" w14:textId="77777777" w:rsidR="006B304D" w:rsidRDefault="00000000">
            <w:pPr>
              <w:pStyle w:val="Compact"/>
            </w:pPr>
            <w:r>
              <w:t>OpenAI</w:t>
            </w:r>
          </w:p>
        </w:tc>
        <w:tc>
          <w:tcPr>
            <w:tcW w:w="2084" w:type="dxa"/>
          </w:tcPr>
          <w:p w14:paraId="3BC65EFD" w14:textId="77777777" w:rsidR="006B304D" w:rsidRDefault="00000000">
            <w:pPr>
              <w:pStyle w:val="Compact"/>
              <w:jc w:val="center"/>
            </w:pPr>
            <w:r>
              <w:t>Yes</w:t>
            </w:r>
          </w:p>
        </w:tc>
        <w:tc>
          <w:tcPr>
            <w:tcW w:w="2084" w:type="dxa"/>
          </w:tcPr>
          <w:p w14:paraId="4436DE96" w14:textId="77777777" w:rsidR="006B304D" w:rsidRDefault="00000000">
            <w:pPr>
              <w:pStyle w:val="Compact"/>
              <w:jc w:val="center"/>
            </w:pPr>
            <w:r>
              <w:t>Yes</w:t>
            </w:r>
          </w:p>
        </w:tc>
      </w:tr>
      <w:tr w:rsidR="006B304D" w14:paraId="5473F49D" w14:textId="77777777">
        <w:tc>
          <w:tcPr>
            <w:tcW w:w="1250" w:type="dxa"/>
          </w:tcPr>
          <w:p w14:paraId="66C932EA" w14:textId="77777777" w:rsidR="006B304D" w:rsidRDefault="00000000">
            <w:pPr>
              <w:pStyle w:val="Compact"/>
            </w:pPr>
            <w:r>
              <w:t>Gemini Flash</w:t>
            </w:r>
          </w:p>
        </w:tc>
        <w:tc>
          <w:tcPr>
            <w:tcW w:w="1250" w:type="dxa"/>
          </w:tcPr>
          <w:p w14:paraId="4FB31E23" w14:textId="77777777" w:rsidR="006B304D" w:rsidRDefault="00000000">
            <w:pPr>
              <w:pStyle w:val="Compact"/>
            </w:pPr>
            <w:r>
              <w:rPr>
                <w:rStyle w:val="VerbatimChar"/>
              </w:rPr>
              <w:t>gemini-2.5-flash</w:t>
            </w:r>
          </w:p>
        </w:tc>
        <w:tc>
          <w:tcPr>
            <w:tcW w:w="1250" w:type="dxa"/>
          </w:tcPr>
          <w:p w14:paraId="25980A78" w14:textId="77777777" w:rsidR="006B304D" w:rsidRDefault="00000000">
            <w:pPr>
              <w:pStyle w:val="Compact"/>
            </w:pPr>
            <w:r>
              <w:t>Google</w:t>
            </w:r>
          </w:p>
        </w:tc>
        <w:tc>
          <w:tcPr>
            <w:tcW w:w="2084" w:type="dxa"/>
          </w:tcPr>
          <w:p w14:paraId="54D66AB2" w14:textId="77777777" w:rsidR="006B304D" w:rsidRDefault="00000000">
            <w:pPr>
              <w:pStyle w:val="Compact"/>
              <w:jc w:val="center"/>
            </w:pPr>
            <w:r>
              <w:t>No (sensitivity only)</w:t>
            </w:r>
          </w:p>
        </w:tc>
        <w:tc>
          <w:tcPr>
            <w:tcW w:w="2084" w:type="dxa"/>
          </w:tcPr>
          <w:p w14:paraId="40C804FB" w14:textId="77777777" w:rsidR="006B304D" w:rsidRDefault="00000000">
            <w:pPr>
              <w:pStyle w:val="Compact"/>
              <w:jc w:val="center"/>
            </w:pPr>
            <w:r>
              <w:t>Yes</w:t>
            </w:r>
          </w:p>
        </w:tc>
      </w:tr>
      <w:tr w:rsidR="006B304D" w14:paraId="09E43FE2" w14:textId="77777777">
        <w:tc>
          <w:tcPr>
            <w:tcW w:w="1250" w:type="dxa"/>
          </w:tcPr>
          <w:p w14:paraId="7F7C064B" w14:textId="77777777" w:rsidR="006B304D" w:rsidRDefault="00000000">
            <w:pPr>
              <w:pStyle w:val="Compact"/>
            </w:pPr>
            <w:r>
              <w:t>Gemini Pro</w:t>
            </w:r>
          </w:p>
        </w:tc>
        <w:tc>
          <w:tcPr>
            <w:tcW w:w="1250" w:type="dxa"/>
          </w:tcPr>
          <w:p w14:paraId="540A7497" w14:textId="77777777" w:rsidR="006B304D" w:rsidRDefault="00000000">
            <w:pPr>
              <w:pStyle w:val="Compact"/>
            </w:pPr>
            <w:r>
              <w:rPr>
                <w:rStyle w:val="VerbatimChar"/>
              </w:rPr>
              <w:t>gemini-2.5-pro</w:t>
            </w:r>
          </w:p>
        </w:tc>
        <w:tc>
          <w:tcPr>
            <w:tcW w:w="1250" w:type="dxa"/>
          </w:tcPr>
          <w:p w14:paraId="30279CBF" w14:textId="77777777" w:rsidR="006B304D" w:rsidRDefault="00000000">
            <w:pPr>
              <w:pStyle w:val="Compact"/>
            </w:pPr>
            <w:r>
              <w:t>Google</w:t>
            </w:r>
          </w:p>
        </w:tc>
        <w:tc>
          <w:tcPr>
            <w:tcW w:w="2084" w:type="dxa"/>
          </w:tcPr>
          <w:p w14:paraId="7AB527B2" w14:textId="77777777" w:rsidR="006B304D" w:rsidRDefault="00000000">
            <w:pPr>
              <w:pStyle w:val="Compact"/>
              <w:jc w:val="center"/>
            </w:pPr>
            <w:r>
              <w:t>No (sensitivity only)</w:t>
            </w:r>
          </w:p>
        </w:tc>
        <w:tc>
          <w:tcPr>
            <w:tcW w:w="2084" w:type="dxa"/>
          </w:tcPr>
          <w:p w14:paraId="12C0CF7A" w14:textId="77777777" w:rsidR="006B304D" w:rsidRDefault="00000000">
            <w:pPr>
              <w:pStyle w:val="Compact"/>
              <w:jc w:val="center"/>
            </w:pPr>
            <w:r>
              <w:t>Yes</w:t>
            </w:r>
          </w:p>
        </w:tc>
      </w:tr>
    </w:tbl>
    <w:p w14:paraId="14737C4C" w14:textId="77777777" w:rsidR="006B304D" w:rsidRDefault="00000000">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 </w:t>
      </w:r>
      <w:hyperlink w:anchor="sec-3-7-2">
        <w:r w:rsidR="006B304D">
          <w:rPr>
            <w:rStyle w:val="Hyperlink"/>
          </w:rPr>
          <w:t>§3.7.2</w:t>
        </w:r>
      </w:hyperlink>
      <w:r>
        <w:t>.</w:t>
      </w:r>
    </w:p>
    <w:p w14:paraId="2D74361E" w14:textId="77777777" w:rsidR="006B304D" w:rsidRDefault="00000000">
      <w:pPr>
        <w:pStyle w:val="Heading3"/>
      </w:pPr>
      <w:bookmarkStart w:id="1350" w:name="_Toc228182873"/>
      <w:bookmarkStart w:id="1351" w:name="sec-c-6"/>
      <w:bookmarkEnd w:id="1349"/>
      <w:r>
        <w:t>C.6 Memory-system ingestion and retrieval parameters</w:t>
      </w:r>
      <w:bookmarkEnd w:id="1350"/>
    </w:p>
    <w:p w14:paraId="5E4CF3D0" w14:textId="77777777" w:rsidR="006B304D" w:rsidRDefault="00000000">
      <w:pPr>
        <w:pStyle w:val="FirstParagraph"/>
      </w:pPr>
      <w:r>
        <w:t>Controlled configuration (C1 / C3) holds the input identical across systems: each system receives the same extracted fact set used by the Base Layer pipeline, re-ingested through its own API. Native configuration (</w:t>
      </w:r>
      <w:r>
        <w:rPr>
          <w:rStyle w:val="VerbatimChar"/>
        </w:rPr>
        <w:t>_fullpipeline</w:t>
      </w:r>
      <w:r>
        <w:t>) has each system ingest the raw training corpus directly via its own chunking and extraction.</w:t>
      </w:r>
    </w:p>
    <w:tbl>
      <w:tblPr>
        <w:tblStyle w:val="Table"/>
        <w:tblW w:w="5000" w:type="pct"/>
        <w:tblLayout w:type="fixed"/>
        <w:tblLook w:val="0020" w:firstRow="1" w:lastRow="0" w:firstColumn="0" w:lastColumn="0" w:noHBand="0" w:noVBand="0"/>
      </w:tblPr>
      <w:tblGrid>
        <w:gridCol w:w="1512"/>
        <w:gridCol w:w="1512"/>
        <w:gridCol w:w="1512"/>
        <w:gridCol w:w="1512"/>
        <w:gridCol w:w="2016"/>
        <w:gridCol w:w="1512"/>
      </w:tblGrid>
      <w:tr w:rsidR="006B304D" w14:paraId="0A81738D"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250" w:type="dxa"/>
          </w:tcPr>
          <w:p w14:paraId="49326760" w14:textId="77777777" w:rsidR="006B304D" w:rsidRDefault="00000000">
            <w:pPr>
              <w:pStyle w:val="Compact"/>
            </w:pPr>
            <w:r>
              <w:t>System</w:t>
            </w:r>
          </w:p>
        </w:tc>
        <w:tc>
          <w:tcPr>
            <w:tcW w:w="1250" w:type="dxa"/>
          </w:tcPr>
          <w:p w14:paraId="2DB4AE89" w14:textId="77777777" w:rsidR="006B304D" w:rsidRDefault="00000000">
            <w:pPr>
              <w:pStyle w:val="Compact"/>
            </w:pPr>
            <w:r>
              <w:t>Ingestion endpoint</w:t>
            </w:r>
          </w:p>
        </w:tc>
        <w:tc>
          <w:tcPr>
            <w:tcW w:w="1250" w:type="dxa"/>
          </w:tcPr>
          <w:p w14:paraId="07987D63" w14:textId="77777777" w:rsidR="006B304D" w:rsidRDefault="00000000">
            <w:pPr>
              <w:pStyle w:val="Compact"/>
            </w:pPr>
            <w:r>
              <w:t>Ingestion unit (controlled)</w:t>
            </w:r>
          </w:p>
        </w:tc>
        <w:tc>
          <w:tcPr>
            <w:tcW w:w="1250" w:type="dxa"/>
          </w:tcPr>
          <w:p w14:paraId="000EFA9D" w14:textId="77777777" w:rsidR="006B304D" w:rsidRDefault="00000000">
            <w:pPr>
              <w:pStyle w:val="Compact"/>
            </w:pPr>
            <w:r>
              <w:t>Ingestion unit (native)</w:t>
            </w:r>
          </w:p>
        </w:tc>
        <w:tc>
          <w:tcPr>
            <w:tcW w:w="1667" w:type="dxa"/>
          </w:tcPr>
          <w:p w14:paraId="59B0FCA0" w14:textId="77777777" w:rsidR="006B304D" w:rsidRDefault="00000000">
            <w:pPr>
              <w:pStyle w:val="Compact"/>
              <w:jc w:val="right"/>
            </w:pPr>
            <w:r>
              <w:t>Retrieval top-k</w:t>
            </w:r>
          </w:p>
        </w:tc>
        <w:tc>
          <w:tcPr>
            <w:tcW w:w="1250" w:type="dxa"/>
          </w:tcPr>
          <w:p w14:paraId="75D86AAD" w14:textId="77777777" w:rsidR="006B304D" w:rsidRDefault="00000000">
            <w:pPr>
              <w:pStyle w:val="Compact"/>
            </w:pPr>
            <w:r>
              <w:t>Notable configuration</w:t>
            </w:r>
          </w:p>
        </w:tc>
      </w:tr>
      <w:tr w:rsidR="006B304D" w14:paraId="57D2200B" w14:textId="77777777">
        <w:tc>
          <w:tcPr>
            <w:tcW w:w="1250" w:type="dxa"/>
          </w:tcPr>
          <w:p w14:paraId="233A8FB6" w14:textId="77777777" w:rsidR="006B304D" w:rsidRDefault="00000000">
            <w:pPr>
              <w:pStyle w:val="Compact"/>
            </w:pPr>
            <w:r>
              <w:t>Mem0</w:t>
            </w:r>
          </w:p>
        </w:tc>
        <w:tc>
          <w:tcPr>
            <w:tcW w:w="1250" w:type="dxa"/>
          </w:tcPr>
          <w:p w14:paraId="18A80865" w14:textId="77777777" w:rsidR="006B304D" w:rsidRDefault="00000000">
            <w:pPr>
              <w:pStyle w:val="Compact"/>
            </w:pPr>
            <w:r>
              <w:rPr>
                <w:rStyle w:val="VerbatimChar"/>
              </w:rPr>
              <w:t>POST /v1/memories/</w:t>
            </w:r>
          </w:p>
        </w:tc>
        <w:tc>
          <w:tcPr>
            <w:tcW w:w="1250" w:type="dxa"/>
          </w:tcPr>
          <w:p w14:paraId="0156C4EA" w14:textId="77777777" w:rsidR="006B304D" w:rsidRDefault="00000000">
            <w:pPr>
              <w:pStyle w:val="Compact"/>
            </w:pPr>
            <w:r>
              <w:t>One fact per POST</w:t>
            </w:r>
          </w:p>
        </w:tc>
        <w:tc>
          <w:tcPr>
            <w:tcW w:w="1250" w:type="dxa"/>
          </w:tcPr>
          <w:p w14:paraId="78CCFDA7" w14:textId="77777777" w:rsidR="006B304D" w:rsidRDefault="00000000">
            <w:pPr>
              <w:pStyle w:val="Compact"/>
            </w:pPr>
            <w:r>
              <w:t>Raw corpus chunks (Mem0 chunker)</w:t>
            </w:r>
          </w:p>
        </w:tc>
        <w:tc>
          <w:tcPr>
            <w:tcW w:w="1667" w:type="dxa"/>
          </w:tcPr>
          <w:p w14:paraId="6B2BD5CB" w14:textId="77777777" w:rsidR="006B304D" w:rsidRDefault="00000000">
            <w:pPr>
              <w:pStyle w:val="Compact"/>
              <w:jc w:val="right"/>
            </w:pPr>
            <w:r>
              <w:t>10</w:t>
            </w:r>
          </w:p>
        </w:tc>
        <w:tc>
          <w:tcPr>
            <w:tcW w:w="1250" w:type="dxa"/>
          </w:tcPr>
          <w:p w14:paraId="0BB5C84E" w14:textId="77777777" w:rsidR="006B304D" w:rsidRDefault="00000000">
            <w:pPr>
              <w:pStyle w:val="Compact"/>
            </w:pPr>
            <w:r>
              <w:rPr>
                <w:rStyle w:val="VerbatimChar"/>
              </w:rPr>
              <w:t>infer=False</w:t>
            </w:r>
            <w:r>
              <w:t xml:space="preserve"> on controlled (store as-is, no reformulation). Failure mode: Mem0 may reformulate on </w:t>
            </w:r>
            <w:r>
              <w:rPr>
                <w:rStyle w:val="VerbatimChar"/>
              </w:rPr>
              <w:t>infer=True</w:t>
            </w:r>
            <w:r>
              <w:t xml:space="preserve">, flagged in </w:t>
            </w:r>
            <w:r>
              <w:rPr>
                <w:rStyle w:val="VerbatimChar"/>
              </w:rPr>
              <w:t>docs/PROVIDER_ISSUES.md</w:t>
            </w:r>
            <w:r>
              <w:t>.</w:t>
            </w:r>
          </w:p>
        </w:tc>
      </w:tr>
      <w:tr w:rsidR="006B304D" w14:paraId="4258B6B5" w14:textId="77777777">
        <w:tc>
          <w:tcPr>
            <w:tcW w:w="1250" w:type="dxa"/>
          </w:tcPr>
          <w:p w14:paraId="33241951" w14:textId="77777777" w:rsidR="006B304D" w:rsidRDefault="00000000">
            <w:pPr>
              <w:pStyle w:val="Compact"/>
            </w:pPr>
            <w:r>
              <w:t>Letta (archival)</w:t>
            </w:r>
          </w:p>
        </w:tc>
        <w:tc>
          <w:tcPr>
            <w:tcW w:w="1250" w:type="dxa"/>
          </w:tcPr>
          <w:p w14:paraId="0AEC11AB" w14:textId="77777777" w:rsidR="006B304D" w:rsidRDefault="00000000">
            <w:pPr>
              <w:pStyle w:val="Compact"/>
            </w:pPr>
            <w:r>
              <w:rPr>
                <w:rStyle w:val="VerbatimChar"/>
              </w:rPr>
              <w:t>POST /v1/agents/&lt;id&gt;/core_memory/archival</w:t>
            </w:r>
          </w:p>
        </w:tc>
        <w:tc>
          <w:tcPr>
            <w:tcW w:w="1250" w:type="dxa"/>
          </w:tcPr>
          <w:p w14:paraId="1D6E8D69" w14:textId="77777777" w:rsidR="006B304D" w:rsidRDefault="00000000">
            <w:pPr>
              <w:pStyle w:val="Compact"/>
            </w:pPr>
            <w:r>
              <w:t>One fact per passage</w:t>
            </w:r>
          </w:p>
        </w:tc>
        <w:tc>
          <w:tcPr>
            <w:tcW w:w="1250" w:type="dxa"/>
          </w:tcPr>
          <w:p w14:paraId="3533C924" w14:textId="77777777" w:rsidR="006B304D" w:rsidRDefault="00000000">
            <w:pPr>
              <w:pStyle w:val="Compact"/>
            </w:pPr>
            <w:r>
              <w:t>Letta native chunking</w:t>
            </w:r>
          </w:p>
        </w:tc>
        <w:tc>
          <w:tcPr>
            <w:tcW w:w="1667" w:type="dxa"/>
          </w:tcPr>
          <w:p w14:paraId="1EB8354F" w14:textId="77777777" w:rsidR="006B304D" w:rsidRDefault="00000000">
            <w:pPr>
              <w:pStyle w:val="Compact"/>
              <w:jc w:val="right"/>
            </w:pPr>
            <w:r>
              <w:t>10</w:t>
            </w:r>
          </w:p>
        </w:tc>
        <w:tc>
          <w:tcPr>
            <w:tcW w:w="1250" w:type="dxa"/>
          </w:tcPr>
          <w:p w14:paraId="1BE1D944" w14:textId="77777777" w:rsidR="006B304D" w:rsidRDefault="00000000">
            <w:pPr>
              <w:pStyle w:val="Compact"/>
            </w:pPr>
            <w:r>
              <w:t xml:space="preserve">1 fact = 1 passage. Batch ingestion tested 135x faster but </w:t>
            </w:r>
            <w:r>
              <w:lastRenderedPageBreak/>
              <w:t xml:space="preserve">changes chunking behavior (see </w:t>
            </w:r>
            <w:r>
              <w:rPr>
                <w:rStyle w:val="VerbatimChar"/>
              </w:rPr>
              <w:t>run_memory_system.py</w:t>
            </w:r>
            <w:r>
              <w:t xml:space="preserve"> line 456-458).</w:t>
            </w:r>
          </w:p>
        </w:tc>
      </w:tr>
      <w:tr w:rsidR="006B304D" w14:paraId="745745B7" w14:textId="77777777">
        <w:tc>
          <w:tcPr>
            <w:tcW w:w="1250" w:type="dxa"/>
          </w:tcPr>
          <w:p w14:paraId="60660FA6" w14:textId="77777777" w:rsidR="006B304D" w:rsidRDefault="00000000">
            <w:pPr>
              <w:pStyle w:val="Compact"/>
            </w:pPr>
            <w:r>
              <w:lastRenderedPageBreak/>
              <w:t>Letta (stateful)</w:t>
            </w:r>
          </w:p>
        </w:tc>
        <w:tc>
          <w:tcPr>
            <w:tcW w:w="1250" w:type="dxa"/>
          </w:tcPr>
          <w:p w14:paraId="46734199" w14:textId="77777777" w:rsidR="006B304D" w:rsidRDefault="00000000">
            <w:pPr>
              <w:pStyle w:val="Compact"/>
            </w:pPr>
            <w:r>
              <w:t>Agent state edit during ingestion</w:t>
            </w:r>
          </w:p>
        </w:tc>
        <w:tc>
          <w:tcPr>
            <w:tcW w:w="1250" w:type="dxa"/>
          </w:tcPr>
          <w:p w14:paraId="4EA872CF" w14:textId="77777777" w:rsidR="006B304D" w:rsidRDefault="00000000">
            <w:pPr>
              <w:pStyle w:val="Compact"/>
            </w:pPr>
            <w:r>
              <w:t>One fact per edit cycle</w:t>
            </w:r>
          </w:p>
        </w:tc>
        <w:tc>
          <w:tcPr>
            <w:tcW w:w="1250" w:type="dxa"/>
          </w:tcPr>
          <w:p w14:paraId="2F493C14" w14:textId="77777777" w:rsidR="006B304D" w:rsidRDefault="00000000">
            <w:pPr>
              <w:pStyle w:val="Compact"/>
            </w:pPr>
            <w:r>
              <w:t>Raw corpus</w:t>
            </w:r>
          </w:p>
        </w:tc>
        <w:tc>
          <w:tcPr>
            <w:tcW w:w="1667" w:type="dxa"/>
          </w:tcPr>
          <w:p w14:paraId="27928CAE" w14:textId="77777777" w:rsidR="006B304D" w:rsidRDefault="00000000">
            <w:pPr>
              <w:pStyle w:val="Compact"/>
              <w:jc w:val="right"/>
            </w:pPr>
            <w:r>
              <w:t>n/a (read from block)</w:t>
            </w:r>
          </w:p>
        </w:tc>
        <w:tc>
          <w:tcPr>
            <w:tcW w:w="1250" w:type="dxa"/>
          </w:tcPr>
          <w:p w14:paraId="3C2BB8A4" w14:textId="77777777" w:rsidR="006B304D" w:rsidRDefault="00000000">
            <w:pPr>
              <w:pStyle w:val="Compact"/>
            </w:pPr>
            <w:r>
              <w:t>Evaluated as a separate path in §4.5, not as a row in the C1 / C3 conditions.</w:t>
            </w:r>
          </w:p>
        </w:tc>
      </w:tr>
      <w:tr w:rsidR="006B304D" w14:paraId="69101DB0" w14:textId="77777777">
        <w:tc>
          <w:tcPr>
            <w:tcW w:w="1250" w:type="dxa"/>
          </w:tcPr>
          <w:p w14:paraId="531A6B06" w14:textId="77777777" w:rsidR="006B304D" w:rsidRDefault="00000000">
            <w:pPr>
              <w:pStyle w:val="Compact"/>
            </w:pPr>
            <w:r>
              <w:t>Supermemory</w:t>
            </w:r>
          </w:p>
        </w:tc>
        <w:tc>
          <w:tcPr>
            <w:tcW w:w="1250" w:type="dxa"/>
          </w:tcPr>
          <w:p w14:paraId="3788B499" w14:textId="77777777" w:rsidR="006B304D" w:rsidRDefault="00000000">
            <w:pPr>
              <w:pStyle w:val="Compact"/>
            </w:pPr>
            <w:r>
              <w:rPr>
                <w:rStyle w:val="VerbatimChar"/>
              </w:rPr>
              <w:t>POST /v3/memories</w:t>
            </w:r>
          </w:p>
        </w:tc>
        <w:tc>
          <w:tcPr>
            <w:tcW w:w="1250" w:type="dxa"/>
          </w:tcPr>
          <w:p w14:paraId="12852F3F" w14:textId="77777777" w:rsidR="006B304D" w:rsidRDefault="00000000">
            <w:pPr>
              <w:pStyle w:val="Compact"/>
            </w:pPr>
            <w:r>
              <w:t xml:space="preserve">One fact per memory, </w:t>
            </w:r>
            <w:r>
              <w:rPr>
                <w:rStyle w:val="VerbatimChar"/>
              </w:rPr>
              <w:t>containerTags=&lt;subject&gt;</w:t>
            </w:r>
          </w:p>
        </w:tc>
        <w:tc>
          <w:tcPr>
            <w:tcW w:w="1250" w:type="dxa"/>
          </w:tcPr>
          <w:p w14:paraId="1A723950" w14:textId="77777777" w:rsidR="006B304D" w:rsidRDefault="00000000">
            <w:pPr>
              <w:pStyle w:val="Compact"/>
            </w:pPr>
            <w:r>
              <w:t>Raw corpus</w:t>
            </w:r>
          </w:p>
        </w:tc>
        <w:tc>
          <w:tcPr>
            <w:tcW w:w="1667" w:type="dxa"/>
          </w:tcPr>
          <w:p w14:paraId="2B0D7919" w14:textId="77777777" w:rsidR="006B304D" w:rsidRDefault="00000000">
            <w:pPr>
              <w:pStyle w:val="Compact"/>
              <w:jc w:val="right"/>
            </w:pPr>
            <w:r>
              <w:t>10</w:t>
            </w:r>
          </w:p>
        </w:tc>
        <w:tc>
          <w:tcPr>
            <w:tcW w:w="1250" w:type="dxa"/>
          </w:tcPr>
          <w:p w14:paraId="3EEB6F0D" w14:textId="77777777" w:rsidR="006B304D" w:rsidRDefault="00000000">
            <w:pPr>
              <w:pStyle w:val="Compact"/>
            </w:pPr>
            <w:r>
              <w:rPr>
                <w:rStyle w:val="VerbatimChar"/>
              </w:rPr>
              <w:t>limit=10</w:t>
            </w:r>
            <w:r>
              <w:t xml:space="preserve"> on retrieval.</w:t>
            </w:r>
          </w:p>
        </w:tc>
      </w:tr>
      <w:tr w:rsidR="006B304D" w14:paraId="520804CB" w14:textId="77777777">
        <w:tc>
          <w:tcPr>
            <w:tcW w:w="1250" w:type="dxa"/>
          </w:tcPr>
          <w:p w14:paraId="2A4FCC38" w14:textId="77777777" w:rsidR="006B304D" w:rsidRDefault="00000000">
            <w:pPr>
              <w:pStyle w:val="Compact"/>
            </w:pPr>
            <w:r>
              <w:t>Zep</w:t>
            </w:r>
          </w:p>
        </w:tc>
        <w:tc>
          <w:tcPr>
            <w:tcW w:w="1250" w:type="dxa"/>
          </w:tcPr>
          <w:p w14:paraId="525A4DAB" w14:textId="77777777" w:rsidR="006B304D" w:rsidRDefault="00000000">
            <w:pPr>
              <w:pStyle w:val="Compact"/>
            </w:pPr>
            <w:r>
              <w:t xml:space="preserve">Graph ingestion via </w:t>
            </w:r>
            <w:r>
              <w:rPr>
                <w:rStyle w:val="VerbatimChar"/>
              </w:rPr>
              <w:t>zep_client.graph.add</w:t>
            </w:r>
          </w:p>
        </w:tc>
        <w:tc>
          <w:tcPr>
            <w:tcW w:w="1250" w:type="dxa"/>
          </w:tcPr>
          <w:p w14:paraId="6D628457" w14:textId="77777777" w:rsidR="006B304D" w:rsidRDefault="00000000">
            <w:pPr>
              <w:pStyle w:val="Compact"/>
            </w:pPr>
            <w:r>
              <w:t>One fact per edge</w:t>
            </w:r>
          </w:p>
        </w:tc>
        <w:tc>
          <w:tcPr>
            <w:tcW w:w="1250" w:type="dxa"/>
          </w:tcPr>
          <w:p w14:paraId="777BFB08" w14:textId="77777777" w:rsidR="006B304D" w:rsidRDefault="00000000">
            <w:pPr>
              <w:pStyle w:val="Compact"/>
            </w:pPr>
            <w:r>
              <w:t>Raw corpus</w:t>
            </w:r>
          </w:p>
        </w:tc>
        <w:tc>
          <w:tcPr>
            <w:tcW w:w="1667" w:type="dxa"/>
          </w:tcPr>
          <w:p w14:paraId="6A5A64CE" w14:textId="77777777" w:rsidR="006B304D" w:rsidRDefault="00000000">
            <w:pPr>
              <w:pStyle w:val="Compact"/>
              <w:jc w:val="right"/>
            </w:pPr>
            <w:r>
              <w:t>10</w:t>
            </w:r>
          </w:p>
        </w:tc>
        <w:tc>
          <w:tcPr>
            <w:tcW w:w="1250" w:type="dxa"/>
          </w:tcPr>
          <w:p w14:paraId="28DA1944" w14:textId="77777777" w:rsidR="006B304D" w:rsidRDefault="00000000">
            <w:pPr>
              <w:pStyle w:val="Compact"/>
            </w:pPr>
            <w:r>
              <w:t xml:space="preserve">Retrieval via </w:t>
            </w:r>
            <w:r>
              <w:rPr>
                <w:rStyle w:val="VerbatimChar"/>
              </w:rPr>
              <w:t>client.graph.search(user_id, query, limit=10)</w:t>
            </w:r>
            <w:r>
              <w:t>.</w:t>
            </w:r>
          </w:p>
        </w:tc>
      </w:tr>
      <w:tr w:rsidR="006B304D" w14:paraId="71FA8342" w14:textId="77777777">
        <w:tc>
          <w:tcPr>
            <w:tcW w:w="1250" w:type="dxa"/>
          </w:tcPr>
          <w:p w14:paraId="18ACB757" w14:textId="77777777" w:rsidR="006B304D" w:rsidRDefault="00000000">
            <w:pPr>
              <w:pStyle w:val="Compact"/>
            </w:pPr>
            <w:r>
              <w:t>Base Layer</w:t>
            </w:r>
          </w:p>
        </w:tc>
        <w:tc>
          <w:tcPr>
            <w:tcW w:w="1250" w:type="dxa"/>
          </w:tcPr>
          <w:p w14:paraId="3502450B" w14:textId="77777777" w:rsidR="006B304D" w:rsidRDefault="00000000">
            <w:pPr>
              <w:pStyle w:val="Compact"/>
            </w:pPr>
            <w:r>
              <w:t>Direct into ChromaDB</w:t>
            </w:r>
          </w:p>
        </w:tc>
        <w:tc>
          <w:tcPr>
            <w:tcW w:w="1250" w:type="dxa"/>
          </w:tcPr>
          <w:p w14:paraId="331F98EE" w14:textId="77777777" w:rsidR="006B304D" w:rsidRDefault="00000000">
            <w:pPr>
              <w:pStyle w:val="Compact"/>
            </w:pPr>
            <w:r>
              <w:t>One fact per vector</w:t>
            </w:r>
          </w:p>
        </w:tc>
        <w:tc>
          <w:tcPr>
            <w:tcW w:w="1250" w:type="dxa"/>
          </w:tcPr>
          <w:p w14:paraId="5E3AA572" w14:textId="77777777" w:rsidR="006B304D" w:rsidRDefault="00000000">
            <w:pPr>
              <w:pStyle w:val="Compact"/>
            </w:pPr>
            <w:r>
              <w:t>n/a (Base Layer has no native variant)</w:t>
            </w:r>
          </w:p>
        </w:tc>
        <w:tc>
          <w:tcPr>
            <w:tcW w:w="1667" w:type="dxa"/>
          </w:tcPr>
          <w:p w14:paraId="0AE9EF18" w14:textId="77777777" w:rsidR="006B304D" w:rsidRDefault="00000000">
            <w:pPr>
              <w:pStyle w:val="Compact"/>
              <w:jc w:val="right"/>
            </w:pPr>
            <w:r>
              <w:t>10</w:t>
            </w:r>
          </w:p>
        </w:tc>
        <w:tc>
          <w:tcPr>
            <w:tcW w:w="1250" w:type="dxa"/>
          </w:tcPr>
          <w:p w14:paraId="4B8615AE" w14:textId="77777777" w:rsidR="006B304D" w:rsidRDefault="00000000">
            <w:pPr>
              <w:pStyle w:val="Compact"/>
            </w:pPr>
            <w:r>
              <w:t xml:space="preserve">MiniLM embeddings, L2 distance, cosine-like similarity via </w:t>
            </w:r>
            <w:r>
              <w:rPr>
                <w:rStyle w:val="VerbatimChar"/>
              </w:rPr>
              <w:t>1 - dist^2/2</w:t>
            </w:r>
            <w:r>
              <w:t>.</w:t>
            </w:r>
          </w:p>
        </w:tc>
      </w:tr>
    </w:tbl>
    <w:p w14:paraId="328A6D05" w14:textId="77777777" w:rsidR="006B304D" w:rsidRDefault="00000000">
      <w:pPr>
        <w:pStyle w:val="BodyText"/>
      </w:pPr>
      <w:r>
        <w:t>All five systems use the same top-k of 10. All five are queried with the question text as the query. All five feed their retrieval output into the standard prompt schema (</w:t>
      </w:r>
      <w:hyperlink w:anchor="sec-c-2">
        <w:r w:rsidR="006B304D">
          <w:rPr>
            <w:rStyle w:val="Hyperlink"/>
          </w:rPr>
          <w:t>§C.2</w:t>
        </w:r>
      </w:hyperlink>
      <w:r>
        <w:t>) as the context block.</w:t>
      </w:r>
    </w:p>
    <w:p w14:paraId="03851DFB" w14:textId="77777777" w:rsidR="006B304D" w:rsidRDefault="00000000">
      <w:pPr>
        <w:pStyle w:val="Heading3"/>
      </w:pPr>
      <w:bookmarkStart w:id="1352" w:name="_Toc228182874"/>
      <w:bookmarkStart w:id="1353" w:name="sec-c-7"/>
      <w:bookmarkEnd w:id="1351"/>
      <w:r>
        <w:t>C.7 Ingestion exclusions and failure cases</w:t>
      </w:r>
      <w:bookmarkEnd w:id="1352"/>
    </w:p>
    <w:tbl>
      <w:tblPr>
        <w:tblStyle w:val="Table"/>
        <w:tblW w:w="5000" w:type="pct"/>
        <w:tblLayout w:type="fixed"/>
        <w:tblLook w:val="0020" w:firstRow="1" w:lastRow="0" w:firstColumn="0" w:lastColumn="0" w:noHBand="0" w:noVBand="0"/>
      </w:tblPr>
      <w:tblGrid>
        <w:gridCol w:w="3192"/>
        <w:gridCol w:w="3192"/>
        <w:gridCol w:w="3192"/>
      </w:tblGrid>
      <w:tr w:rsidR="006B304D" w14:paraId="5B0C1003"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DBCC66" w14:textId="77777777" w:rsidR="006B304D" w:rsidRDefault="00000000">
            <w:pPr>
              <w:pStyle w:val="Compact"/>
            </w:pPr>
            <w:r>
              <w:t>Subject / system</w:t>
            </w:r>
          </w:p>
        </w:tc>
        <w:tc>
          <w:tcPr>
            <w:tcW w:w="2640" w:type="dxa"/>
          </w:tcPr>
          <w:p w14:paraId="1F3D30F6" w14:textId="77777777" w:rsidR="006B304D" w:rsidRDefault="00000000">
            <w:pPr>
              <w:pStyle w:val="Compact"/>
            </w:pPr>
            <w:r>
              <w:t>Issue</w:t>
            </w:r>
          </w:p>
        </w:tc>
        <w:tc>
          <w:tcPr>
            <w:tcW w:w="2640" w:type="dxa"/>
          </w:tcPr>
          <w:p w14:paraId="098C00EC" w14:textId="77777777" w:rsidR="006B304D" w:rsidRDefault="00000000">
            <w:pPr>
              <w:pStyle w:val="Compact"/>
            </w:pPr>
            <w:r>
              <w:t>Resolution</w:t>
            </w:r>
          </w:p>
        </w:tc>
      </w:tr>
      <w:tr w:rsidR="006B304D" w14:paraId="37D07FC0" w14:textId="77777777">
        <w:tc>
          <w:tcPr>
            <w:tcW w:w="2640" w:type="dxa"/>
          </w:tcPr>
          <w:p w14:paraId="78CF185B" w14:textId="77777777" w:rsidR="006B304D" w:rsidRDefault="00000000">
            <w:pPr>
              <w:pStyle w:val="Compact"/>
            </w:pPr>
            <w:r>
              <w:t>Babur, C9 (raw corpus plus spec)</w:t>
            </w:r>
          </w:p>
        </w:tc>
        <w:tc>
          <w:tcPr>
            <w:tcW w:w="2640" w:type="dxa"/>
          </w:tcPr>
          <w:p w14:paraId="3BE65006" w14:textId="77777777" w:rsidR="006B304D" w:rsidRDefault="00000000">
            <w:pPr>
              <w:pStyle w:val="Compact"/>
            </w:pPr>
            <w:r>
              <w:t>422,772-word source exceeds Haiku context window.</w:t>
            </w:r>
          </w:p>
        </w:tc>
        <w:tc>
          <w:tcPr>
            <w:tcW w:w="2640" w:type="dxa"/>
          </w:tcPr>
          <w:p w14:paraId="0D98BE7D" w14:textId="77777777" w:rsidR="006B304D" w:rsidRDefault="00000000">
            <w:pPr>
              <w:pStyle w:val="Compact"/>
            </w:pPr>
            <w:r>
              <w:t>Excluded from C9. 13 of 14 subjects report C9 numbers.</w:t>
            </w:r>
          </w:p>
        </w:tc>
      </w:tr>
      <w:tr w:rsidR="006B304D" w14:paraId="27850D87" w14:textId="77777777">
        <w:tc>
          <w:tcPr>
            <w:tcW w:w="2640" w:type="dxa"/>
          </w:tcPr>
          <w:p w14:paraId="54C1C762" w14:textId="77777777" w:rsidR="006B304D" w:rsidRDefault="00000000">
            <w:pPr>
              <w:pStyle w:val="Compact"/>
            </w:pPr>
            <w:r>
              <w:t>Letta native (all subjects)</w:t>
            </w:r>
          </w:p>
        </w:tc>
        <w:tc>
          <w:tcPr>
            <w:tcW w:w="2640" w:type="dxa"/>
          </w:tcPr>
          <w:p w14:paraId="290AE441" w14:textId="77777777" w:rsidR="006B304D" w:rsidRDefault="00000000">
            <w:pPr>
              <w:pStyle w:val="Compact"/>
            </w:pPr>
            <w:r>
              <w:t>Ingestion ceiling on archival passages; retrieval produces 0.34-0.47 dedup ratio, meaning a top-10 list often contains 3-5 unique facts.</w:t>
            </w:r>
          </w:p>
        </w:tc>
        <w:tc>
          <w:tcPr>
            <w:tcW w:w="2640" w:type="dxa"/>
          </w:tcPr>
          <w:p w14:paraId="21E34970" w14:textId="77777777" w:rsidR="006B304D" w:rsidRDefault="00000000">
            <w:pPr>
              <w:pStyle w:val="Compact"/>
            </w:pPr>
            <w:r>
              <w:t>Reported as-is in §4.4. Not excluded.</w:t>
            </w:r>
          </w:p>
        </w:tc>
      </w:tr>
      <w:tr w:rsidR="006B304D" w14:paraId="574CF7DF" w14:textId="77777777">
        <w:tc>
          <w:tcPr>
            <w:tcW w:w="2640" w:type="dxa"/>
          </w:tcPr>
          <w:p w14:paraId="3664C497" w14:textId="77777777" w:rsidR="006B304D" w:rsidRDefault="00000000">
            <w:pPr>
              <w:pStyle w:val="Compact"/>
            </w:pPr>
            <w:r>
              <w:t>Mem0 native</w:t>
            </w:r>
          </w:p>
        </w:tc>
        <w:tc>
          <w:tcPr>
            <w:tcW w:w="2640" w:type="dxa"/>
          </w:tcPr>
          <w:p w14:paraId="52D6B8CF" w14:textId="77777777" w:rsidR="006B304D" w:rsidRDefault="00000000">
            <w:pPr>
              <w:pStyle w:val="Compact"/>
            </w:pPr>
            <w:r>
              <w:t xml:space="preserve">Mem0’s </w:t>
            </w:r>
            <w:r>
              <w:rPr>
                <w:rStyle w:val="VerbatimChar"/>
              </w:rPr>
              <w:t>infer=True</w:t>
            </w:r>
            <w:r>
              <w:t xml:space="preserve"> reformulated facts during native ingestion pilot.</w:t>
            </w:r>
          </w:p>
        </w:tc>
        <w:tc>
          <w:tcPr>
            <w:tcW w:w="2640" w:type="dxa"/>
          </w:tcPr>
          <w:p w14:paraId="127CC2E1" w14:textId="77777777" w:rsidR="006B304D" w:rsidRDefault="00000000">
            <w:pPr>
              <w:pStyle w:val="Compact"/>
            </w:pPr>
            <w:r>
              <w:t xml:space="preserve">Used </w:t>
            </w:r>
            <w:r>
              <w:rPr>
                <w:rStyle w:val="VerbatimChar"/>
              </w:rPr>
              <w:t>infer=False</w:t>
            </w:r>
            <w:r>
              <w:t xml:space="preserve"> on controlled configuration to hold input identical. Native variant </w:t>
            </w:r>
            <w:r>
              <w:lastRenderedPageBreak/>
              <w:t xml:space="preserve">retains </w:t>
            </w:r>
            <w:r>
              <w:rPr>
                <w:rStyle w:val="VerbatimChar"/>
              </w:rPr>
              <w:t>infer=True</w:t>
            </w:r>
            <w:r>
              <w:t xml:space="preserve"> (the realistic deployment path).</w:t>
            </w:r>
          </w:p>
        </w:tc>
      </w:tr>
      <w:tr w:rsidR="006B304D" w14:paraId="33260C8E" w14:textId="77777777">
        <w:tc>
          <w:tcPr>
            <w:tcW w:w="2640" w:type="dxa"/>
          </w:tcPr>
          <w:p w14:paraId="3ECE0073" w14:textId="77777777" w:rsidR="006B304D" w:rsidRDefault="00000000">
            <w:pPr>
              <w:pStyle w:val="Compact"/>
            </w:pPr>
            <w:r>
              <w:lastRenderedPageBreak/>
              <w:t>Zep graph bias</w:t>
            </w:r>
          </w:p>
        </w:tc>
        <w:tc>
          <w:tcPr>
            <w:tcW w:w="2640" w:type="dxa"/>
          </w:tcPr>
          <w:p w14:paraId="7FF41ED4" w14:textId="77777777" w:rsidR="006B304D" w:rsidRDefault="00000000">
            <w:pPr>
              <w:pStyle w:val="Compact"/>
            </w:pPr>
            <w:r>
              <w:t>Zep graph retrieval surfaces entity-dense chunks over behavior-dense chunks.</w:t>
            </w:r>
          </w:p>
        </w:tc>
        <w:tc>
          <w:tcPr>
            <w:tcW w:w="2640" w:type="dxa"/>
          </w:tcPr>
          <w:p w14:paraId="534FB02A" w14:textId="77777777" w:rsidR="006B304D" w:rsidRDefault="00000000">
            <w:pPr>
              <w:pStyle w:val="Compact"/>
            </w:pPr>
            <w:r>
              <w:t xml:space="preserve">Reported as-is. See </w:t>
            </w:r>
            <w:r>
              <w:rPr>
                <w:rStyle w:val="VerbatimChar"/>
              </w:rPr>
              <w:t>docs/PROVIDER_ISSUES.md</w:t>
            </w:r>
            <w:r>
              <w:t>.</w:t>
            </w:r>
          </w:p>
        </w:tc>
      </w:tr>
    </w:tbl>
    <w:p w14:paraId="55BC807F" w14:textId="77777777" w:rsidR="006B304D" w:rsidRDefault="00000000">
      <w:pPr>
        <w:pStyle w:val="Heading3"/>
      </w:pPr>
      <w:bookmarkStart w:id="1354" w:name="_Toc228182875"/>
      <w:bookmarkStart w:id="1355" w:name="sec-c-8"/>
      <w:bookmarkEnd w:id="1353"/>
      <w:r>
        <w:t>C.8 Analysis plan lock</w:t>
      </w:r>
      <w:bookmarkEnd w:id="1354"/>
    </w:p>
    <w:p w14:paraId="3B9A6AF8" w14:textId="77777777" w:rsidR="006B304D" w:rsidRDefault="00000000">
      <w:pPr>
        <w:pStyle w:val="FirstParagraph"/>
      </w:pPr>
      <w:r>
        <w:t xml:space="preserve">The condition matrix was frozen in </w:t>
      </w:r>
      <w:r>
        <w:rPr>
          <w:rStyle w:val="VerbatimChar"/>
        </w:rPr>
        <w:t>docs/ANALYSIS_PLAN_LOCK.md</w:t>
      </w:r>
      <w:r>
        <w:t xml:space="preserve"> before scoring. Any condition added after the lock is reported separately </w:t>
      </w:r>
      <w:r>
        <w:rPr>
          <w:rStyle w:val="FootnoteReference"/>
        </w:rPr>
        <w:footnoteReference w:id="25"/>
      </w:r>
      <w:r>
        <w:t>.</w:t>
      </w:r>
    </w:p>
    <w:p w14:paraId="2E0675F9" w14:textId="77777777" w:rsidR="006B304D" w:rsidRDefault="00000000">
      <w:r>
        <w:pict w14:anchorId="58801D87">
          <v:rect id="_x0000_i1439" style="width:0;height:1.5pt" o:hralign="center" o:hrstd="t" o:hr="t"/>
        </w:pict>
      </w:r>
    </w:p>
    <w:p w14:paraId="48E8AF0B" w14:textId="77777777" w:rsidR="006B304D" w:rsidRDefault="00000000">
      <w:pPr>
        <w:pStyle w:val="Heading2"/>
      </w:pPr>
      <w:bookmarkStart w:id="1356" w:name="_Toc228182876"/>
      <w:bookmarkStart w:id="1357" w:name="Xc69dd7544e5154670559781735e06261558f1e8"/>
      <w:bookmarkEnd w:id="1339"/>
      <w:bookmarkEnd w:id="1355"/>
      <w:r>
        <w:t>Appendix D. Validity Audit and Score Distributions</w:t>
      </w:r>
      <w:bookmarkEnd w:id="1356"/>
    </w:p>
    <w:p w14:paraId="21900DD1" w14:textId="77777777" w:rsidR="006B304D" w:rsidRDefault="00000000">
      <w:pPr>
        <w:pStyle w:val="CaptionedFigure"/>
      </w:pPr>
      <w:r>
        <w:rPr>
          <w:noProof/>
        </w:rPr>
        <w:drawing>
          <wp:inline distT="0" distB="0" distL="0" distR="0" wp14:anchorId="45F9B170" wp14:editId="1718F706">
            <wp:extent cx="5334000" cy="3780117"/>
            <wp:effectExtent l="0" t="0" r="0" b="0"/>
            <wp:docPr id="163" name="Picture"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wp:cNvGraphicFramePr/>
            <a:graphic xmlns:a="http://schemas.openxmlformats.org/drawingml/2006/main">
              <a:graphicData uri="http://schemas.openxmlformats.org/drawingml/2006/picture">
                <pic:pic xmlns:pic="http://schemas.openxmlformats.org/drawingml/2006/picture">
                  <pic:nvPicPr>
                    <pic:cNvPr id="164" name="Picture" descr="C:/Users/Aarik/Anthropic/memory-study-repo/figures/fig9_cultural_baseline.png"/>
                    <pic:cNvPicPr>
                      <a:picLocks noChangeAspect="1" noChangeArrowheads="1"/>
                    </pic:cNvPicPr>
                  </pic:nvPicPr>
                  <pic:blipFill>
                    <a:blip r:embed="rId21"/>
                    <a:stretch>
                      <a:fillRect/>
                    </a:stretch>
                  </pic:blipFill>
                  <pic:spPr bwMode="auto">
                    <a:xfrm>
                      <a:off x="0" y="0"/>
                      <a:ext cx="5334000" cy="3780117"/>
                    </a:xfrm>
                    <a:prstGeom prst="rect">
                      <a:avLst/>
                    </a:prstGeom>
                    <a:noFill/>
                    <a:ln w="9525">
                      <a:noFill/>
                      <a:headEnd/>
                      <a:tailEnd/>
                    </a:ln>
                  </pic:spPr>
                </pic:pic>
              </a:graphicData>
            </a:graphic>
          </wp:inline>
        </w:drawing>
      </w:r>
    </w:p>
    <w:p w14:paraId="2E6ED615" w14:textId="77777777" w:rsidR="006B304D" w:rsidRDefault="00000000">
      <w:pPr>
        <w:pStyle w:val="ImageCaption"/>
      </w:pPr>
      <w:r>
        <w:t>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14:paraId="6D179E38" w14:textId="77777777" w:rsidR="006B304D" w:rsidRDefault="00000000">
      <w:pPr>
        <w:pStyle w:val="BodyText"/>
      </w:pPr>
      <w:r>
        <w:rPr>
          <w:i/>
          <w:iCs/>
        </w:rPr>
        <w:lastRenderedPageBreak/>
        <w:t>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14:paraId="3E1DCC32" w14:textId="77777777" w:rsidR="006B304D" w:rsidRDefault="00000000">
      <w:pPr>
        <w:pStyle w:val="Heading3"/>
      </w:pPr>
      <w:bookmarkStart w:id="1358" w:name="_Toc228182877"/>
      <w:bookmarkStart w:id="1359" w:name="sec-d-1"/>
      <w:r>
        <w:t>D.1 Per-subject 5-judge primary aggregate (main gradient)</w:t>
      </w:r>
      <w:bookmarkEnd w:id="1358"/>
    </w:p>
    <w:p w14:paraId="182F6BC4" w14:textId="77777777" w:rsidR="006B304D" w:rsidRDefault="00000000">
      <w:pPr>
        <w:pStyle w:val="FirstParagraph"/>
      </w:pPr>
      <w:r>
        <w:t xml:space="preserve">This table reproduces the </w:t>
      </w:r>
      <w:hyperlink w:anchor="sec-4-1">
        <w:r w:rsidR="006B304D">
          <w:rPr>
            <w:rStyle w:val="Hyperlink"/>
          </w:rPr>
          <w:t>§4.1</w:t>
        </w:r>
      </w:hyperlink>
      <w:r>
        <w:t xml:space="preserve"> cross-subject gradient for reference. Every number is the 5-judge primary mean (Haiku, Sonnet, Opus, GPT-4o, GPT-5.4) over the 39-question behavioral-prediction battery per subject (40 for Franklin).</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6B304D" w14:paraId="71981632"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913" w:type="dxa"/>
          </w:tcPr>
          <w:p w14:paraId="6E45EA42" w14:textId="77777777" w:rsidR="006B304D" w:rsidRDefault="00000000">
            <w:pPr>
              <w:pStyle w:val="Compact"/>
            </w:pPr>
            <w:r>
              <w:t>Subject</w:t>
            </w:r>
          </w:p>
        </w:tc>
        <w:tc>
          <w:tcPr>
            <w:tcW w:w="1218" w:type="dxa"/>
          </w:tcPr>
          <w:p w14:paraId="0B38DEB1" w14:textId="77777777" w:rsidR="006B304D" w:rsidRDefault="00000000">
            <w:pPr>
              <w:pStyle w:val="Compact"/>
              <w:jc w:val="right"/>
            </w:pPr>
            <w:r>
              <w:t>Baseline (C5)</w:t>
            </w:r>
          </w:p>
        </w:tc>
        <w:tc>
          <w:tcPr>
            <w:tcW w:w="1218" w:type="dxa"/>
          </w:tcPr>
          <w:p w14:paraId="1FC3D165" w14:textId="77777777" w:rsidR="006B304D" w:rsidRDefault="00000000">
            <w:pPr>
              <w:pStyle w:val="Compact"/>
              <w:jc w:val="right"/>
            </w:pPr>
            <w:r>
              <w:t>Spec only (C2a)</w:t>
            </w:r>
          </w:p>
        </w:tc>
        <w:tc>
          <w:tcPr>
            <w:tcW w:w="1218" w:type="dxa"/>
          </w:tcPr>
          <w:p w14:paraId="3644BFCC" w14:textId="77777777" w:rsidR="006B304D" w:rsidRDefault="00000000">
            <w:pPr>
              <w:pStyle w:val="Compact"/>
              <w:jc w:val="right"/>
            </w:pPr>
            <w:r>
              <w:t>Facts + Spec (C4a)</w:t>
            </w:r>
          </w:p>
        </w:tc>
        <w:tc>
          <w:tcPr>
            <w:tcW w:w="1218" w:type="dxa"/>
          </w:tcPr>
          <w:p w14:paraId="067EC01E" w14:textId="77777777" w:rsidR="006B304D" w:rsidRDefault="00000000">
            <w:pPr>
              <w:pStyle w:val="Compact"/>
              <w:jc w:val="right"/>
            </w:pPr>
            <w:r>
              <w:t>Δ_spec</w:t>
            </w:r>
          </w:p>
        </w:tc>
        <w:tc>
          <w:tcPr>
            <w:tcW w:w="1218" w:type="dxa"/>
          </w:tcPr>
          <w:p w14:paraId="479CEB8E" w14:textId="77777777" w:rsidR="006B304D" w:rsidRDefault="00000000">
            <w:pPr>
              <w:pStyle w:val="Compact"/>
              <w:jc w:val="right"/>
            </w:pPr>
            <w:r>
              <w:t>Δ_facts+spec</w:t>
            </w:r>
          </w:p>
        </w:tc>
        <w:tc>
          <w:tcPr>
            <w:tcW w:w="913" w:type="dxa"/>
          </w:tcPr>
          <w:p w14:paraId="6A058A50" w14:textId="77777777" w:rsidR="006B304D" w:rsidRDefault="00000000">
            <w:pPr>
              <w:pStyle w:val="Compact"/>
              <w:jc w:val="center"/>
            </w:pPr>
            <w:r>
              <w:t>Anchor crossed</w:t>
            </w:r>
          </w:p>
        </w:tc>
      </w:tr>
      <w:tr w:rsidR="006B304D" w14:paraId="1353F375" w14:textId="77777777">
        <w:tc>
          <w:tcPr>
            <w:tcW w:w="913" w:type="dxa"/>
          </w:tcPr>
          <w:p w14:paraId="72987505" w14:textId="77777777" w:rsidR="006B304D" w:rsidRDefault="00000000">
            <w:pPr>
              <w:pStyle w:val="Compact"/>
            </w:pPr>
            <w:r>
              <w:t>Ebers</w:t>
            </w:r>
          </w:p>
        </w:tc>
        <w:tc>
          <w:tcPr>
            <w:tcW w:w="1218" w:type="dxa"/>
          </w:tcPr>
          <w:p w14:paraId="5DCE4091" w14:textId="77777777" w:rsidR="006B304D" w:rsidRDefault="00000000">
            <w:pPr>
              <w:pStyle w:val="Compact"/>
              <w:jc w:val="right"/>
            </w:pPr>
            <w:r>
              <w:t>1.02</w:t>
            </w:r>
          </w:p>
        </w:tc>
        <w:tc>
          <w:tcPr>
            <w:tcW w:w="1218" w:type="dxa"/>
          </w:tcPr>
          <w:p w14:paraId="4C8FEF57" w14:textId="77777777" w:rsidR="006B304D" w:rsidRDefault="00000000">
            <w:pPr>
              <w:pStyle w:val="Compact"/>
              <w:jc w:val="right"/>
            </w:pPr>
            <w:r>
              <w:t>1.54</w:t>
            </w:r>
          </w:p>
        </w:tc>
        <w:tc>
          <w:tcPr>
            <w:tcW w:w="1218" w:type="dxa"/>
          </w:tcPr>
          <w:p w14:paraId="48DDAF53" w14:textId="77777777" w:rsidR="006B304D" w:rsidRDefault="00000000">
            <w:pPr>
              <w:pStyle w:val="Compact"/>
              <w:jc w:val="right"/>
            </w:pPr>
            <w:r>
              <w:t>2.07</w:t>
            </w:r>
          </w:p>
        </w:tc>
        <w:tc>
          <w:tcPr>
            <w:tcW w:w="1218" w:type="dxa"/>
          </w:tcPr>
          <w:p w14:paraId="7B9BF15E" w14:textId="77777777" w:rsidR="006B304D" w:rsidRDefault="00000000">
            <w:pPr>
              <w:pStyle w:val="Compact"/>
              <w:jc w:val="right"/>
            </w:pPr>
            <w:r>
              <w:t>+0.52</w:t>
            </w:r>
          </w:p>
        </w:tc>
        <w:tc>
          <w:tcPr>
            <w:tcW w:w="1218" w:type="dxa"/>
          </w:tcPr>
          <w:p w14:paraId="2887AAC5" w14:textId="77777777" w:rsidR="006B304D" w:rsidRDefault="00000000">
            <w:pPr>
              <w:pStyle w:val="Compact"/>
              <w:jc w:val="right"/>
            </w:pPr>
            <w:r>
              <w:t>+1.05</w:t>
            </w:r>
          </w:p>
        </w:tc>
        <w:tc>
          <w:tcPr>
            <w:tcW w:w="913" w:type="dxa"/>
          </w:tcPr>
          <w:p w14:paraId="77AF18B6" w14:textId="77777777" w:rsidR="006B304D" w:rsidRDefault="00000000">
            <w:pPr>
              <w:pStyle w:val="Compact"/>
              <w:jc w:val="center"/>
            </w:pPr>
            <w:r>
              <w:t>yes</w:t>
            </w:r>
          </w:p>
        </w:tc>
      </w:tr>
      <w:tr w:rsidR="006B304D" w14:paraId="16761729" w14:textId="77777777">
        <w:tc>
          <w:tcPr>
            <w:tcW w:w="913" w:type="dxa"/>
          </w:tcPr>
          <w:p w14:paraId="16AF945E" w14:textId="77777777" w:rsidR="006B304D" w:rsidRDefault="00000000">
            <w:pPr>
              <w:pStyle w:val="Compact"/>
            </w:pPr>
            <w:r>
              <w:t>Sunity Devee</w:t>
            </w:r>
          </w:p>
        </w:tc>
        <w:tc>
          <w:tcPr>
            <w:tcW w:w="1218" w:type="dxa"/>
          </w:tcPr>
          <w:p w14:paraId="68DB8ADA" w14:textId="77777777" w:rsidR="006B304D" w:rsidRDefault="00000000">
            <w:pPr>
              <w:pStyle w:val="Compact"/>
              <w:jc w:val="right"/>
            </w:pPr>
            <w:r>
              <w:t>1.03</w:t>
            </w:r>
          </w:p>
        </w:tc>
        <w:tc>
          <w:tcPr>
            <w:tcW w:w="1218" w:type="dxa"/>
          </w:tcPr>
          <w:p w14:paraId="496AA995" w14:textId="77777777" w:rsidR="006B304D" w:rsidRDefault="00000000">
            <w:pPr>
              <w:pStyle w:val="Compact"/>
              <w:jc w:val="right"/>
            </w:pPr>
            <w:r>
              <w:t>2.27</w:t>
            </w:r>
          </w:p>
        </w:tc>
        <w:tc>
          <w:tcPr>
            <w:tcW w:w="1218" w:type="dxa"/>
          </w:tcPr>
          <w:p w14:paraId="1BF8918C" w14:textId="77777777" w:rsidR="006B304D" w:rsidRDefault="00000000">
            <w:pPr>
              <w:pStyle w:val="Compact"/>
              <w:jc w:val="right"/>
            </w:pPr>
            <w:r>
              <w:t>2.41</w:t>
            </w:r>
          </w:p>
        </w:tc>
        <w:tc>
          <w:tcPr>
            <w:tcW w:w="1218" w:type="dxa"/>
          </w:tcPr>
          <w:p w14:paraId="29F46839" w14:textId="77777777" w:rsidR="006B304D" w:rsidRDefault="00000000">
            <w:pPr>
              <w:pStyle w:val="Compact"/>
              <w:jc w:val="right"/>
            </w:pPr>
            <w:r>
              <w:t>+1.24</w:t>
            </w:r>
          </w:p>
        </w:tc>
        <w:tc>
          <w:tcPr>
            <w:tcW w:w="1218" w:type="dxa"/>
          </w:tcPr>
          <w:p w14:paraId="204F2DAC" w14:textId="77777777" w:rsidR="006B304D" w:rsidRDefault="00000000">
            <w:pPr>
              <w:pStyle w:val="Compact"/>
              <w:jc w:val="right"/>
            </w:pPr>
            <w:r>
              <w:t>+1.38</w:t>
            </w:r>
          </w:p>
        </w:tc>
        <w:tc>
          <w:tcPr>
            <w:tcW w:w="913" w:type="dxa"/>
          </w:tcPr>
          <w:p w14:paraId="1897E698" w14:textId="77777777" w:rsidR="006B304D" w:rsidRDefault="00000000">
            <w:pPr>
              <w:pStyle w:val="Compact"/>
              <w:jc w:val="center"/>
            </w:pPr>
            <w:r>
              <w:t>yes</w:t>
            </w:r>
          </w:p>
        </w:tc>
      </w:tr>
      <w:tr w:rsidR="006B304D" w14:paraId="1787AB6E" w14:textId="77777777">
        <w:tc>
          <w:tcPr>
            <w:tcW w:w="913" w:type="dxa"/>
          </w:tcPr>
          <w:p w14:paraId="4B632D60" w14:textId="77777777" w:rsidR="006B304D" w:rsidRDefault="00000000">
            <w:pPr>
              <w:pStyle w:val="Compact"/>
            </w:pPr>
            <w:r>
              <w:t>Hamerton</w:t>
            </w:r>
          </w:p>
        </w:tc>
        <w:tc>
          <w:tcPr>
            <w:tcW w:w="1218" w:type="dxa"/>
          </w:tcPr>
          <w:p w14:paraId="36D09F88" w14:textId="77777777" w:rsidR="006B304D" w:rsidRDefault="00000000">
            <w:pPr>
              <w:pStyle w:val="Compact"/>
              <w:jc w:val="right"/>
            </w:pPr>
            <w:r>
              <w:t>1.26</w:t>
            </w:r>
          </w:p>
        </w:tc>
        <w:tc>
          <w:tcPr>
            <w:tcW w:w="1218" w:type="dxa"/>
          </w:tcPr>
          <w:p w14:paraId="7C84EE35" w14:textId="77777777" w:rsidR="006B304D" w:rsidRDefault="00000000">
            <w:pPr>
              <w:pStyle w:val="Compact"/>
              <w:jc w:val="right"/>
            </w:pPr>
            <w:r>
              <w:t>2.63</w:t>
            </w:r>
          </w:p>
        </w:tc>
        <w:tc>
          <w:tcPr>
            <w:tcW w:w="1218" w:type="dxa"/>
          </w:tcPr>
          <w:p w14:paraId="12B3643D" w14:textId="77777777" w:rsidR="006B304D" w:rsidRDefault="00000000">
            <w:pPr>
              <w:pStyle w:val="Compact"/>
              <w:jc w:val="right"/>
            </w:pPr>
            <w:r>
              <w:t>2.77</w:t>
            </w:r>
          </w:p>
        </w:tc>
        <w:tc>
          <w:tcPr>
            <w:tcW w:w="1218" w:type="dxa"/>
          </w:tcPr>
          <w:p w14:paraId="07192ABE" w14:textId="77777777" w:rsidR="006B304D" w:rsidRDefault="00000000">
            <w:pPr>
              <w:pStyle w:val="Compact"/>
              <w:jc w:val="right"/>
            </w:pPr>
            <w:r>
              <w:t>+1.37</w:t>
            </w:r>
          </w:p>
        </w:tc>
        <w:tc>
          <w:tcPr>
            <w:tcW w:w="1218" w:type="dxa"/>
          </w:tcPr>
          <w:p w14:paraId="6B895F70" w14:textId="77777777" w:rsidR="006B304D" w:rsidRDefault="00000000">
            <w:pPr>
              <w:pStyle w:val="Compact"/>
              <w:jc w:val="right"/>
            </w:pPr>
            <w:r>
              <w:t>+1.51</w:t>
            </w:r>
          </w:p>
        </w:tc>
        <w:tc>
          <w:tcPr>
            <w:tcW w:w="913" w:type="dxa"/>
          </w:tcPr>
          <w:p w14:paraId="101F302B" w14:textId="77777777" w:rsidR="006B304D" w:rsidRDefault="00000000">
            <w:pPr>
              <w:pStyle w:val="Compact"/>
              <w:jc w:val="center"/>
            </w:pPr>
            <w:r>
              <w:t>yes</w:t>
            </w:r>
          </w:p>
        </w:tc>
      </w:tr>
      <w:tr w:rsidR="006B304D" w14:paraId="133337FD" w14:textId="77777777">
        <w:tc>
          <w:tcPr>
            <w:tcW w:w="913" w:type="dxa"/>
          </w:tcPr>
          <w:p w14:paraId="4AC84B37" w14:textId="77777777" w:rsidR="006B304D" w:rsidRDefault="00000000">
            <w:pPr>
              <w:pStyle w:val="Compact"/>
            </w:pPr>
            <w:r>
              <w:t>Fukuzawa</w:t>
            </w:r>
          </w:p>
        </w:tc>
        <w:tc>
          <w:tcPr>
            <w:tcW w:w="1218" w:type="dxa"/>
          </w:tcPr>
          <w:p w14:paraId="00FA55ED" w14:textId="77777777" w:rsidR="006B304D" w:rsidRDefault="00000000">
            <w:pPr>
              <w:pStyle w:val="Compact"/>
              <w:jc w:val="right"/>
            </w:pPr>
            <w:r>
              <w:t>1.67</w:t>
            </w:r>
          </w:p>
        </w:tc>
        <w:tc>
          <w:tcPr>
            <w:tcW w:w="1218" w:type="dxa"/>
          </w:tcPr>
          <w:p w14:paraId="1EBF0984" w14:textId="77777777" w:rsidR="006B304D" w:rsidRDefault="00000000">
            <w:pPr>
              <w:pStyle w:val="Compact"/>
              <w:jc w:val="right"/>
            </w:pPr>
            <w:r>
              <w:t>2.35</w:t>
            </w:r>
          </w:p>
        </w:tc>
        <w:tc>
          <w:tcPr>
            <w:tcW w:w="1218" w:type="dxa"/>
          </w:tcPr>
          <w:p w14:paraId="21DCCB12" w14:textId="77777777" w:rsidR="006B304D" w:rsidRDefault="00000000">
            <w:pPr>
              <w:pStyle w:val="Compact"/>
              <w:jc w:val="right"/>
            </w:pPr>
            <w:r>
              <w:t>2.78</w:t>
            </w:r>
          </w:p>
        </w:tc>
        <w:tc>
          <w:tcPr>
            <w:tcW w:w="1218" w:type="dxa"/>
          </w:tcPr>
          <w:p w14:paraId="2E6746C5" w14:textId="77777777" w:rsidR="006B304D" w:rsidRDefault="00000000">
            <w:pPr>
              <w:pStyle w:val="Compact"/>
              <w:jc w:val="right"/>
            </w:pPr>
            <w:r>
              <w:t>+0.68</w:t>
            </w:r>
          </w:p>
        </w:tc>
        <w:tc>
          <w:tcPr>
            <w:tcW w:w="1218" w:type="dxa"/>
          </w:tcPr>
          <w:p w14:paraId="4B12D1DD" w14:textId="77777777" w:rsidR="006B304D" w:rsidRDefault="00000000">
            <w:pPr>
              <w:pStyle w:val="Compact"/>
              <w:jc w:val="right"/>
            </w:pPr>
            <w:r>
              <w:t>+1.11</w:t>
            </w:r>
          </w:p>
        </w:tc>
        <w:tc>
          <w:tcPr>
            <w:tcW w:w="913" w:type="dxa"/>
          </w:tcPr>
          <w:p w14:paraId="2C09E8C2" w14:textId="77777777" w:rsidR="006B304D" w:rsidRDefault="00000000">
            <w:pPr>
              <w:pStyle w:val="Compact"/>
              <w:jc w:val="center"/>
            </w:pPr>
            <w:r>
              <w:t>yes</w:t>
            </w:r>
          </w:p>
        </w:tc>
      </w:tr>
      <w:tr w:rsidR="006B304D" w14:paraId="64F4D6D4" w14:textId="77777777">
        <w:tc>
          <w:tcPr>
            <w:tcW w:w="913" w:type="dxa"/>
          </w:tcPr>
          <w:p w14:paraId="2EF7B2C3" w14:textId="77777777" w:rsidR="006B304D" w:rsidRDefault="00000000">
            <w:pPr>
              <w:pStyle w:val="Compact"/>
            </w:pPr>
            <w:r>
              <w:t>Bernal Diaz</w:t>
            </w:r>
          </w:p>
        </w:tc>
        <w:tc>
          <w:tcPr>
            <w:tcW w:w="1218" w:type="dxa"/>
          </w:tcPr>
          <w:p w14:paraId="6F91B21D" w14:textId="77777777" w:rsidR="006B304D" w:rsidRDefault="00000000">
            <w:pPr>
              <w:pStyle w:val="Compact"/>
              <w:jc w:val="right"/>
            </w:pPr>
            <w:r>
              <w:t>1.70</w:t>
            </w:r>
          </w:p>
        </w:tc>
        <w:tc>
          <w:tcPr>
            <w:tcW w:w="1218" w:type="dxa"/>
          </w:tcPr>
          <w:p w14:paraId="436AE31E" w14:textId="77777777" w:rsidR="006B304D" w:rsidRDefault="00000000">
            <w:pPr>
              <w:pStyle w:val="Compact"/>
              <w:jc w:val="right"/>
            </w:pPr>
            <w:r>
              <w:t>2.27</w:t>
            </w:r>
          </w:p>
        </w:tc>
        <w:tc>
          <w:tcPr>
            <w:tcW w:w="1218" w:type="dxa"/>
          </w:tcPr>
          <w:p w14:paraId="7697D4FB" w14:textId="77777777" w:rsidR="006B304D" w:rsidRDefault="00000000">
            <w:pPr>
              <w:pStyle w:val="Compact"/>
              <w:jc w:val="right"/>
            </w:pPr>
            <w:r>
              <w:t>2.48</w:t>
            </w:r>
          </w:p>
        </w:tc>
        <w:tc>
          <w:tcPr>
            <w:tcW w:w="1218" w:type="dxa"/>
          </w:tcPr>
          <w:p w14:paraId="39D28E48" w14:textId="77777777" w:rsidR="006B304D" w:rsidRDefault="00000000">
            <w:pPr>
              <w:pStyle w:val="Compact"/>
              <w:jc w:val="right"/>
            </w:pPr>
            <w:r>
              <w:t>+0.57</w:t>
            </w:r>
          </w:p>
        </w:tc>
        <w:tc>
          <w:tcPr>
            <w:tcW w:w="1218" w:type="dxa"/>
          </w:tcPr>
          <w:p w14:paraId="5DA9259D" w14:textId="77777777" w:rsidR="006B304D" w:rsidRDefault="00000000">
            <w:pPr>
              <w:pStyle w:val="Compact"/>
              <w:jc w:val="right"/>
            </w:pPr>
            <w:r>
              <w:t>+0.78</w:t>
            </w:r>
          </w:p>
        </w:tc>
        <w:tc>
          <w:tcPr>
            <w:tcW w:w="913" w:type="dxa"/>
          </w:tcPr>
          <w:p w14:paraId="3D14E07C" w14:textId="77777777" w:rsidR="006B304D" w:rsidRDefault="00000000">
            <w:pPr>
              <w:pStyle w:val="Compact"/>
              <w:jc w:val="center"/>
            </w:pPr>
            <w:r>
              <w:t>partial</w:t>
            </w:r>
          </w:p>
        </w:tc>
      </w:tr>
      <w:tr w:rsidR="006B304D" w14:paraId="7AF28FC1" w14:textId="77777777">
        <w:tc>
          <w:tcPr>
            <w:tcW w:w="913" w:type="dxa"/>
          </w:tcPr>
          <w:p w14:paraId="1FE25E6E" w14:textId="77777777" w:rsidR="006B304D" w:rsidRDefault="00000000">
            <w:pPr>
              <w:pStyle w:val="Compact"/>
            </w:pPr>
            <w:r>
              <w:t>Babur</w:t>
            </w:r>
          </w:p>
        </w:tc>
        <w:tc>
          <w:tcPr>
            <w:tcW w:w="1218" w:type="dxa"/>
          </w:tcPr>
          <w:p w14:paraId="4A4D6C84" w14:textId="77777777" w:rsidR="006B304D" w:rsidRDefault="00000000">
            <w:pPr>
              <w:pStyle w:val="Compact"/>
              <w:jc w:val="right"/>
            </w:pPr>
            <w:r>
              <w:t>1.76</w:t>
            </w:r>
          </w:p>
        </w:tc>
        <w:tc>
          <w:tcPr>
            <w:tcW w:w="1218" w:type="dxa"/>
          </w:tcPr>
          <w:p w14:paraId="1748D388" w14:textId="77777777" w:rsidR="006B304D" w:rsidRDefault="00000000">
            <w:pPr>
              <w:pStyle w:val="Compact"/>
              <w:jc w:val="right"/>
            </w:pPr>
            <w:r>
              <w:t>1.91</w:t>
            </w:r>
          </w:p>
        </w:tc>
        <w:tc>
          <w:tcPr>
            <w:tcW w:w="1218" w:type="dxa"/>
          </w:tcPr>
          <w:p w14:paraId="5FE7B822" w14:textId="77777777" w:rsidR="006B304D" w:rsidRDefault="00000000">
            <w:pPr>
              <w:pStyle w:val="Compact"/>
              <w:jc w:val="right"/>
            </w:pPr>
            <w:r>
              <w:t>2.01</w:t>
            </w:r>
          </w:p>
        </w:tc>
        <w:tc>
          <w:tcPr>
            <w:tcW w:w="1218" w:type="dxa"/>
          </w:tcPr>
          <w:p w14:paraId="578FE53D" w14:textId="77777777" w:rsidR="006B304D" w:rsidRDefault="00000000">
            <w:pPr>
              <w:pStyle w:val="Compact"/>
              <w:jc w:val="right"/>
            </w:pPr>
            <w:r>
              <w:t>+0.15</w:t>
            </w:r>
          </w:p>
        </w:tc>
        <w:tc>
          <w:tcPr>
            <w:tcW w:w="1218" w:type="dxa"/>
          </w:tcPr>
          <w:p w14:paraId="465A3CC9" w14:textId="77777777" w:rsidR="006B304D" w:rsidRDefault="00000000">
            <w:pPr>
              <w:pStyle w:val="Compact"/>
              <w:jc w:val="right"/>
            </w:pPr>
            <w:r>
              <w:t>+0.25</w:t>
            </w:r>
          </w:p>
        </w:tc>
        <w:tc>
          <w:tcPr>
            <w:tcW w:w="913" w:type="dxa"/>
          </w:tcPr>
          <w:p w14:paraId="0EDACCE1" w14:textId="77777777" w:rsidR="006B304D" w:rsidRDefault="00000000">
            <w:pPr>
              <w:pStyle w:val="Compact"/>
              <w:jc w:val="center"/>
            </w:pPr>
            <w:r>
              <w:t>no</w:t>
            </w:r>
          </w:p>
        </w:tc>
      </w:tr>
      <w:tr w:rsidR="006B304D" w14:paraId="746739B4" w14:textId="77777777">
        <w:tc>
          <w:tcPr>
            <w:tcW w:w="913" w:type="dxa"/>
          </w:tcPr>
          <w:p w14:paraId="4681CBE9" w14:textId="77777777" w:rsidR="006B304D" w:rsidRDefault="00000000">
            <w:pPr>
              <w:pStyle w:val="Compact"/>
            </w:pPr>
            <w:r>
              <w:t>Seacole</w:t>
            </w:r>
          </w:p>
        </w:tc>
        <w:tc>
          <w:tcPr>
            <w:tcW w:w="1218" w:type="dxa"/>
          </w:tcPr>
          <w:p w14:paraId="7C787997" w14:textId="77777777" w:rsidR="006B304D" w:rsidRDefault="00000000">
            <w:pPr>
              <w:pStyle w:val="Compact"/>
              <w:jc w:val="right"/>
            </w:pPr>
            <w:r>
              <w:t>1.77</w:t>
            </w:r>
          </w:p>
        </w:tc>
        <w:tc>
          <w:tcPr>
            <w:tcW w:w="1218" w:type="dxa"/>
          </w:tcPr>
          <w:p w14:paraId="34DD8ECA" w14:textId="77777777" w:rsidR="006B304D" w:rsidRDefault="00000000">
            <w:pPr>
              <w:pStyle w:val="Compact"/>
              <w:jc w:val="right"/>
            </w:pPr>
            <w:r>
              <w:t>2.48</w:t>
            </w:r>
          </w:p>
        </w:tc>
        <w:tc>
          <w:tcPr>
            <w:tcW w:w="1218" w:type="dxa"/>
          </w:tcPr>
          <w:p w14:paraId="32BBBBD1" w14:textId="77777777" w:rsidR="006B304D" w:rsidRDefault="00000000">
            <w:pPr>
              <w:pStyle w:val="Compact"/>
              <w:jc w:val="right"/>
            </w:pPr>
            <w:r>
              <w:t>2.59</w:t>
            </w:r>
          </w:p>
        </w:tc>
        <w:tc>
          <w:tcPr>
            <w:tcW w:w="1218" w:type="dxa"/>
          </w:tcPr>
          <w:p w14:paraId="672111FF" w14:textId="77777777" w:rsidR="006B304D" w:rsidRDefault="00000000">
            <w:pPr>
              <w:pStyle w:val="Compact"/>
              <w:jc w:val="right"/>
            </w:pPr>
            <w:r>
              <w:t>+0.71</w:t>
            </w:r>
          </w:p>
        </w:tc>
        <w:tc>
          <w:tcPr>
            <w:tcW w:w="1218" w:type="dxa"/>
          </w:tcPr>
          <w:p w14:paraId="7ABC5201" w14:textId="77777777" w:rsidR="006B304D" w:rsidRDefault="00000000">
            <w:pPr>
              <w:pStyle w:val="Compact"/>
              <w:jc w:val="right"/>
            </w:pPr>
            <w:r>
              <w:t>+0.82</w:t>
            </w:r>
          </w:p>
        </w:tc>
        <w:tc>
          <w:tcPr>
            <w:tcW w:w="913" w:type="dxa"/>
          </w:tcPr>
          <w:p w14:paraId="25A2DF8F" w14:textId="77777777" w:rsidR="006B304D" w:rsidRDefault="00000000">
            <w:pPr>
              <w:pStyle w:val="Compact"/>
              <w:jc w:val="center"/>
            </w:pPr>
            <w:r>
              <w:t>yes</w:t>
            </w:r>
          </w:p>
        </w:tc>
      </w:tr>
      <w:tr w:rsidR="006B304D" w14:paraId="070E6413" w14:textId="77777777">
        <w:tc>
          <w:tcPr>
            <w:tcW w:w="913" w:type="dxa"/>
          </w:tcPr>
          <w:p w14:paraId="371D968B" w14:textId="77777777" w:rsidR="006B304D" w:rsidRDefault="00000000">
            <w:pPr>
              <w:pStyle w:val="Compact"/>
            </w:pPr>
            <w:r>
              <w:t>Keckley</w:t>
            </w:r>
          </w:p>
        </w:tc>
        <w:tc>
          <w:tcPr>
            <w:tcW w:w="1218" w:type="dxa"/>
          </w:tcPr>
          <w:p w14:paraId="0525188F" w14:textId="77777777" w:rsidR="006B304D" w:rsidRDefault="00000000">
            <w:pPr>
              <w:pStyle w:val="Compact"/>
              <w:jc w:val="right"/>
            </w:pPr>
            <w:r>
              <w:t>1.84</w:t>
            </w:r>
          </w:p>
        </w:tc>
        <w:tc>
          <w:tcPr>
            <w:tcW w:w="1218" w:type="dxa"/>
          </w:tcPr>
          <w:p w14:paraId="7B2BD30E" w14:textId="77777777" w:rsidR="006B304D" w:rsidRDefault="00000000">
            <w:pPr>
              <w:pStyle w:val="Compact"/>
              <w:jc w:val="right"/>
            </w:pPr>
            <w:r>
              <w:t>2.43</w:t>
            </w:r>
          </w:p>
        </w:tc>
        <w:tc>
          <w:tcPr>
            <w:tcW w:w="1218" w:type="dxa"/>
          </w:tcPr>
          <w:p w14:paraId="5B4CA743" w14:textId="77777777" w:rsidR="006B304D" w:rsidRDefault="00000000">
            <w:pPr>
              <w:pStyle w:val="Compact"/>
              <w:jc w:val="right"/>
            </w:pPr>
            <w:r>
              <w:t>2.44</w:t>
            </w:r>
          </w:p>
        </w:tc>
        <w:tc>
          <w:tcPr>
            <w:tcW w:w="1218" w:type="dxa"/>
          </w:tcPr>
          <w:p w14:paraId="26B993D4" w14:textId="77777777" w:rsidR="006B304D" w:rsidRDefault="00000000">
            <w:pPr>
              <w:pStyle w:val="Compact"/>
              <w:jc w:val="right"/>
            </w:pPr>
            <w:r>
              <w:t>+0.58</w:t>
            </w:r>
          </w:p>
        </w:tc>
        <w:tc>
          <w:tcPr>
            <w:tcW w:w="1218" w:type="dxa"/>
          </w:tcPr>
          <w:p w14:paraId="3868E15E" w14:textId="77777777" w:rsidR="006B304D" w:rsidRDefault="00000000">
            <w:pPr>
              <w:pStyle w:val="Compact"/>
              <w:jc w:val="right"/>
            </w:pPr>
            <w:r>
              <w:t>+0.59</w:t>
            </w:r>
          </w:p>
        </w:tc>
        <w:tc>
          <w:tcPr>
            <w:tcW w:w="913" w:type="dxa"/>
          </w:tcPr>
          <w:p w14:paraId="2A9A9337" w14:textId="77777777" w:rsidR="006B304D" w:rsidRDefault="00000000">
            <w:pPr>
              <w:pStyle w:val="Compact"/>
              <w:jc w:val="center"/>
            </w:pPr>
            <w:r>
              <w:t>no</w:t>
            </w:r>
          </w:p>
        </w:tc>
      </w:tr>
      <w:tr w:rsidR="006B304D" w14:paraId="12E5AA90" w14:textId="77777777">
        <w:tc>
          <w:tcPr>
            <w:tcW w:w="913" w:type="dxa"/>
          </w:tcPr>
          <w:p w14:paraId="4E21DE21" w14:textId="77777777" w:rsidR="006B304D" w:rsidRDefault="00000000">
            <w:pPr>
              <w:pStyle w:val="Compact"/>
            </w:pPr>
            <w:r>
              <w:t>Yung Wing</w:t>
            </w:r>
          </w:p>
        </w:tc>
        <w:tc>
          <w:tcPr>
            <w:tcW w:w="1218" w:type="dxa"/>
          </w:tcPr>
          <w:p w14:paraId="04537ECB" w14:textId="77777777" w:rsidR="006B304D" w:rsidRDefault="00000000">
            <w:pPr>
              <w:pStyle w:val="Compact"/>
              <w:jc w:val="right"/>
            </w:pPr>
            <w:r>
              <w:t>1.88</w:t>
            </w:r>
          </w:p>
        </w:tc>
        <w:tc>
          <w:tcPr>
            <w:tcW w:w="1218" w:type="dxa"/>
          </w:tcPr>
          <w:p w14:paraId="1233ED51" w14:textId="77777777" w:rsidR="006B304D" w:rsidRDefault="00000000">
            <w:pPr>
              <w:pStyle w:val="Compact"/>
              <w:jc w:val="right"/>
            </w:pPr>
            <w:r>
              <w:t>2.22</w:t>
            </w:r>
          </w:p>
        </w:tc>
        <w:tc>
          <w:tcPr>
            <w:tcW w:w="1218" w:type="dxa"/>
          </w:tcPr>
          <w:p w14:paraId="6D23FF69" w14:textId="77777777" w:rsidR="006B304D" w:rsidRDefault="00000000">
            <w:pPr>
              <w:pStyle w:val="Compact"/>
              <w:jc w:val="right"/>
            </w:pPr>
            <w:r>
              <w:t>2.40</w:t>
            </w:r>
          </w:p>
        </w:tc>
        <w:tc>
          <w:tcPr>
            <w:tcW w:w="1218" w:type="dxa"/>
          </w:tcPr>
          <w:p w14:paraId="190A47D2" w14:textId="77777777" w:rsidR="006B304D" w:rsidRDefault="00000000">
            <w:pPr>
              <w:pStyle w:val="Compact"/>
              <w:jc w:val="right"/>
            </w:pPr>
            <w:r>
              <w:t>+0.34</w:t>
            </w:r>
          </w:p>
        </w:tc>
        <w:tc>
          <w:tcPr>
            <w:tcW w:w="1218" w:type="dxa"/>
          </w:tcPr>
          <w:p w14:paraId="3A7213B0" w14:textId="77777777" w:rsidR="006B304D" w:rsidRDefault="00000000">
            <w:pPr>
              <w:pStyle w:val="Compact"/>
              <w:jc w:val="right"/>
            </w:pPr>
            <w:r>
              <w:t>+0.52</w:t>
            </w:r>
          </w:p>
        </w:tc>
        <w:tc>
          <w:tcPr>
            <w:tcW w:w="913" w:type="dxa"/>
          </w:tcPr>
          <w:p w14:paraId="456A1CF5" w14:textId="77777777" w:rsidR="006B304D" w:rsidRDefault="00000000">
            <w:pPr>
              <w:pStyle w:val="Compact"/>
              <w:jc w:val="center"/>
            </w:pPr>
            <w:r>
              <w:t>no</w:t>
            </w:r>
          </w:p>
        </w:tc>
      </w:tr>
      <w:tr w:rsidR="006B304D" w14:paraId="1AF69562" w14:textId="77777777">
        <w:tc>
          <w:tcPr>
            <w:tcW w:w="913" w:type="dxa"/>
          </w:tcPr>
          <w:p w14:paraId="0FCD1BB3" w14:textId="77777777" w:rsidR="006B304D" w:rsidRDefault="00000000">
            <w:pPr>
              <w:pStyle w:val="Compact"/>
            </w:pPr>
            <w:r>
              <w:t>Zitkala-Sa</w:t>
            </w:r>
          </w:p>
        </w:tc>
        <w:tc>
          <w:tcPr>
            <w:tcW w:w="1218" w:type="dxa"/>
          </w:tcPr>
          <w:p w14:paraId="4AAC5D25" w14:textId="77777777" w:rsidR="006B304D" w:rsidRDefault="00000000">
            <w:pPr>
              <w:pStyle w:val="Compact"/>
              <w:jc w:val="right"/>
            </w:pPr>
            <w:r>
              <w:t>2.34</w:t>
            </w:r>
          </w:p>
        </w:tc>
        <w:tc>
          <w:tcPr>
            <w:tcW w:w="1218" w:type="dxa"/>
          </w:tcPr>
          <w:p w14:paraId="517E3A58" w14:textId="77777777" w:rsidR="006B304D" w:rsidRDefault="00000000">
            <w:pPr>
              <w:pStyle w:val="Compact"/>
              <w:jc w:val="right"/>
            </w:pPr>
            <w:r>
              <w:t>2.03</w:t>
            </w:r>
          </w:p>
        </w:tc>
        <w:tc>
          <w:tcPr>
            <w:tcW w:w="1218" w:type="dxa"/>
          </w:tcPr>
          <w:p w14:paraId="72911D01" w14:textId="77777777" w:rsidR="006B304D" w:rsidRDefault="00000000">
            <w:pPr>
              <w:pStyle w:val="Compact"/>
              <w:jc w:val="right"/>
            </w:pPr>
            <w:r>
              <w:t>2.02</w:t>
            </w:r>
          </w:p>
        </w:tc>
        <w:tc>
          <w:tcPr>
            <w:tcW w:w="1218" w:type="dxa"/>
          </w:tcPr>
          <w:p w14:paraId="4412A3CD" w14:textId="77777777" w:rsidR="006B304D" w:rsidRDefault="00000000">
            <w:pPr>
              <w:pStyle w:val="Compact"/>
              <w:jc w:val="right"/>
            </w:pPr>
            <w:r>
              <w:t>−0.31</w:t>
            </w:r>
          </w:p>
        </w:tc>
        <w:tc>
          <w:tcPr>
            <w:tcW w:w="1218" w:type="dxa"/>
          </w:tcPr>
          <w:p w14:paraId="1A22D3CE" w14:textId="77777777" w:rsidR="006B304D" w:rsidRDefault="00000000">
            <w:pPr>
              <w:pStyle w:val="Compact"/>
              <w:jc w:val="right"/>
            </w:pPr>
            <w:r>
              <w:t>−0.32</w:t>
            </w:r>
          </w:p>
        </w:tc>
        <w:tc>
          <w:tcPr>
            <w:tcW w:w="913" w:type="dxa"/>
          </w:tcPr>
          <w:p w14:paraId="452441A1" w14:textId="77777777" w:rsidR="006B304D" w:rsidRDefault="00000000">
            <w:pPr>
              <w:pStyle w:val="Compact"/>
              <w:jc w:val="center"/>
            </w:pPr>
            <w:r>
              <w:t>no</w:t>
            </w:r>
          </w:p>
        </w:tc>
      </w:tr>
      <w:tr w:rsidR="006B304D" w14:paraId="37B430F7" w14:textId="77777777">
        <w:tc>
          <w:tcPr>
            <w:tcW w:w="913" w:type="dxa"/>
          </w:tcPr>
          <w:p w14:paraId="00CD868E" w14:textId="77777777" w:rsidR="006B304D" w:rsidRDefault="00000000">
            <w:pPr>
              <w:pStyle w:val="Compact"/>
            </w:pPr>
            <w:r>
              <w:t>Cellini</w:t>
            </w:r>
          </w:p>
        </w:tc>
        <w:tc>
          <w:tcPr>
            <w:tcW w:w="1218" w:type="dxa"/>
          </w:tcPr>
          <w:p w14:paraId="67AFA0AB" w14:textId="77777777" w:rsidR="006B304D" w:rsidRDefault="00000000">
            <w:pPr>
              <w:pStyle w:val="Compact"/>
              <w:jc w:val="right"/>
            </w:pPr>
            <w:r>
              <w:t>2.38</w:t>
            </w:r>
          </w:p>
        </w:tc>
        <w:tc>
          <w:tcPr>
            <w:tcW w:w="1218" w:type="dxa"/>
          </w:tcPr>
          <w:p w14:paraId="57B3AAF8" w14:textId="77777777" w:rsidR="006B304D" w:rsidRDefault="00000000">
            <w:pPr>
              <w:pStyle w:val="Compact"/>
              <w:jc w:val="right"/>
            </w:pPr>
            <w:r>
              <w:t>2.54</w:t>
            </w:r>
          </w:p>
        </w:tc>
        <w:tc>
          <w:tcPr>
            <w:tcW w:w="1218" w:type="dxa"/>
          </w:tcPr>
          <w:p w14:paraId="22B2D226" w14:textId="77777777" w:rsidR="006B304D" w:rsidRDefault="00000000">
            <w:pPr>
              <w:pStyle w:val="Compact"/>
              <w:jc w:val="right"/>
            </w:pPr>
            <w:r>
              <w:t>2.53</w:t>
            </w:r>
          </w:p>
        </w:tc>
        <w:tc>
          <w:tcPr>
            <w:tcW w:w="1218" w:type="dxa"/>
          </w:tcPr>
          <w:p w14:paraId="4134BE6B" w14:textId="77777777" w:rsidR="006B304D" w:rsidRDefault="00000000">
            <w:pPr>
              <w:pStyle w:val="Compact"/>
              <w:jc w:val="right"/>
            </w:pPr>
            <w:r>
              <w:t>+0.16</w:t>
            </w:r>
          </w:p>
        </w:tc>
        <w:tc>
          <w:tcPr>
            <w:tcW w:w="1218" w:type="dxa"/>
          </w:tcPr>
          <w:p w14:paraId="1F79D4B5" w14:textId="77777777" w:rsidR="006B304D" w:rsidRDefault="00000000">
            <w:pPr>
              <w:pStyle w:val="Compact"/>
              <w:jc w:val="right"/>
            </w:pPr>
            <w:r>
              <w:t>+0.15</w:t>
            </w:r>
          </w:p>
        </w:tc>
        <w:tc>
          <w:tcPr>
            <w:tcW w:w="913" w:type="dxa"/>
          </w:tcPr>
          <w:p w14:paraId="1FE1E252" w14:textId="77777777" w:rsidR="006B304D" w:rsidRDefault="00000000">
            <w:pPr>
              <w:pStyle w:val="Compact"/>
              <w:jc w:val="center"/>
            </w:pPr>
            <w:r>
              <w:t>no</w:t>
            </w:r>
          </w:p>
        </w:tc>
      </w:tr>
      <w:tr w:rsidR="006B304D" w14:paraId="67AB8236" w14:textId="77777777">
        <w:tc>
          <w:tcPr>
            <w:tcW w:w="913" w:type="dxa"/>
          </w:tcPr>
          <w:p w14:paraId="16C75105" w14:textId="77777777" w:rsidR="006B304D" w:rsidRDefault="00000000">
            <w:pPr>
              <w:pStyle w:val="Compact"/>
            </w:pPr>
            <w:r>
              <w:t>Rousseau</w:t>
            </w:r>
          </w:p>
        </w:tc>
        <w:tc>
          <w:tcPr>
            <w:tcW w:w="1218" w:type="dxa"/>
          </w:tcPr>
          <w:p w14:paraId="777BE5C2" w14:textId="77777777" w:rsidR="006B304D" w:rsidRDefault="00000000">
            <w:pPr>
              <w:pStyle w:val="Compact"/>
              <w:jc w:val="right"/>
            </w:pPr>
            <w:r>
              <w:t>2.44</w:t>
            </w:r>
          </w:p>
        </w:tc>
        <w:tc>
          <w:tcPr>
            <w:tcW w:w="1218" w:type="dxa"/>
          </w:tcPr>
          <w:p w14:paraId="672A457A" w14:textId="77777777" w:rsidR="006B304D" w:rsidRDefault="00000000">
            <w:pPr>
              <w:pStyle w:val="Compact"/>
              <w:jc w:val="right"/>
            </w:pPr>
            <w:r>
              <w:t>2.81</w:t>
            </w:r>
          </w:p>
        </w:tc>
        <w:tc>
          <w:tcPr>
            <w:tcW w:w="1218" w:type="dxa"/>
          </w:tcPr>
          <w:p w14:paraId="5BB838DA" w14:textId="77777777" w:rsidR="006B304D" w:rsidRDefault="00000000">
            <w:pPr>
              <w:pStyle w:val="Compact"/>
              <w:jc w:val="right"/>
            </w:pPr>
            <w:r>
              <w:t>2.53</w:t>
            </w:r>
          </w:p>
        </w:tc>
        <w:tc>
          <w:tcPr>
            <w:tcW w:w="1218" w:type="dxa"/>
          </w:tcPr>
          <w:p w14:paraId="4569F3BD" w14:textId="77777777" w:rsidR="006B304D" w:rsidRDefault="00000000">
            <w:pPr>
              <w:pStyle w:val="Compact"/>
              <w:jc w:val="right"/>
            </w:pPr>
            <w:r>
              <w:t>+0.37</w:t>
            </w:r>
          </w:p>
        </w:tc>
        <w:tc>
          <w:tcPr>
            <w:tcW w:w="1218" w:type="dxa"/>
          </w:tcPr>
          <w:p w14:paraId="0CB86CC2" w14:textId="77777777" w:rsidR="006B304D" w:rsidRDefault="00000000">
            <w:pPr>
              <w:pStyle w:val="Compact"/>
              <w:jc w:val="right"/>
            </w:pPr>
            <w:r>
              <w:t>+0.10</w:t>
            </w:r>
          </w:p>
        </w:tc>
        <w:tc>
          <w:tcPr>
            <w:tcW w:w="913" w:type="dxa"/>
          </w:tcPr>
          <w:p w14:paraId="1A3112D0" w14:textId="77777777" w:rsidR="006B304D" w:rsidRDefault="00000000">
            <w:pPr>
              <w:pStyle w:val="Compact"/>
              <w:jc w:val="center"/>
            </w:pPr>
            <w:r>
              <w:t>no</w:t>
            </w:r>
          </w:p>
        </w:tc>
      </w:tr>
      <w:tr w:rsidR="006B304D" w14:paraId="75DFDFC8" w14:textId="77777777">
        <w:tc>
          <w:tcPr>
            <w:tcW w:w="913" w:type="dxa"/>
          </w:tcPr>
          <w:p w14:paraId="39AF4ADA" w14:textId="77777777" w:rsidR="006B304D" w:rsidRDefault="00000000">
            <w:pPr>
              <w:pStyle w:val="Compact"/>
            </w:pPr>
            <w:r>
              <w:t>Augustine</w:t>
            </w:r>
          </w:p>
        </w:tc>
        <w:tc>
          <w:tcPr>
            <w:tcW w:w="1218" w:type="dxa"/>
          </w:tcPr>
          <w:p w14:paraId="14D762FE" w14:textId="77777777" w:rsidR="006B304D" w:rsidRDefault="00000000">
            <w:pPr>
              <w:pStyle w:val="Compact"/>
              <w:jc w:val="right"/>
            </w:pPr>
            <w:r>
              <w:t>2.58</w:t>
            </w:r>
          </w:p>
        </w:tc>
        <w:tc>
          <w:tcPr>
            <w:tcW w:w="1218" w:type="dxa"/>
          </w:tcPr>
          <w:p w14:paraId="25FD5CED" w14:textId="77777777" w:rsidR="006B304D" w:rsidRDefault="00000000">
            <w:pPr>
              <w:pStyle w:val="Compact"/>
              <w:jc w:val="right"/>
            </w:pPr>
            <w:r>
              <w:t>2.48</w:t>
            </w:r>
          </w:p>
        </w:tc>
        <w:tc>
          <w:tcPr>
            <w:tcW w:w="1218" w:type="dxa"/>
          </w:tcPr>
          <w:p w14:paraId="03E2C1D9" w14:textId="77777777" w:rsidR="006B304D" w:rsidRDefault="00000000">
            <w:pPr>
              <w:pStyle w:val="Compact"/>
              <w:jc w:val="right"/>
            </w:pPr>
            <w:r>
              <w:t>2.70</w:t>
            </w:r>
          </w:p>
        </w:tc>
        <w:tc>
          <w:tcPr>
            <w:tcW w:w="1218" w:type="dxa"/>
          </w:tcPr>
          <w:p w14:paraId="2D335BD4" w14:textId="77777777" w:rsidR="006B304D" w:rsidRDefault="00000000">
            <w:pPr>
              <w:pStyle w:val="Compact"/>
              <w:jc w:val="right"/>
            </w:pPr>
            <w:r>
              <w:t>−0.11</w:t>
            </w:r>
          </w:p>
        </w:tc>
        <w:tc>
          <w:tcPr>
            <w:tcW w:w="1218" w:type="dxa"/>
          </w:tcPr>
          <w:p w14:paraId="26569E1F" w14:textId="77777777" w:rsidR="006B304D" w:rsidRDefault="00000000">
            <w:pPr>
              <w:pStyle w:val="Compact"/>
              <w:jc w:val="right"/>
            </w:pPr>
            <w:r>
              <w:t>+0.11</w:t>
            </w:r>
          </w:p>
        </w:tc>
        <w:tc>
          <w:tcPr>
            <w:tcW w:w="913" w:type="dxa"/>
          </w:tcPr>
          <w:p w14:paraId="63FCD763" w14:textId="77777777" w:rsidR="006B304D" w:rsidRDefault="00000000">
            <w:pPr>
              <w:pStyle w:val="Compact"/>
              <w:jc w:val="center"/>
            </w:pPr>
            <w:r>
              <w:t>no</w:t>
            </w:r>
          </w:p>
        </w:tc>
      </w:tr>
      <w:tr w:rsidR="006B304D" w14:paraId="7249F7AD" w14:textId="77777777">
        <w:tc>
          <w:tcPr>
            <w:tcW w:w="913" w:type="dxa"/>
          </w:tcPr>
          <w:p w14:paraId="2898EE4C" w14:textId="77777777" w:rsidR="006B304D" w:rsidRDefault="00000000">
            <w:pPr>
              <w:pStyle w:val="Compact"/>
            </w:pPr>
            <w:r>
              <w:t>Equiano</w:t>
            </w:r>
          </w:p>
        </w:tc>
        <w:tc>
          <w:tcPr>
            <w:tcW w:w="1218" w:type="dxa"/>
          </w:tcPr>
          <w:p w14:paraId="0DFAB028" w14:textId="77777777" w:rsidR="006B304D" w:rsidRDefault="00000000">
            <w:pPr>
              <w:pStyle w:val="Compact"/>
              <w:jc w:val="right"/>
            </w:pPr>
            <w:r>
              <w:t>2.77</w:t>
            </w:r>
          </w:p>
        </w:tc>
        <w:tc>
          <w:tcPr>
            <w:tcW w:w="1218" w:type="dxa"/>
          </w:tcPr>
          <w:p w14:paraId="65449A23" w14:textId="77777777" w:rsidR="006B304D" w:rsidRDefault="00000000">
            <w:pPr>
              <w:pStyle w:val="Compact"/>
              <w:jc w:val="right"/>
            </w:pPr>
            <w:r>
              <w:t>2.46</w:t>
            </w:r>
          </w:p>
        </w:tc>
        <w:tc>
          <w:tcPr>
            <w:tcW w:w="1218" w:type="dxa"/>
          </w:tcPr>
          <w:p w14:paraId="13DA25FB" w14:textId="77777777" w:rsidR="006B304D" w:rsidRDefault="00000000">
            <w:pPr>
              <w:pStyle w:val="Compact"/>
              <w:jc w:val="right"/>
            </w:pPr>
            <w:r>
              <w:t>2.42</w:t>
            </w:r>
          </w:p>
        </w:tc>
        <w:tc>
          <w:tcPr>
            <w:tcW w:w="1218" w:type="dxa"/>
          </w:tcPr>
          <w:p w14:paraId="32EFCBED" w14:textId="77777777" w:rsidR="006B304D" w:rsidRDefault="00000000">
            <w:pPr>
              <w:pStyle w:val="Compact"/>
              <w:jc w:val="right"/>
            </w:pPr>
            <w:r>
              <w:t>−0.31</w:t>
            </w:r>
          </w:p>
        </w:tc>
        <w:tc>
          <w:tcPr>
            <w:tcW w:w="1218" w:type="dxa"/>
          </w:tcPr>
          <w:p w14:paraId="346F105A" w14:textId="77777777" w:rsidR="006B304D" w:rsidRDefault="00000000">
            <w:pPr>
              <w:pStyle w:val="Compact"/>
              <w:jc w:val="right"/>
            </w:pPr>
            <w:r>
              <w:t>−0.35</w:t>
            </w:r>
          </w:p>
        </w:tc>
        <w:tc>
          <w:tcPr>
            <w:tcW w:w="913" w:type="dxa"/>
          </w:tcPr>
          <w:p w14:paraId="23D30A97" w14:textId="77777777" w:rsidR="006B304D" w:rsidRDefault="00000000">
            <w:pPr>
              <w:pStyle w:val="Compact"/>
              <w:jc w:val="center"/>
            </w:pPr>
            <w:r>
              <w:t>no</w:t>
            </w:r>
          </w:p>
        </w:tc>
      </w:tr>
      <w:tr w:rsidR="006B304D" w14:paraId="5B7B903E" w14:textId="77777777">
        <w:tc>
          <w:tcPr>
            <w:tcW w:w="913" w:type="dxa"/>
          </w:tcPr>
          <w:p w14:paraId="1AAFAA3A" w14:textId="77777777" w:rsidR="006B304D" w:rsidRDefault="00000000">
            <w:pPr>
              <w:pStyle w:val="Compact"/>
            </w:pPr>
            <w:r>
              <w:t>Franklin (control)</w:t>
            </w:r>
          </w:p>
        </w:tc>
        <w:tc>
          <w:tcPr>
            <w:tcW w:w="1218" w:type="dxa"/>
          </w:tcPr>
          <w:p w14:paraId="602228A4" w14:textId="77777777" w:rsidR="006B304D" w:rsidRDefault="00000000">
            <w:pPr>
              <w:pStyle w:val="Compact"/>
              <w:jc w:val="right"/>
            </w:pPr>
            <w:r>
              <w:t>3.77</w:t>
            </w:r>
          </w:p>
        </w:tc>
        <w:tc>
          <w:tcPr>
            <w:tcW w:w="1218" w:type="dxa"/>
          </w:tcPr>
          <w:p w14:paraId="197E16EA" w14:textId="77777777" w:rsidR="006B304D" w:rsidRDefault="00000000">
            <w:pPr>
              <w:pStyle w:val="Compact"/>
              <w:jc w:val="right"/>
            </w:pPr>
            <w:r>
              <w:t>3.37</w:t>
            </w:r>
          </w:p>
        </w:tc>
        <w:tc>
          <w:tcPr>
            <w:tcW w:w="1218" w:type="dxa"/>
          </w:tcPr>
          <w:p w14:paraId="1541C1BD" w14:textId="77777777" w:rsidR="006B304D" w:rsidRDefault="00000000">
            <w:pPr>
              <w:pStyle w:val="Compact"/>
              <w:jc w:val="right"/>
            </w:pPr>
            <w:r>
              <w:t>3.65</w:t>
            </w:r>
          </w:p>
        </w:tc>
        <w:tc>
          <w:tcPr>
            <w:tcW w:w="1218" w:type="dxa"/>
          </w:tcPr>
          <w:p w14:paraId="16B22204" w14:textId="77777777" w:rsidR="006B304D" w:rsidRDefault="00000000">
            <w:pPr>
              <w:pStyle w:val="Compact"/>
              <w:jc w:val="right"/>
            </w:pPr>
            <w:r>
              <w:t>−0.40</w:t>
            </w:r>
          </w:p>
        </w:tc>
        <w:tc>
          <w:tcPr>
            <w:tcW w:w="1218" w:type="dxa"/>
          </w:tcPr>
          <w:p w14:paraId="4ACFA954" w14:textId="77777777" w:rsidR="006B304D" w:rsidRDefault="00000000">
            <w:pPr>
              <w:pStyle w:val="Compact"/>
              <w:jc w:val="right"/>
            </w:pPr>
            <w:r>
              <w:t>−0.13</w:t>
            </w:r>
          </w:p>
        </w:tc>
        <w:tc>
          <w:tcPr>
            <w:tcW w:w="913" w:type="dxa"/>
          </w:tcPr>
          <w:p w14:paraId="1B9FC5FF" w14:textId="77777777" w:rsidR="006B304D" w:rsidRDefault="00000000">
            <w:pPr>
              <w:pStyle w:val="Compact"/>
              <w:jc w:val="center"/>
            </w:pPr>
            <w:r>
              <w:t>no</w:t>
            </w:r>
          </w:p>
        </w:tc>
      </w:tr>
    </w:tbl>
    <w:p w14:paraId="2E5974BD" w14:textId="77777777" w:rsidR="006B304D" w:rsidRDefault="00000000">
      <w:pPr>
        <w:pStyle w:val="BodyText"/>
      </w:pPr>
      <w:r>
        <w:t xml:space="preserve">Raw per-judge files: </w:t>
      </w:r>
      <w:r>
        <w:rPr>
          <w:rStyle w:val="VerbatimChar"/>
        </w:rPr>
        <w:t>results/global_&lt;subject&gt;/judgments_v2.json</w:t>
      </w:r>
      <w:r>
        <w:t xml:space="preserve"> and </w:t>
      </w:r>
      <w:r>
        <w:rPr>
          <w:rStyle w:val="VerbatimChar"/>
        </w:rPr>
        <w:t>*_judgments_&lt;judge&gt;.json</w:t>
      </w:r>
      <w:r>
        <w:t xml:space="preserve"> (per-judge) for the 13 globals. Hamerton: </w:t>
      </w:r>
      <w:r>
        <w:rPr>
          <w:rStyle w:val="VerbatimChar"/>
        </w:rPr>
        <w:t>results/hamerton/*_judgments_&lt;judge&gt;.json</w:t>
      </w:r>
      <w:r>
        <w:t xml:space="preserve">. Franklin: </w:t>
      </w:r>
      <w:r>
        <w:rPr>
          <w:rStyle w:val="VerbatimChar"/>
        </w:rPr>
        <w:t>results/franklin_legacy_20260411/analysis/*_judgments.json</w:t>
      </w:r>
      <w:r>
        <w:t>.</w:t>
      </w:r>
    </w:p>
    <w:p w14:paraId="38E044D0" w14:textId="77777777" w:rsidR="006B304D" w:rsidRDefault="00000000">
      <w:pPr>
        <w:pStyle w:val="Heading3"/>
      </w:pPr>
      <w:bookmarkStart w:id="1360" w:name="_Toc228182878"/>
      <w:bookmarkStart w:id="1361" w:name="sec-d-2"/>
      <w:bookmarkEnd w:id="1359"/>
      <w:r>
        <w:lastRenderedPageBreak/>
        <w:t>D.2 Per-subject anchor-crossing on the low-baseline slice</w:t>
      </w:r>
      <w:bookmarkEnd w:id="1360"/>
    </w:p>
    <w:p w14:paraId="0EBCA45A" w14:textId="77777777" w:rsidR="006B304D" w:rsidRDefault="00000000">
      <w:pPr>
        <w:pStyle w:val="FirstParagraph"/>
      </w:pPr>
      <w:r>
        <w:t xml:space="preserve">Anchor-crossing rate is the fraction of per-question paired (C5, C4a) responses where the C4a 5-judge primary mean lands in a different integer rubric band than the C5 mean. Definition in </w:t>
      </w:r>
      <w:hyperlink w:anchor="sec-3-7-3">
        <w:r w:rsidR="006B304D">
          <w:rPr>
            <w:rStyle w:val="Hyperlink"/>
          </w:rPr>
          <w:t>§3.7.3</w:t>
        </w:r>
      </w:hyperlink>
      <w:r>
        <w:t xml:space="preserve"> and </w:t>
      </w:r>
      <w:r>
        <w:rPr>
          <w:rStyle w:val="VerbatimChar"/>
        </w:rPr>
        <w:t>scripts/compute_anchor_crossing.py</w:t>
      </w:r>
      <w:r>
        <w:t>.</w:t>
      </w:r>
    </w:p>
    <w:p w14:paraId="75F9BA6D" w14:textId="77777777" w:rsidR="006B304D" w:rsidRDefault="00000000">
      <w:pPr>
        <w:pStyle w:val="BodyText"/>
      </w:pPr>
      <w:r>
        <w:t>Slice-level:</w:t>
      </w:r>
    </w:p>
    <w:p w14:paraId="0871EE79" w14:textId="77777777" w:rsidR="006B304D" w:rsidRDefault="00000000">
      <w:pPr>
        <w:pStyle w:val="Compact"/>
        <w:numPr>
          <w:ilvl w:val="0"/>
          <w:numId w:val="34"/>
        </w:numPr>
      </w:pPr>
      <w:r>
        <w:t>Total low-baseline questions (9 subjects, 39 Q each): 351</w:t>
      </w:r>
    </w:p>
    <w:p w14:paraId="15D649A3" w14:textId="77777777" w:rsidR="006B304D" w:rsidRDefault="00000000">
      <w:pPr>
        <w:pStyle w:val="Compact"/>
        <w:numPr>
          <w:ilvl w:val="0"/>
          <w:numId w:val="34"/>
        </w:numPr>
      </w:pPr>
      <w:r>
        <w:t>Upward crossings: 193 (55.0%)</w:t>
      </w:r>
    </w:p>
    <w:p w14:paraId="58D3B619" w14:textId="77777777" w:rsidR="006B304D" w:rsidRDefault="00000000">
      <w:pPr>
        <w:pStyle w:val="Compact"/>
        <w:numPr>
          <w:ilvl w:val="0"/>
          <w:numId w:val="34"/>
        </w:numPr>
      </w:pPr>
      <w:r>
        <w:t>Downward crossings: 24 (6.8%)</w:t>
      </w:r>
    </w:p>
    <w:p w14:paraId="4CFDCCA6" w14:textId="77777777" w:rsidR="006B304D" w:rsidRDefault="00000000">
      <w:pPr>
        <w:pStyle w:val="Compact"/>
        <w:numPr>
          <w:ilvl w:val="0"/>
          <w:numId w:val="34"/>
        </w:numPr>
      </w:pPr>
      <w:r>
        <w:t>Stayed in band: 134 (38.2%)</w:t>
      </w:r>
    </w:p>
    <w:p w14:paraId="3FA0E7E7" w14:textId="77777777" w:rsidR="006B304D" w:rsidRDefault="00000000">
      <w:pPr>
        <w:pStyle w:val="FirstParagraph"/>
      </w:pPr>
      <w:r>
        <w:t>Per-subject breakdown (5-judge primary, paired C5 vs. C4a over N=39 per subject):</w:t>
      </w:r>
    </w:p>
    <w:tbl>
      <w:tblPr>
        <w:tblStyle w:val="Table"/>
        <w:tblW w:w="0" w:type="auto"/>
        <w:tblLook w:val="0020" w:firstRow="1" w:lastRow="0" w:firstColumn="0" w:lastColumn="0" w:noHBand="0" w:noVBand="0"/>
      </w:tblPr>
      <w:tblGrid>
        <w:gridCol w:w="1408"/>
        <w:gridCol w:w="925"/>
        <w:gridCol w:w="1163"/>
        <w:gridCol w:w="1194"/>
        <w:gridCol w:w="1274"/>
      </w:tblGrid>
      <w:tr w:rsidR="006B304D" w14:paraId="3FF4E677"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1AED5C77" w14:textId="77777777" w:rsidR="006B304D" w:rsidRDefault="00000000">
            <w:pPr>
              <w:pStyle w:val="Compact"/>
            </w:pPr>
            <w:r>
              <w:t>Subject</w:t>
            </w:r>
          </w:p>
        </w:tc>
        <w:tc>
          <w:tcPr>
            <w:tcW w:w="0" w:type="auto"/>
          </w:tcPr>
          <w:p w14:paraId="1F010904" w14:textId="77777777" w:rsidR="006B304D" w:rsidRDefault="00000000">
            <w:pPr>
              <w:pStyle w:val="Compact"/>
              <w:jc w:val="right"/>
            </w:pPr>
            <w:r>
              <w:t>Upward</w:t>
            </w:r>
          </w:p>
        </w:tc>
        <w:tc>
          <w:tcPr>
            <w:tcW w:w="0" w:type="auto"/>
          </w:tcPr>
          <w:p w14:paraId="05C39262" w14:textId="77777777" w:rsidR="006B304D" w:rsidRDefault="00000000">
            <w:pPr>
              <w:pStyle w:val="Compact"/>
              <w:jc w:val="right"/>
            </w:pPr>
            <w:r>
              <w:t>Upward %</w:t>
            </w:r>
          </w:p>
        </w:tc>
        <w:tc>
          <w:tcPr>
            <w:tcW w:w="0" w:type="auto"/>
          </w:tcPr>
          <w:p w14:paraId="3AD3685C" w14:textId="77777777" w:rsidR="006B304D" w:rsidRDefault="00000000">
            <w:pPr>
              <w:pStyle w:val="Compact"/>
              <w:jc w:val="right"/>
            </w:pPr>
            <w:r>
              <w:t>Downward</w:t>
            </w:r>
          </w:p>
        </w:tc>
        <w:tc>
          <w:tcPr>
            <w:tcW w:w="0" w:type="auto"/>
          </w:tcPr>
          <w:p w14:paraId="5B575215" w14:textId="77777777" w:rsidR="006B304D" w:rsidRDefault="00000000">
            <w:pPr>
              <w:pStyle w:val="Compact"/>
              <w:jc w:val="right"/>
            </w:pPr>
            <w:r>
              <w:t>No crossing</w:t>
            </w:r>
          </w:p>
        </w:tc>
      </w:tr>
      <w:tr w:rsidR="006B304D" w14:paraId="2A28707B" w14:textId="77777777">
        <w:tc>
          <w:tcPr>
            <w:tcW w:w="0" w:type="auto"/>
          </w:tcPr>
          <w:p w14:paraId="313A4038" w14:textId="77777777" w:rsidR="006B304D" w:rsidRDefault="00000000">
            <w:pPr>
              <w:pStyle w:val="Compact"/>
            </w:pPr>
            <w:r>
              <w:t>Sunity Devee</w:t>
            </w:r>
          </w:p>
        </w:tc>
        <w:tc>
          <w:tcPr>
            <w:tcW w:w="0" w:type="auto"/>
          </w:tcPr>
          <w:p w14:paraId="22BE67C8" w14:textId="77777777" w:rsidR="006B304D" w:rsidRDefault="00000000">
            <w:pPr>
              <w:pStyle w:val="Compact"/>
              <w:jc w:val="right"/>
            </w:pPr>
            <w:r>
              <w:t>29</w:t>
            </w:r>
          </w:p>
        </w:tc>
        <w:tc>
          <w:tcPr>
            <w:tcW w:w="0" w:type="auto"/>
          </w:tcPr>
          <w:p w14:paraId="7DA02969" w14:textId="77777777" w:rsidR="006B304D" w:rsidRDefault="00000000">
            <w:pPr>
              <w:pStyle w:val="Compact"/>
              <w:jc w:val="right"/>
            </w:pPr>
            <w:r>
              <w:t>74.4%</w:t>
            </w:r>
          </w:p>
        </w:tc>
        <w:tc>
          <w:tcPr>
            <w:tcW w:w="0" w:type="auto"/>
          </w:tcPr>
          <w:p w14:paraId="0461A579" w14:textId="77777777" w:rsidR="006B304D" w:rsidRDefault="00000000">
            <w:pPr>
              <w:pStyle w:val="Compact"/>
              <w:jc w:val="right"/>
            </w:pPr>
            <w:r>
              <w:t>0</w:t>
            </w:r>
          </w:p>
        </w:tc>
        <w:tc>
          <w:tcPr>
            <w:tcW w:w="0" w:type="auto"/>
          </w:tcPr>
          <w:p w14:paraId="3115BE0B" w14:textId="77777777" w:rsidR="006B304D" w:rsidRDefault="00000000">
            <w:pPr>
              <w:pStyle w:val="Compact"/>
              <w:jc w:val="right"/>
            </w:pPr>
            <w:r>
              <w:t>10</w:t>
            </w:r>
          </w:p>
        </w:tc>
      </w:tr>
      <w:tr w:rsidR="006B304D" w14:paraId="409FCDDE" w14:textId="77777777">
        <w:tc>
          <w:tcPr>
            <w:tcW w:w="0" w:type="auto"/>
          </w:tcPr>
          <w:p w14:paraId="6C6FF945" w14:textId="77777777" w:rsidR="006B304D" w:rsidRDefault="00000000">
            <w:pPr>
              <w:pStyle w:val="Compact"/>
            </w:pPr>
            <w:r>
              <w:t>Hamerton</w:t>
            </w:r>
          </w:p>
        </w:tc>
        <w:tc>
          <w:tcPr>
            <w:tcW w:w="0" w:type="auto"/>
          </w:tcPr>
          <w:p w14:paraId="1EBABD10" w14:textId="77777777" w:rsidR="006B304D" w:rsidRDefault="00000000">
            <w:pPr>
              <w:pStyle w:val="Compact"/>
              <w:jc w:val="right"/>
            </w:pPr>
            <w:r>
              <w:t>27</w:t>
            </w:r>
          </w:p>
        </w:tc>
        <w:tc>
          <w:tcPr>
            <w:tcW w:w="0" w:type="auto"/>
          </w:tcPr>
          <w:p w14:paraId="7CF3BEFD" w14:textId="77777777" w:rsidR="006B304D" w:rsidRDefault="00000000">
            <w:pPr>
              <w:pStyle w:val="Compact"/>
              <w:jc w:val="right"/>
            </w:pPr>
            <w:r>
              <w:t>69.2%</w:t>
            </w:r>
          </w:p>
        </w:tc>
        <w:tc>
          <w:tcPr>
            <w:tcW w:w="0" w:type="auto"/>
          </w:tcPr>
          <w:p w14:paraId="2DF2E83F" w14:textId="77777777" w:rsidR="006B304D" w:rsidRDefault="00000000">
            <w:pPr>
              <w:pStyle w:val="Compact"/>
              <w:jc w:val="right"/>
            </w:pPr>
            <w:r>
              <w:t>0</w:t>
            </w:r>
          </w:p>
        </w:tc>
        <w:tc>
          <w:tcPr>
            <w:tcW w:w="0" w:type="auto"/>
          </w:tcPr>
          <w:p w14:paraId="5AC487EF" w14:textId="77777777" w:rsidR="006B304D" w:rsidRDefault="00000000">
            <w:pPr>
              <w:pStyle w:val="Compact"/>
              <w:jc w:val="right"/>
            </w:pPr>
            <w:r>
              <w:t>12</w:t>
            </w:r>
          </w:p>
        </w:tc>
      </w:tr>
      <w:tr w:rsidR="006B304D" w14:paraId="51CCC1C7" w14:textId="77777777">
        <w:tc>
          <w:tcPr>
            <w:tcW w:w="0" w:type="auto"/>
          </w:tcPr>
          <w:p w14:paraId="4DA982A8" w14:textId="77777777" w:rsidR="006B304D" w:rsidRDefault="00000000">
            <w:pPr>
              <w:pStyle w:val="Compact"/>
            </w:pPr>
            <w:r>
              <w:t>Fukuzawa</w:t>
            </w:r>
          </w:p>
        </w:tc>
        <w:tc>
          <w:tcPr>
            <w:tcW w:w="0" w:type="auto"/>
          </w:tcPr>
          <w:p w14:paraId="7B064C08" w14:textId="77777777" w:rsidR="006B304D" w:rsidRDefault="00000000">
            <w:pPr>
              <w:pStyle w:val="Compact"/>
              <w:jc w:val="right"/>
            </w:pPr>
            <w:r>
              <w:t>26</w:t>
            </w:r>
          </w:p>
        </w:tc>
        <w:tc>
          <w:tcPr>
            <w:tcW w:w="0" w:type="auto"/>
          </w:tcPr>
          <w:p w14:paraId="3B9FC96A" w14:textId="77777777" w:rsidR="006B304D" w:rsidRDefault="00000000">
            <w:pPr>
              <w:pStyle w:val="Compact"/>
              <w:jc w:val="right"/>
            </w:pPr>
            <w:r>
              <w:t>66.7%</w:t>
            </w:r>
          </w:p>
        </w:tc>
        <w:tc>
          <w:tcPr>
            <w:tcW w:w="0" w:type="auto"/>
          </w:tcPr>
          <w:p w14:paraId="7BFEC0BE" w14:textId="77777777" w:rsidR="006B304D" w:rsidRDefault="00000000">
            <w:pPr>
              <w:pStyle w:val="Compact"/>
              <w:jc w:val="right"/>
            </w:pPr>
            <w:r>
              <w:t>3</w:t>
            </w:r>
          </w:p>
        </w:tc>
        <w:tc>
          <w:tcPr>
            <w:tcW w:w="0" w:type="auto"/>
          </w:tcPr>
          <w:p w14:paraId="77354609" w14:textId="77777777" w:rsidR="006B304D" w:rsidRDefault="00000000">
            <w:pPr>
              <w:pStyle w:val="Compact"/>
              <w:jc w:val="right"/>
            </w:pPr>
            <w:r>
              <w:t>10</w:t>
            </w:r>
          </w:p>
        </w:tc>
      </w:tr>
      <w:tr w:rsidR="006B304D" w14:paraId="56FF0A3B" w14:textId="77777777">
        <w:tc>
          <w:tcPr>
            <w:tcW w:w="0" w:type="auto"/>
          </w:tcPr>
          <w:p w14:paraId="3732C889" w14:textId="77777777" w:rsidR="006B304D" w:rsidRDefault="00000000">
            <w:pPr>
              <w:pStyle w:val="Compact"/>
            </w:pPr>
            <w:r>
              <w:t>Bernal Diaz</w:t>
            </w:r>
          </w:p>
        </w:tc>
        <w:tc>
          <w:tcPr>
            <w:tcW w:w="0" w:type="auto"/>
          </w:tcPr>
          <w:p w14:paraId="3243F00F" w14:textId="77777777" w:rsidR="006B304D" w:rsidRDefault="00000000">
            <w:pPr>
              <w:pStyle w:val="Compact"/>
              <w:jc w:val="right"/>
            </w:pPr>
            <w:r>
              <w:t>23</w:t>
            </w:r>
          </w:p>
        </w:tc>
        <w:tc>
          <w:tcPr>
            <w:tcW w:w="0" w:type="auto"/>
          </w:tcPr>
          <w:p w14:paraId="735D4371" w14:textId="77777777" w:rsidR="006B304D" w:rsidRDefault="00000000">
            <w:pPr>
              <w:pStyle w:val="Compact"/>
              <w:jc w:val="right"/>
            </w:pPr>
            <w:r>
              <w:t>59.0%</w:t>
            </w:r>
          </w:p>
        </w:tc>
        <w:tc>
          <w:tcPr>
            <w:tcW w:w="0" w:type="auto"/>
          </w:tcPr>
          <w:p w14:paraId="5BF137A4" w14:textId="77777777" w:rsidR="006B304D" w:rsidRDefault="00000000">
            <w:pPr>
              <w:pStyle w:val="Compact"/>
              <w:jc w:val="right"/>
            </w:pPr>
            <w:r>
              <w:t>3</w:t>
            </w:r>
          </w:p>
        </w:tc>
        <w:tc>
          <w:tcPr>
            <w:tcW w:w="0" w:type="auto"/>
          </w:tcPr>
          <w:p w14:paraId="4FF07681" w14:textId="77777777" w:rsidR="006B304D" w:rsidRDefault="00000000">
            <w:pPr>
              <w:pStyle w:val="Compact"/>
              <w:jc w:val="right"/>
            </w:pPr>
            <w:r>
              <w:t>13</w:t>
            </w:r>
          </w:p>
        </w:tc>
      </w:tr>
      <w:tr w:rsidR="006B304D" w14:paraId="10E4C0BB" w14:textId="77777777">
        <w:tc>
          <w:tcPr>
            <w:tcW w:w="0" w:type="auto"/>
          </w:tcPr>
          <w:p w14:paraId="11384B55" w14:textId="77777777" w:rsidR="006B304D" w:rsidRDefault="00000000">
            <w:pPr>
              <w:pStyle w:val="Compact"/>
            </w:pPr>
            <w:r>
              <w:t>Seacole</w:t>
            </w:r>
          </w:p>
        </w:tc>
        <w:tc>
          <w:tcPr>
            <w:tcW w:w="0" w:type="auto"/>
          </w:tcPr>
          <w:p w14:paraId="37AEC3D0" w14:textId="77777777" w:rsidR="006B304D" w:rsidRDefault="00000000">
            <w:pPr>
              <w:pStyle w:val="Compact"/>
              <w:jc w:val="right"/>
            </w:pPr>
            <w:r>
              <w:t>21</w:t>
            </w:r>
          </w:p>
        </w:tc>
        <w:tc>
          <w:tcPr>
            <w:tcW w:w="0" w:type="auto"/>
          </w:tcPr>
          <w:p w14:paraId="469AC46D" w14:textId="77777777" w:rsidR="006B304D" w:rsidRDefault="00000000">
            <w:pPr>
              <w:pStyle w:val="Compact"/>
              <w:jc w:val="right"/>
            </w:pPr>
            <w:r>
              <w:t>53.8%</w:t>
            </w:r>
          </w:p>
        </w:tc>
        <w:tc>
          <w:tcPr>
            <w:tcW w:w="0" w:type="auto"/>
          </w:tcPr>
          <w:p w14:paraId="3A6E567A" w14:textId="77777777" w:rsidR="006B304D" w:rsidRDefault="00000000">
            <w:pPr>
              <w:pStyle w:val="Compact"/>
              <w:jc w:val="right"/>
            </w:pPr>
            <w:r>
              <w:t>3</w:t>
            </w:r>
          </w:p>
        </w:tc>
        <w:tc>
          <w:tcPr>
            <w:tcW w:w="0" w:type="auto"/>
          </w:tcPr>
          <w:p w14:paraId="35F847BC" w14:textId="77777777" w:rsidR="006B304D" w:rsidRDefault="00000000">
            <w:pPr>
              <w:pStyle w:val="Compact"/>
              <w:jc w:val="right"/>
            </w:pPr>
            <w:r>
              <w:t>15</w:t>
            </w:r>
          </w:p>
        </w:tc>
      </w:tr>
      <w:tr w:rsidR="006B304D" w14:paraId="7C8682D6" w14:textId="77777777">
        <w:tc>
          <w:tcPr>
            <w:tcW w:w="0" w:type="auto"/>
          </w:tcPr>
          <w:p w14:paraId="32C279B6" w14:textId="77777777" w:rsidR="006B304D" w:rsidRDefault="00000000">
            <w:pPr>
              <w:pStyle w:val="Compact"/>
            </w:pPr>
            <w:r>
              <w:t>Ebers</w:t>
            </w:r>
          </w:p>
        </w:tc>
        <w:tc>
          <w:tcPr>
            <w:tcW w:w="0" w:type="auto"/>
          </w:tcPr>
          <w:p w14:paraId="69C4024C" w14:textId="77777777" w:rsidR="006B304D" w:rsidRDefault="00000000">
            <w:pPr>
              <w:pStyle w:val="Compact"/>
              <w:jc w:val="right"/>
            </w:pPr>
            <w:r>
              <w:t>19</w:t>
            </w:r>
          </w:p>
        </w:tc>
        <w:tc>
          <w:tcPr>
            <w:tcW w:w="0" w:type="auto"/>
          </w:tcPr>
          <w:p w14:paraId="1F990CE1" w14:textId="77777777" w:rsidR="006B304D" w:rsidRDefault="00000000">
            <w:pPr>
              <w:pStyle w:val="Compact"/>
              <w:jc w:val="right"/>
            </w:pPr>
            <w:r>
              <w:t>48.7%</w:t>
            </w:r>
          </w:p>
        </w:tc>
        <w:tc>
          <w:tcPr>
            <w:tcW w:w="0" w:type="auto"/>
          </w:tcPr>
          <w:p w14:paraId="4D8FE376" w14:textId="77777777" w:rsidR="006B304D" w:rsidRDefault="00000000">
            <w:pPr>
              <w:pStyle w:val="Compact"/>
              <w:jc w:val="right"/>
            </w:pPr>
            <w:r>
              <w:t>0</w:t>
            </w:r>
          </w:p>
        </w:tc>
        <w:tc>
          <w:tcPr>
            <w:tcW w:w="0" w:type="auto"/>
          </w:tcPr>
          <w:p w14:paraId="241609E6" w14:textId="77777777" w:rsidR="006B304D" w:rsidRDefault="00000000">
            <w:pPr>
              <w:pStyle w:val="Compact"/>
              <w:jc w:val="right"/>
            </w:pPr>
            <w:r>
              <w:t>20</w:t>
            </w:r>
          </w:p>
        </w:tc>
      </w:tr>
      <w:tr w:rsidR="006B304D" w14:paraId="581BB72A" w14:textId="77777777">
        <w:tc>
          <w:tcPr>
            <w:tcW w:w="0" w:type="auto"/>
          </w:tcPr>
          <w:p w14:paraId="4F56341E" w14:textId="77777777" w:rsidR="006B304D" w:rsidRDefault="00000000">
            <w:pPr>
              <w:pStyle w:val="Compact"/>
            </w:pPr>
            <w:r>
              <w:t>Keckley</w:t>
            </w:r>
          </w:p>
        </w:tc>
        <w:tc>
          <w:tcPr>
            <w:tcW w:w="0" w:type="auto"/>
          </w:tcPr>
          <w:p w14:paraId="391A3DCA" w14:textId="77777777" w:rsidR="006B304D" w:rsidRDefault="00000000">
            <w:pPr>
              <w:pStyle w:val="Compact"/>
              <w:jc w:val="right"/>
            </w:pPr>
            <w:r>
              <w:t>19</w:t>
            </w:r>
          </w:p>
        </w:tc>
        <w:tc>
          <w:tcPr>
            <w:tcW w:w="0" w:type="auto"/>
          </w:tcPr>
          <w:p w14:paraId="3EC12E86" w14:textId="77777777" w:rsidR="006B304D" w:rsidRDefault="00000000">
            <w:pPr>
              <w:pStyle w:val="Compact"/>
              <w:jc w:val="right"/>
            </w:pPr>
            <w:r>
              <w:t>48.7%</w:t>
            </w:r>
          </w:p>
        </w:tc>
        <w:tc>
          <w:tcPr>
            <w:tcW w:w="0" w:type="auto"/>
          </w:tcPr>
          <w:p w14:paraId="142290BE" w14:textId="77777777" w:rsidR="006B304D" w:rsidRDefault="00000000">
            <w:pPr>
              <w:pStyle w:val="Compact"/>
              <w:jc w:val="right"/>
            </w:pPr>
            <w:r>
              <w:t>6</w:t>
            </w:r>
          </w:p>
        </w:tc>
        <w:tc>
          <w:tcPr>
            <w:tcW w:w="0" w:type="auto"/>
          </w:tcPr>
          <w:p w14:paraId="0D177622" w14:textId="77777777" w:rsidR="006B304D" w:rsidRDefault="00000000">
            <w:pPr>
              <w:pStyle w:val="Compact"/>
              <w:jc w:val="right"/>
            </w:pPr>
            <w:r>
              <w:t>14</w:t>
            </w:r>
          </w:p>
        </w:tc>
      </w:tr>
      <w:tr w:rsidR="006B304D" w14:paraId="5CA14D39" w14:textId="77777777">
        <w:tc>
          <w:tcPr>
            <w:tcW w:w="0" w:type="auto"/>
          </w:tcPr>
          <w:p w14:paraId="3A4EA4AB" w14:textId="77777777" w:rsidR="006B304D" w:rsidRDefault="00000000">
            <w:pPr>
              <w:pStyle w:val="Compact"/>
            </w:pPr>
            <w:r>
              <w:t>Yung Wing</w:t>
            </w:r>
          </w:p>
        </w:tc>
        <w:tc>
          <w:tcPr>
            <w:tcW w:w="0" w:type="auto"/>
          </w:tcPr>
          <w:p w14:paraId="761008DD" w14:textId="77777777" w:rsidR="006B304D" w:rsidRDefault="00000000">
            <w:pPr>
              <w:pStyle w:val="Compact"/>
              <w:jc w:val="right"/>
            </w:pPr>
            <w:r>
              <w:t>19</w:t>
            </w:r>
          </w:p>
        </w:tc>
        <w:tc>
          <w:tcPr>
            <w:tcW w:w="0" w:type="auto"/>
          </w:tcPr>
          <w:p w14:paraId="6030F0D5" w14:textId="77777777" w:rsidR="006B304D" w:rsidRDefault="00000000">
            <w:pPr>
              <w:pStyle w:val="Compact"/>
              <w:jc w:val="right"/>
            </w:pPr>
            <w:r>
              <w:t>48.7%</w:t>
            </w:r>
          </w:p>
        </w:tc>
        <w:tc>
          <w:tcPr>
            <w:tcW w:w="0" w:type="auto"/>
          </w:tcPr>
          <w:p w14:paraId="5094009B" w14:textId="77777777" w:rsidR="006B304D" w:rsidRDefault="00000000">
            <w:pPr>
              <w:pStyle w:val="Compact"/>
              <w:jc w:val="right"/>
            </w:pPr>
            <w:r>
              <w:t>5</w:t>
            </w:r>
          </w:p>
        </w:tc>
        <w:tc>
          <w:tcPr>
            <w:tcW w:w="0" w:type="auto"/>
          </w:tcPr>
          <w:p w14:paraId="58E8235B" w14:textId="77777777" w:rsidR="006B304D" w:rsidRDefault="00000000">
            <w:pPr>
              <w:pStyle w:val="Compact"/>
              <w:jc w:val="right"/>
            </w:pPr>
            <w:r>
              <w:t>15</w:t>
            </w:r>
          </w:p>
        </w:tc>
      </w:tr>
      <w:tr w:rsidR="006B304D" w14:paraId="71A28DC8" w14:textId="77777777">
        <w:tc>
          <w:tcPr>
            <w:tcW w:w="0" w:type="auto"/>
          </w:tcPr>
          <w:p w14:paraId="331C6484" w14:textId="77777777" w:rsidR="006B304D" w:rsidRDefault="00000000">
            <w:pPr>
              <w:pStyle w:val="Compact"/>
            </w:pPr>
            <w:r>
              <w:t>Babur</w:t>
            </w:r>
          </w:p>
        </w:tc>
        <w:tc>
          <w:tcPr>
            <w:tcW w:w="0" w:type="auto"/>
          </w:tcPr>
          <w:p w14:paraId="6348E981" w14:textId="77777777" w:rsidR="006B304D" w:rsidRDefault="00000000">
            <w:pPr>
              <w:pStyle w:val="Compact"/>
              <w:jc w:val="right"/>
            </w:pPr>
            <w:r>
              <w:t>10</w:t>
            </w:r>
          </w:p>
        </w:tc>
        <w:tc>
          <w:tcPr>
            <w:tcW w:w="0" w:type="auto"/>
          </w:tcPr>
          <w:p w14:paraId="7F32D3A0" w14:textId="77777777" w:rsidR="006B304D" w:rsidRDefault="00000000">
            <w:pPr>
              <w:pStyle w:val="Compact"/>
              <w:jc w:val="right"/>
            </w:pPr>
            <w:r>
              <w:t>25.6%</w:t>
            </w:r>
          </w:p>
        </w:tc>
        <w:tc>
          <w:tcPr>
            <w:tcW w:w="0" w:type="auto"/>
          </w:tcPr>
          <w:p w14:paraId="5BED9231" w14:textId="77777777" w:rsidR="006B304D" w:rsidRDefault="00000000">
            <w:pPr>
              <w:pStyle w:val="Compact"/>
              <w:jc w:val="right"/>
            </w:pPr>
            <w:r>
              <w:t>4</w:t>
            </w:r>
          </w:p>
        </w:tc>
        <w:tc>
          <w:tcPr>
            <w:tcW w:w="0" w:type="auto"/>
          </w:tcPr>
          <w:p w14:paraId="440E3F63" w14:textId="77777777" w:rsidR="006B304D" w:rsidRDefault="00000000">
            <w:pPr>
              <w:pStyle w:val="Compact"/>
              <w:jc w:val="right"/>
            </w:pPr>
            <w:r>
              <w:t>25</w:t>
            </w:r>
          </w:p>
        </w:tc>
      </w:tr>
      <w:tr w:rsidR="006B304D" w14:paraId="19334B63" w14:textId="77777777">
        <w:tc>
          <w:tcPr>
            <w:tcW w:w="0" w:type="auto"/>
          </w:tcPr>
          <w:p w14:paraId="0426232D" w14:textId="77777777" w:rsidR="006B304D" w:rsidRDefault="00000000">
            <w:pPr>
              <w:pStyle w:val="Compact"/>
            </w:pPr>
            <w:r>
              <w:rPr>
                <w:b/>
                <w:bCs/>
              </w:rPr>
              <w:t>Slice total</w:t>
            </w:r>
          </w:p>
        </w:tc>
        <w:tc>
          <w:tcPr>
            <w:tcW w:w="0" w:type="auto"/>
          </w:tcPr>
          <w:p w14:paraId="46203004" w14:textId="77777777" w:rsidR="006B304D" w:rsidRDefault="00000000">
            <w:pPr>
              <w:pStyle w:val="Compact"/>
              <w:jc w:val="right"/>
            </w:pPr>
            <w:r>
              <w:rPr>
                <w:b/>
                <w:bCs/>
              </w:rPr>
              <w:t>193</w:t>
            </w:r>
          </w:p>
        </w:tc>
        <w:tc>
          <w:tcPr>
            <w:tcW w:w="0" w:type="auto"/>
          </w:tcPr>
          <w:p w14:paraId="5BDEEBE8" w14:textId="77777777" w:rsidR="006B304D" w:rsidRDefault="00000000">
            <w:pPr>
              <w:pStyle w:val="Compact"/>
              <w:jc w:val="right"/>
            </w:pPr>
            <w:r>
              <w:rPr>
                <w:b/>
                <w:bCs/>
              </w:rPr>
              <w:t>55.0%</w:t>
            </w:r>
          </w:p>
        </w:tc>
        <w:tc>
          <w:tcPr>
            <w:tcW w:w="0" w:type="auto"/>
          </w:tcPr>
          <w:p w14:paraId="120D170C" w14:textId="77777777" w:rsidR="006B304D" w:rsidRDefault="00000000">
            <w:pPr>
              <w:pStyle w:val="Compact"/>
              <w:jc w:val="right"/>
            </w:pPr>
            <w:r>
              <w:rPr>
                <w:b/>
                <w:bCs/>
              </w:rPr>
              <w:t>24</w:t>
            </w:r>
          </w:p>
        </w:tc>
        <w:tc>
          <w:tcPr>
            <w:tcW w:w="0" w:type="auto"/>
          </w:tcPr>
          <w:p w14:paraId="1B39F330" w14:textId="77777777" w:rsidR="006B304D" w:rsidRDefault="00000000">
            <w:pPr>
              <w:pStyle w:val="Compact"/>
              <w:jc w:val="right"/>
            </w:pPr>
            <w:r>
              <w:rPr>
                <w:b/>
                <w:bCs/>
              </w:rPr>
              <w:t>134</w:t>
            </w:r>
          </w:p>
        </w:tc>
      </w:tr>
    </w:tbl>
    <w:p w14:paraId="5FDFCB5C" w14:textId="77777777" w:rsidR="006B304D" w:rsidRDefault="00000000">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w:t>
      </w:r>
      <w:hyperlink w:anchor="sec-4-1">
        <w:r w:rsidR="006B304D">
          <w:rPr>
            <w:rStyle w:val="Hyperlink"/>
          </w:rPr>
          <w:t>§4.1</w:t>
        </w:r>
      </w:hyperlink>
      <w:r>
        <w:t xml:space="preserve">. Per-subject downward-crossing rates stay at or below 15% for every low-baseline subject. Source: </w:t>
      </w:r>
      <w:r>
        <w:rPr>
          <w:rStyle w:val="VerbatimChar"/>
        </w:rPr>
        <w:t>scripts/compute_anchor_crossing.py</w:t>
      </w:r>
      <w:r>
        <w:t xml:space="preserve"> executed against </w:t>
      </w:r>
      <w:r>
        <w:rPr>
          <w:rStyle w:val="VerbatimChar"/>
        </w:rPr>
        <w:t>results/global_&lt;subject&gt;/judgments_v2.json</w:t>
      </w:r>
      <w:r>
        <w:t xml:space="preserve"> and </w:t>
      </w:r>
      <w:r>
        <w:rPr>
          <w:rStyle w:val="VerbatimChar"/>
        </w:rPr>
        <w:t>results/hamerton/</w:t>
      </w:r>
      <w:r>
        <w:t>.</w:t>
      </w:r>
    </w:p>
    <w:p w14:paraId="278983AE" w14:textId="77777777" w:rsidR="006B304D" w:rsidRDefault="00000000">
      <w:pPr>
        <w:pStyle w:val="Heading3"/>
      </w:pPr>
      <w:bookmarkStart w:id="1362" w:name="_Toc228182879"/>
      <w:bookmarkStart w:id="1363" w:name="sec-d-3"/>
      <w:bookmarkEnd w:id="1361"/>
      <w:r>
        <w:t>D.3 Rubric-handling validity audit (full report)</w:t>
      </w:r>
      <w:bookmarkEnd w:id="1362"/>
    </w:p>
    <w:p w14:paraId="618D7C55" w14:textId="77777777" w:rsidR="006B304D" w:rsidRDefault="00000000">
      <w:pPr>
        <w:pStyle w:val="FirstParagraph"/>
      </w:pPr>
      <w:r>
        <w:t xml:space="preserve">This audit is the formal report that </w:t>
      </w:r>
      <w:hyperlink w:anchor="sec-3-7-6">
        <w:r w:rsidR="006B304D">
          <w:rPr>
            <w:rStyle w:val="Hyperlink"/>
          </w:rPr>
          <w:t>§3.7.6</w:t>
        </w:r>
      </w:hyperlink>
      <w:r>
        <w:t xml:space="preserve"> summarizes. It was produced by </w:t>
      </w:r>
      <w:r>
        <w:rPr>
          <w:rStyle w:val="VerbatimChar"/>
        </w:rPr>
        <w:t>scripts/audit_low_end_inflation.py</w:t>
      </w:r>
      <w:r>
        <w:t xml:space="preserve">. Raw flagged cases live in </w:t>
      </w:r>
      <w:r>
        <w:rPr>
          <w:rStyle w:val="VerbatimChar"/>
        </w:rPr>
        <w:t>docs/research/s114_low_end_inflation_audit.json</w:t>
      </w:r>
      <w:r>
        <w:t xml:space="preserve">; source response and judgment data are under </w:t>
      </w:r>
      <w:r>
        <w:rPr>
          <w:rStyle w:val="VerbatimChar"/>
        </w:rPr>
        <w:t>results/global_&lt;subject&gt;/</w:t>
      </w:r>
      <w:r>
        <w:t>. The audit is restricted to the 9 low-baseline subjects (1,599 responses across C5, C2a, C2c, C4, C4a conditions).</w:t>
      </w:r>
    </w:p>
    <w:p w14:paraId="0BE7A5B8" w14:textId="77777777" w:rsidR="006B304D" w:rsidRDefault="00000000">
      <w:pPr>
        <w:pStyle w:val="BodyText"/>
      </w:pPr>
      <w:r>
        <w:rPr>
          <w:b/>
          <w:bCs/>
        </w:rPr>
        <w:t>D.3.1 Abstention detection.</w:t>
      </w:r>
    </w:p>
    <w:p w14:paraId="50CD3958" w14:textId="77777777" w:rsidR="006B304D" w:rsidRDefault="00000000">
      <w:pPr>
        <w:pStyle w:val="BodyText"/>
      </w:pPr>
      <w:r>
        <w:t xml:space="preserve">Abstention patterns were matched by regular expression against response text. Pattern list includes variants of “I don’t have specific information,” “there is no explicit documented,” “I cannot confirm,” “I am not certain,” “would need additional context,” “my training data does not,” and related phrasings. Full </w:t>
      </w:r>
      <w:r>
        <w:lastRenderedPageBreak/>
        <w:t xml:space="preserve">pattern list in </w:t>
      </w:r>
      <w:r>
        <w:rPr>
          <w:rStyle w:val="VerbatimChar"/>
        </w:rPr>
        <w:t>scripts/audit_low_end_inflation.py</w:t>
      </w:r>
      <w:r>
        <w:t xml:space="preserve"> lines 29-42. 192 of 1,599 low-baseline responses (12.0%) matched one or more abstention patterns.</w:t>
      </w:r>
    </w:p>
    <w:p w14:paraId="6C1DB2F7" w14:textId="77777777" w:rsidR="006B304D" w:rsidRDefault="00000000">
      <w:pPr>
        <w:pStyle w:val="BodyText"/>
      </w:pPr>
      <w:r>
        <w:rPr>
          <w:b/>
          <w:bCs/>
        </w:rPr>
        <w:t>D.3.2 Score distribution of abstention-matching responses.</w:t>
      </w:r>
    </w:p>
    <w:p w14:paraId="4A67B14E" w14:textId="77777777" w:rsidR="006B304D" w:rsidRDefault="00000000">
      <w:pPr>
        <w:pStyle w:val="BodyText"/>
      </w:pPr>
      <w:r>
        <w:t>The rubric’s lowest anchor is “refuses or off-base.” An honest refusal should score at or below 1.5 (closer to rubric-1 than to rubric-2). The distribution of 5-judge primary means over the 192 abstention-matching responses:</w:t>
      </w:r>
    </w:p>
    <w:tbl>
      <w:tblPr>
        <w:tblStyle w:val="Table"/>
        <w:tblW w:w="0" w:type="auto"/>
        <w:tblLook w:val="0020" w:firstRow="1" w:lastRow="0" w:firstColumn="0" w:lastColumn="0" w:noHBand="0" w:noVBand="0"/>
      </w:tblPr>
      <w:tblGrid>
        <w:gridCol w:w="2123"/>
        <w:gridCol w:w="754"/>
        <w:gridCol w:w="1683"/>
      </w:tblGrid>
      <w:tr w:rsidR="006B304D" w14:paraId="5D9A536C"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0709D5AE" w14:textId="77777777" w:rsidR="006B304D" w:rsidRDefault="00000000">
            <w:pPr>
              <w:pStyle w:val="Compact"/>
              <w:jc w:val="right"/>
            </w:pPr>
            <w:r>
              <w:t>5-judge primary band</w:t>
            </w:r>
          </w:p>
        </w:tc>
        <w:tc>
          <w:tcPr>
            <w:tcW w:w="0" w:type="auto"/>
          </w:tcPr>
          <w:p w14:paraId="1F572D9C" w14:textId="77777777" w:rsidR="006B304D" w:rsidRDefault="00000000">
            <w:pPr>
              <w:pStyle w:val="Compact"/>
              <w:jc w:val="right"/>
            </w:pPr>
            <w:r>
              <w:t>Count</w:t>
            </w:r>
          </w:p>
        </w:tc>
        <w:tc>
          <w:tcPr>
            <w:tcW w:w="0" w:type="auto"/>
          </w:tcPr>
          <w:p w14:paraId="6E7D7264" w14:textId="77777777" w:rsidR="006B304D" w:rsidRDefault="00000000">
            <w:pPr>
              <w:pStyle w:val="Compact"/>
              <w:jc w:val="right"/>
            </w:pPr>
            <w:r>
              <w:t>% of abstentions</w:t>
            </w:r>
          </w:p>
        </w:tc>
      </w:tr>
      <w:tr w:rsidR="006B304D" w14:paraId="656C34A2" w14:textId="77777777">
        <w:tc>
          <w:tcPr>
            <w:tcW w:w="0" w:type="auto"/>
          </w:tcPr>
          <w:p w14:paraId="047F420F" w14:textId="77777777" w:rsidR="006B304D" w:rsidRDefault="00000000">
            <w:pPr>
              <w:pStyle w:val="Compact"/>
              <w:jc w:val="right"/>
            </w:pPr>
            <w:r>
              <w:t>1.0 to 1.5</w:t>
            </w:r>
          </w:p>
        </w:tc>
        <w:tc>
          <w:tcPr>
            <w:tcW w:w="0" w:type="auto"/>
          </w:tcPr>
          <w:p w14:paraId="2115FB8A" w14:textId="77777777" w:rsidR="006B304D" w:rsidRDefault="00000000">
            <w:pPr>
              <w:pStyle w:val="Compact"/>
              <w:jc w:val="right"/>
            </w:pPr>
            <w:r>
              <w:t>159</w:t>
            </w:r>
          </w:p>
        </w:tc>
        <w:tc>
          <w:tcPr>
            <w:tcW w:w="0" w:type="auto"/>
          </w:tcPr>
          <w:p w14:paraId="635F988D" w14:textId="77777777" w:rsidR="006B304D" w:rsidRDefault="00000000">
            <w:pPr>
              <w:pStyle w:val="Compact"/>
              <w:jc w:val="right"/>
            </w:pPr>
            <w:r>
              <w:t>82.8%</w:t>
            </w:r>
          </w:p>
        </w:tc>
      </w:tr>
      <w:tr w:rsidR="006B304D" w14:paraId="6B673083" w14:textId="77777777">
        <w:tc>
          <w:tcPr>
            <w:tcW w:w="0" w:type="auto"/>
          </w:tcPr>
          <w:p w14:paraId="032C1BC6" w14:textId="77777777" w:rsidR="006B304D" w:rsidRDefault="00000000">
            <w:pPr>
              <w:pStyle w:val="Compact"/>
              <w:jc w:val="right"/>
            </w:pPr>
            <w:r>
              <w:t>1.5 to 2.0</w:t>
            </w:r>
          </w:p>
        </w:tc>
        <w:tc>
          <w:tcPr>
            <w:tcW w:w="0" w:type="auto"/>
          </w:tcPr>
          <w:p w14:paraId="4E322424" w14:textId="77777777" w:rsidR="006B304D" w:rsidRDefault="00000000">
            <w:pPr>
              <w:pStyle w:val="Compact"/>
              <w:jc w:val="right"/>
            </w:pPr>
            <w:r>
              <w:t>15</w:t>
            </w:r>
          </w:p>
        </w:tc>
        <w:tc>
          <w:tcPr>
            <w:tcW w:w="0" w:type="auto"/>
          </w:tcPr>
          <w:p w14:paraId="74A14F2C" w14:textId="77777777" w:rsidR="006B304D" w:rsidRDefault="00000000">
            <w:pPr>
              <w:pStyle w:val="Compact"/>
              <w:jc w:val="right"/>
            </w:pPr>
            <w:r>
              <w:t>7.8%</w:t>
            </w:r>
          </w:p>
        </w:tc>
      </w:tr>
      <w:tr w:rsidR="006B304D" w14:paraId="16D31B7D" w14:textId="77777777">
        <w:tc>
          <w:tcPr>
            <w:tcW w:w="0" w:type="auto"/>
          </w:tcPr>
          <w:p w14:paraId="70BCF039" w14:textId="77777777" w:rsidR="006B304D" w:rsidRDefault="00000000">
            <w:pPr>
              <w:pStyle w:val="Compact"/>
              <w:jc w:val="right"/>
            </w:pPr>
            <w:r>
              <w:t>2.0 to 2.5</w:t>
            </w:r>
          </w:p>
        </w:tc>
        <w:tc>
          <w:tcPr>
            <w:tcW w:w="0" w:type="auto"/>
          </w:tcPr>
          <w:p w14:paraId="1B58A46F" w14:textId="77777777" w:rsidR="006B304D" w:rsidRDefault="00000000">
            <w:pPr>
              <w:pStyle w:val="Compact"/>
              <w:jc w:val="right"/>
            </w:pPr>
            <w:r>
              <w:t>12</w:t>
            </w:r>
          </w:p>
        </w:tc>
        <w:tc>
          <w:tcPr>
            <w:tcW w:w="0" w:type="auto"/>
          </w:tcPr>
          <w:p w14:paraId="32A8F531" w14:textId="77777777" w:rsidR="006B304D" w:rsidRDefault="00000000">
            <w:pPr>
              <w:pStyle w:val="Compact"/>
              <w:jc w:val="right"/>
            </w:pPr>
            <w:r>
              <w:t>6.3%</w:t>
            </w:r>
          </w:p>
        </w:tc>
      </w:tr>
      <w:tr w:rsidR="006B304D" w14:paraId="427CAD92" w14:textId="77777777">
        <w:tc>
          <w:tcPr>
            <w:tcW w:w="0" w:type="auto"/>
          </w:tcPr>
          <w:p w14:paraId="3BD25736" w14:textId="77777777" w:rsidR="006B304D" w:rsidRDefault="00000000">
            <w:pPr>
              <w:pStyle w:val="Compact"/>
              <w:jc w:val="right"/>
            </w:pPr>
            <w:r>
              <w:t>2.5 to 3.0</w:t>
            </w:r>
          </w:p>
        </w:tc>
        <w:tc>
          <w:tcPr>
            <w:tcW w:w="0" w:type="auto"/>
          </w:tcPr>
          <w:p w14:paraId="0F68936E" w14:textId="77777777" w:rsidR="006B304D" w:rsidRDefault="00000000">
            <w:pPr>
              <w:pStyle w:val="Compact"/>
              <w:jc w:val="right"/>
            </w:pPr>
            <w:r>
              <w:t>2</w:t>
            </w:r>
          </w:p>
        </w:tc>
        <w:tc>
          <w:tcPr>
            <w:tcW w:w="0" w:type="auto"/>
          </w:tcPr>
          <w:p w14:paraId="39EC8A26" w14:textId="77777777" w:rsidR="006B304D" w:rsidRDefault="00000000">
            <w:pPr>
              <w:pStyle w:val="Compact"/>
              <w:jc w:val="right"/>
            </w:pPr>
            <w:r>
              <w:t>1.0%</w:t>
            </w:r>
          </w:p>
        </w:tc>
      </w:tr>
      <w:tr w:rsidR="006B304D" w14:paraId="0A7A9E1D" w14:textId="77777777">
        <w:tc>
          <w:tcPr>
            <w:tcW w:w="0" w:type="auto"/>
          </w:tcPr>
          <w:p w14:paraId="441B84BE" w14:textId="77777777" w:rsidR="006B304D" w:rsidRDefault="00000000">
            <w:pPr>
              <w:pStyle w:val="Compact"/>
              <w:jc w:val="right"/>
            </w:pPr>
            <w:r>
              <w:t>3.0 to 3.5</w:t>
            </w:r>
          </w:p>
        </w:tc>
        <w:tc>
          <w:tcPr>
            <w:tcW w:w="0" w:type="auto"/>
          </w:tcPr>
          <w:p w14:paraId="6EC04A88" w14:textId="77777777" w:rsidR="006B304D" w:rsidRDefault="00000000">
            <w:pPr>
              <w:pStyle w:val="Compact"/>
              <w:jc w:val="right"/>
            </w:pPr>
            <w:r>
              <w:t>2</w:t>
            </w:r>
          </w:p>
        </w:tc>
        <w:tc>
          <w:tcPr>
            <w:tcW w:w="0" w:type="auto"/>
          </w:tcPr>
          <w:p w14:paraId="61F8379E" w14:textId="77777777" w:rsidR="006B304D" w:rsidRDefault="00000000">
            <w:pPr>
              <w:pStyle w:val="Compact"/>
              <w:jc w:val="right"/>
            </w:pPr>
            <w:r>
              <w:t>1.0%</w:t>
            </w:r>
          </w:p>
        </w:tc>
      </w:tr>
      <w:tr w:rsidR="006B304D" w14:paraId="389822C4" w14:textId="77777777">
        <w:tc>
          <w:tcPr>
            <w:tcW w:w="0" w:type="auto"/>
          </w:tcPr>
          <w:p w14:paraId="1D107FBA" w14:textId="77777777" w:rsidR="006B304D" w:rsidRDefault="00000000">
            <w:pPr>
              <w:pStyle w:val="Compact"/>
              <w:jc w:val="right"/>
            </w:pPr>
            <w:r>
              <w:t>3.5 and above</w:t>
            </w:r>
          </w:p>
        </w:tc>
        <w:tc>
          <w:tcPr>
            <w:tcW w:w="0" w:type="auto"/>
          </w:tcPr>
          <w:p w14:paraId="1D00B719" w14:textId="77777777" w:rsidR="006B304D" w:rsidRDefault="00000000">
            <w:pPr>
              <w:pStyle w:val="Compact"/>
              <w:jc w:val="right"/>
            </w:pPr>
            <w:r>
              <w:t>2</w:t>
            </w:r>
          </w:p>
        </w:tc>
        <w:tc>
          <w:tcPr>
            <w:tcW w:w="0" w:type="auto"/>
          </w:tcPr>
          <w:p w14:paraId="3F7CFA39" w14:textId="77777777" w:rsidR="006B304D" w:rsidRDefault="00000000">
            <w:pPr>
              <w:pStyle w:val="Compact"/>
              <w:jc w:val="right"/>
            </w:pPr>
            <w:r>
              <w:t>1.0%</w:t>
            </w:r>
          </w:p>
        </w:tc>
      </w:tr>
    </w:tbl>
    <w:p w14:paraId="3F7A8CAC" w14:textId="77777777" w:rsidR="006B304D" w:rsidRDefault="00000000">
      <w:pPr>
        <w:pStyle w:val="BodyText"/>
      </w:pPr>
      <w:r>
        <w:t>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14:paraId="5B7389A9" w14:textId="77777777" w:rsidR="006B304D" w:rsidRDefault="00000000">
      <w:pPr>
        <w:pStyle w:val="BodyText"/>
      </w:pPr>
      <w:r>
        <w:rPr>
          <w:b/>
          <w:bCs/>
        </w:rPr>
        <w:t>D.3.3 Per-judge strictness on abstention-matching responses.</w:t>
      </w:r>
    </w:p>
    <w:p w14:paraId="7A74F6CD" w14:textId="77777777" w:rsidR="006B304D" w:rsidRDefault="00000000">
      <w:pPr>
        <w:pStyle w:val="BodyText"/>
      </w:pPr>
      <w:r>
        <w:t>Primary 5-judge panel only. Mean score on the 192 abstention-matching responses:</w:t>
      </w:r>
    </w:p>
    <w:tbl>
      <w:tblPr>
        <w:tblStyle w:val="Table"/>
        <w:tblW w:w="0" w:type="auto"/>
        <w:tblLook w:val="0020" w:firstRow="1" w:lastRow="0" w:firstColumn="0" w:lastColumn="0" w:noHBand="0" w:noVBand="0"/>
      </w:tblPr>
      <w:tblGrid>
        <w:gridCol w:w="1158"/>
        <w:gridCol w:w="2037"/>
      </w:tblGrid>
      <w:tr w:rsidR="006B304D" w14:paraId="585AD316"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0" w:type="auto"/>
          </w:tcPr>
          <w:p w14:paraId="742D1194" w14:textId="77777777" w:rsidR="006B304D" w:rsidRDefault="00000000">
            <w:pPr>
              <w:pStyle w:val="Compact"/>
            </w:pPr>
            <w:r>
              <w:t>Judge</w:t>
            </w:r>
          </w:p>
        </w:tc>
        <w:tc>
          <w:tcPr>
            <w:tcW w:w="0" w:type="auto"/>
          </w:tcPr>
          <w:p w14:paraId="00084565" w14:textId="77777777" w:rsidR="006B304D" w:rsidRDefault="00000000">
            <w:pPr>
              <w:pStyle w:val="Compact"/>
              <w:jc w:val="right"/>
            </w:pPr>
            <w:r>
              <w:t>Mean on abstentions</w:t>
            </w:r>
          </w:p>
        </w:tc>
      </w:tr>
      <w:tr w:rsidR="006B304D" w14:paraId="2F258990" w14:textId="77777777">
        <w:tc>
          <w:tcPr>
            <w:tcW w:w="0" w:type="auto"/>
          </w:tcPr>
          <w:p w14:paraId="2F60D0F4" w14:textId="77777777" w:rsidR="006B304D" w:rsidRDefault="00000000">
            <w:pPr>
              <w:pStyle w:val="Compact"/>
            </w:pPr>
            <w:r>
              <w:t>Sonnet 4.6</w:t>
            </w:r>
          </w:p>
        </w:tc>
        <w:tc>
          <w:tcPr>
            <w:tcW w:w="0" w:type="auto"/>
          </w:tcPr>
          <w:p w14:paraId="303CFF93" w14:textId="77777777" w:rsidR="006B304D" w:rsidRDefault="00000000">
            <w:pPr>
              <w:pStyle w:val="Compact"/>
              <w:jc w:val="right"/>
            </w:pPr>
            <w:r>
              <w:t>1.14</w:t>
            </w:r>
          </w:p>
        </w:tc>
      </w:tr>
      <w:tr w:rsidR="006B304D" w14:paraId="627D7F35" w14:textId="77777777">
        <w:tc>
          <w:tcPr>
            <w:tcW w:w="0" w:type="auto"/>
          </w:tcPr>
          <w:p w14:paraId="4E1B2703" w14:textId="77777777" w:rsidR="006B304D" w:rsidRDefault="00000000">
            <w:pPr>
              <w:pStyle w:val="Compact"/>
            </w:pPr>
            <w:r>
              <w:t>GPT-5.4</w:t>
            </w:r>
          </w:p>
        </w:tc>
        <w:tc>
          <w:tcPr>
            <w:tcW w:w="0" w:type="auto"/>
          </w:tcPr>
          <w:p w14:paraId="02B485CB" w14:textId="77777777" w:rsidR="006B304D" w:rsidRDefault="00000000">
            <w:pPr>
              <w:pStyle w:val="Compact"/>
              <w:jc w:val="right"/>
            </w:pPr>
            <w:r>
              <w:t>1.17</w:t>
            </w:r>
          </w:p>
        </w:tc>
      </w:tr>
      <w:tr w:rsidR="006B304D" w14:paraId="04591591" w14:textId="77777777">
        <w:tc>
          <w:tcPr>
            <w:tcW w:w="0" w:type="auto"/>
          </w:tcPr>
          <w:p w14:paraId="0385F285" w14:textId="77777777" w:rsidR="006B304D" w:rsidRDefault="00000000">
            <w:pPr>
              <w:pStyle w:val="Compact"/>
            </w:pPr>
            <w:r>
              <w:t>Haiku 4.5</w:t>
            </w:r>
          </w:p>
        </w:tc>
        <w:tc>
          <w:tcPr>
            <w:tcW w:w="0" w:type="auto"/>
          </w:tcPr>
          <w:p w14:paraId="44B58FC3" w14:textId="77777777" w:rsidR="006B304D" w:rsidRDefault="00000000">
            <w:pPr>
              <w:pStyle w:val="Compact"/>
              <w:jc w:val="right"/>
            </w:pPr>
            <w:r>
              <w:t>1.29</w:t>
            </w:r>
          </w:p>
        </w:tc>
      </w:tr>
      <w:tr w:rsidR="006B304D" w14:paraId="09F6B2FD" w14:textId="77777777">
        <w:tc>
          <w:tcPr>
            <w:tcW w:w="0" w:type="auto"/>
          </w:tcPr>
          <w:p w14:paraId="689D1A77" w14:textId="77777777" w:rsidR="006B304D" w:rsidRDefault="00000000">
            <w:pPr>
              <w:pStyle w:val="Compact"/>
            </w:pPr>
            <w:r>
              <w:t>GPT-4o</w:t>
            </w:r>
          </w:p>
        </w:tc>
        <w:tc>
          <w:tcPr>
            <w:tcW w:w="0" w:type="auto"/>
          </w:tcPr>
          <w:p w14:paraId="6E0D294F" w14:textId="77777777" w:rsidR="006B304D" w:rsidRDefault="00000000">
            <w:pPr>
              <w:pStyle w:val="Compact"/>
              <w:jc w:val="right"/>
            </w:pPr>
            <w:r>
              <w:t>1.34</w:t>
            </w:r>
          </w:p>
        </w:tc>
      </w:tr>
      <w:tr w:rsidR="006B304D" w14:paraId="75B716FB" w14:textId="77777777">
        <w:tc>
          <w:tcPr>
            <w:tcW w:w="0" w:type="auto"/>
          </w:tcPr>
          <w:p w14:paraId="583D4DFA" w14:textId="77777777" w:rsidR="006B304D" w:rsidRDefault="00000000">
            <w:pPr>
              <w:pStyle w:val="Compact"/>
            </w:pPr>
            <w:r>
              <w:t>Opus 4.6</w:t>
            </w:r>
          </w:p>
        </w:tc>
        <w:tc>
          <w:tcPr>
            <w:tcW w:w="0" w:type="auto"/>
          </w:tcPr>
          <w:p w14:paraId="42E56742" w14:textId="77777777" w:rsidR="006B304D" w:rsidRDefault="00000000">
            <w:pPr>
              <w:pStyle w:val="Compact"/>
              <w:jc w:val="right"/>
            </w:pPr>
            <w:r>
              <w:t>1.41</w:t>
            </w:r>
          </w:p>
        </w:tc>
      </w:tr>
    </w:tbl>
    <w:p w14:paraId="0BF98A61" w14:textId="77777777" w:rsidR="006B304D" w:rsidRDefault="00000000">
      <w:pPr>
        <w:pStyle w:val="BodyText"/>
      </w:pPr>
      <w:r>
        <w:t>Spread: 0.27 points between strictest (Sonnet) and most lenient (Opus). No judge reaches the rubric-1 floor on average. The 5-judge primary average (1.27) smooths this cross-judge variance without eliminating it.</w:t>
      </w:r>
    </w:p>
    <w:p w14:paraId="7F3E73FD" w14:textId="77777777" w:rsidR="006B304D" w:rsidRDefault="00000000">
      <w:pPr>
        <w:pStyle w:val="BodyText"/>
      </w:pPr>
      <w:r>
        <w:rPr>
          <w:b/>
          <w:bCs/>
        </w:rPr>
        <w:t>D.3.4 Length-score correlation.</w:t>
      </w:r>
    </w:p>
    <w:p w14:paraId="19F4BF6D" w14:textId="77777777" w:rsidR="006B304D" w:rsidRDefault="00000000">
      <w:pPr>
        <w:pStyle w:val="BodyText"/>
      </w:pPr>
      <w:r>
        <w:t>Pearson correlation between response length (character count) and 5-judge primary score, across the 1,599 low-baseline responses:</w:t>
      </w:r>
    </w:p>
    <w:tbl>
      <w:tblPr>
        <w:tblStyle w:val="Table"/>
        <w:tblW w:w="5000" w:type="pct"/>
        <w:tblLayout w:type="fixed"/>
        <w:tblLook w:val="0020" w:firstRow="1" w:lastRow="0" w:firstColumn="0" w:lastColumn="0" w:noHBand="0" w:noVBand="0"/>
      </w:tblPr>
      <w:tblGrid>
        <w:gridCol w:w="2052"/>
        <w:gridCol w:w="2736"/>
        <w:gridCol w:w="2736"/>
        <w:gridCol w:w="2052"/>
      </w:tblGrid>
      <w:tr w:rsidR="006B304D" w14:paraId="6738D2B8"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697" w:type="dxa"/>
          </w:tcPr>
          <w:p w14:paraId="5D607EA7" w14:textId="77777777" w:rsidR="006B304D" w:rsidRDefault="00000000">
            <w:pPr>
              <w:pStyle w:val="Compact"/>
            </w:pPr>
            <w:r>
              <w:t>Slice</w:t>
            </w:r>
          </w:p>
        </w:tc>
        <w:tc>
          <w:tcPr>
            <w:tcW w:w="2262" w:type="dxa"/>
          </w:tcPr>
          <w:p w14:paraId="59E7C680" w14:textId="77777777" w:rsidR="006B304D" w:rsidRDefault="00000000">
            <w:pPr>
              <w:pStyle w:val="Compact"/>
              <w:jc w:val="right"/>
            </w:pPr>
            <w:r>
              <w:t>n</w:t>
            </w:r>
          </w:p>
        </w:tc>
        <w:tc>
          <w:tcPr>
            <w:tcW w:w="2262" w:type="dxa"/>
          </w:tcPr>
          <w:p w14:paraId="2BB703AE" w14:textId="77777777" w:rsidR="006B304D" w:rsidRDefault="00000000">
            <w:pPr>
              <w:pStyle w:val="Compact"/>
              <w:jc w:val="right"/>
            </w:pPr>
            <w:r>
              <w:t>r</w:t>
            </w:r>
          </w:p>
        </w:tc>
        <w:tc>
          <w:tcPr>
            <w:tcW w:w="1697" w:type="dxa"/>
          </w:tcPr>
          <w:p w14:paraId="2714E242" w14:textId="77777777" w:rsidR="006B304D" w:rsidRDefault="00000000">
            <w:pPr>
              <w:pStyle w:val="Compact"/>
            </w:pPr>
            <w:r>
              <w:t>Interpretation</w:t>
            </w:r>
          </w:p>
        </w:tc>
      </w:tr>
      <w:tr w:rsidR="006B304D" w14:paraId="315D77DB" w14:textId="77777777">
        <w:tc>
          <w:tcPr>
            <w:tcW w:w="1697" w:type="dxa"/>
          </w:tcPr>
          <w:p w14:paraId="09F8C765" w14:textId="77777777" w:rsidR="006B304D" w:rsidRDefault="00000000">
            <w:pPr>
              <w:pStyle w:val="Compact"/>
            </w:pPr>
            <w:r>
              <w:t>All responses</w:t>
            </w:r>
          </w:p>
        </w:tc>
        <w:tc>
          <w:tcPr>
            <w:tcW w:w="2262" w:type="dxa"/>
          </w:tcPr>
          <w:p w14:paraId="28062C68" w14:textId="77777777" w:rsidR="006B304D" w:rsidRDefault="00000000">
            <w:pPr>
              <w:pStyle w:val="Compact"/>
              <w:jc w:val="right"/>
            </w:pPr>
            <w:r>
              <w:t>1,599</w:t>
            </w:r>
          </w:p>
        </w:tc>
        <w:tc>
          <w:tcPr>
            <w:tcW w:w="2262" w:type="dxa"/>
          </w:tcPr>
          <w:p w14:paraId="0FE26CE6" w14:textId="77777777" w:rsidR="006B304D" w:rsidRDefault="00000000">
            <w:pPr>
              <w:pStyle w:val="Compact"/>
              <w:jc w:val="right"/>
            </w:pPr>
            <w:r>
              <w:t>0.26</w:t>
            </w:r>
          </w:p>
        </w:tc>
        <w:tc>
          <w:tcPr>
            <w:tcW w:w="1697" w:type="dxa"/>
          </w:tcPr>
          <w:p w14:paraId="7C78623B" w14:textId="77777777" w:rsidR="006B304D" w:rsidRDefault="00000000">
            <w:pPr>
              <w:pStyle w:val="Compact"/>
            </w:pPr>
            <w:r>
              <w:t>Modest positive, driven almost entirely by C5.</w:t>
            </w:r>
          </w:p>
        </w:tc>
      </w:tr>
      <w:tr w:rsidR="006B304D" w14:paraId="56853CE1" w14:textId="77777777">
        <w:tc>
          <w:tcPr>
            <w:tcW w:w="1697" w:type="dxa"/>
          </w:tcPr>
          <w:p w14:paraId="69CBE14D" w14:textId="77777777" w:rsidR="006B304D" w:rsidRDefault="00000000">
            <w:pPr>
              <w:pStyle w:val="Compact"/>
            </w:pPr>
            <w:r>
              <w:t>C5 (baseline, no context)</w:t>
            </w:r>
          </w:p>
        </w:tc>
        <w:tc>
          <w:tcPr>
            <w:tcW w:w="2262" w:type="dxa"/>
          </w:tcPr>
          <w:p w14:paraId="4D8F3185" w14:textId="77777777" w:rsidR="006B304D" w:rsidRDefault="00000000">
            <w:pPr>
              <w:pStyle w:val="Compact"/>
              <w:jc w:val="right"/>
            </w:pPr>
            <w:r>
              <w:t>312</w:t>
            </w:r>
          </w:p>
        </w:tc>
        <w:tc>
          <w:tcPr>
            <w:tcW w:w="2262" w:type="dxa"/>
          </w:tcPr>
          <w:p w14:paraId="096BA066" w14:textId="77777777" w:rsidR="006B304D" w:rsidRDefault="00000000">
            <w:pPr>
              <w:pStyle w:val="Compact"/>
              <w:jc w:val="right"/>
            </w:pPr>
            <w:r>
              <w:t>0.604</w:t>
            </w:r>
          </w:p>
        </w:tc>
        <w:tc>
          <w:tcPr>
            <w:tcW w:w="1697" w:type="dxa"/>
          </w:tcPr>
          <w:p w14:paraId="00F51DCF" w14:textId="77777777" w:rsidR="006B304D" w:rsidRDefault="00000000">
            <w:pPr>
              <w:pStyle w:val="Compact"/>
            </w:pPr>
            <w:r>
              <w:t xml:space="preserve">Strong positive. Longer baseline responses score </w:t>
            </w:r>
            <w:r>
              <w:lastRenderedPageBreak/>
              <w:t>higher.</w:t>
            </w:r>
          </w:p>
        </w:tc>
      </w:tr>
      <w:tr w:rsidR="006B304D" w14:paraId="4298E30C" w14:textId="77777777">
        <w:tc>
          <w:tcPr>
            <w:tcW w:w="1697" w:type="dxa"/>
          </w:tcPr>
          <w:p w14:paraId="507D63CC" w14:textId="77777777" w:rsidR="006B304D" w:rsidRDefault="00000000">
            <w:pPr>
              <w:pStyle w:val="Compact"/>
            </w:pPr>
            <w:r>
              <w:lastRenderedPageBreak/>
              <w:t>C2a (spec only)</w:t>
            </w:r>
          </w:p>
        </w:tc>
        <w:tc>
          <w:tcPr>
            <w:tcW w:w="2262" w:type="dxa"/>
          </w:tcPr>
          <w:p w14:paraId="756A692A" w14:textId="77777777" w:rsidR="006B304D" w:rsidRDefault="00000000">
            <w:pPr>
              <w:pStyle w:val="Compact"/>
              <w:jc w:val="right"/>
            </w:pPr>
            <w:r>
              <w:t>351</w:t>
            </w:r>
          </w:p>
        </w:tc>
        <w:tc>
          <w:tcPr>
            <w:tcW w:w="2262" w:type="dxa"/>
          </w:tcPr>
          <w:p w14:paraId="0E516B38" w14:textId="77777777" w:rsidR="006B304D" w:rsidRDefault="00000000">
            <w:pPr>
              <w:pStyle w:val="Compact"/>
              <w:jc w:val="right"/>
            </w:pPr>
            <w:r>
              <w:t>0.14</w:t>
            </w:r>
          </w:p>
        </w:tc>
        <w:tc>
          <w:tcPr>
            <w:tcW w:w="1697" w:type="dxa"/>
          </w:tcPr>
          <w:p w14:paraId="648AF9AA" w14:textId="77777777" w:rsidR="006B304D" w:rsidRDefault="00000000">
            <w:pPr>
              <w:pStyle w:val="Compact"/>
            </w:pPr>
            <w:r>
              <w:t>Near zero.</w:t>
            </w:r>
          </w:p>
        </w:tc>
      </w:tr>
      <w:tr w:rsidR="006B304D" w14:paraId="1AAB1C68" w14:textId="77777777">
        <w:tc>
          <w:tcPr>
            <w:tcW w:w="1697" w:type="dxa"/>
          </w:tcPr>
          <w:p w14:paraId="7E4B1999" w14:textId="77777777" w:rsidR="006B304D" w:rsidRDefault="00000000">
            <w:pPr>
              <w:pStyle w:val="Compact"/>
            </w:pPr>
            <w:r>
              <w:t>C4 (facts alone)</w:t>
            </w:r>
          </w:p>
        </w:tc>
        <w:tc>
          <w:tcPr>
            <w:tcW w:w="2262" w:type="dxa"/>
          </w:tcPr>
          <w:p w14:paraId="22220569" w14:textId="77777777" w:rsidR="006B304D" w:rsidRDefault="00000000">
            <w:pPr>
              <w:pStyle w:val="Compact"/>
              <w:jc w:val="right"/>
            </w:pPr>
            <w:r>
              <w:t>312</w:t>
            </w:r>
          </w:p>
        </w:tc>
        <w:tc>
          <w:tcPr>
            <w:tcW w:w="2262" w:type="dxa"/>
          </w:tcPr>
          <w:p w14:paraId="0E364651" w14:textId="77777777" w:rsidR="006B304D" w:rsidRDefault="00000000">
            <w:pPr>
              <w:pStyle w:val="Compact"/>
              <w:jc w:val="right"/>
            </w:pPr>
            <w:r>
              <w:t>0.01</w:t>
            </w:r>
          </w:p>
        </w:tc>
        <w:tc>
          <w:tcPr>
            <w:tcW w:w="1697" w:type="dxa"/>
          </w:tcPr>
          <w:p w14:paraId="53345B9B" w14:textId="77777777" w:rsidR="006B304D" w:rsidRDefault="00000000">
            <w:pPr>
              <w:pStyle w:val="Compact"/>
            </w:pPr>
            <w:r>
              <w:t>Zero.</w:t>
            </w:r>
          </w:p>
        </w:tc>
      </w:tr>
      <w:tr w:rsidR="006B304D" w14:paraId="517BE19B" w14:textId="77777777">
        <w:tc>
          <w:tcPr>
            <w:tcW w:w="1697" w:type="dxa"/>
          </w:tcPr>
          <w:p w14:paraId="316D861E" w14:textId="77777777" w:rsidR="006B304D" w:rsidRDefault="00000000">
            <w:pPr>
              <w:pStyle w:val="Compact"/>
            </w:pPr>
            <w:r>
              <w:t>C4a (facts plus spec)</w:t>
            </w:r>
          </w:p>
        </w:tc>
        <w:tc>
          <w:tcPr>
            <w:tcW w:w="2262" w:type="dxa"/>
          </w:tcPr>
          <w:p w14:paraId="51BEF98D" w14:textId="77777777" w:rsidR="006B304D" w:rsidRDefault="00000000">
            <w:pPr>
              <w:pStyle w:val="Compact"/>
              <w:jc w:val="right"/>
            </w:pPr>
            <w:r>
              <w:t>312</w:t>
            </w:r>
          </w:p>
        </w:tc>
        <w:tc>
          <w:tcPr>
            <w:tcW w:w="2262" w:type="dxa"/>
          </w:tcPr>
          <w:p w14:paraId="26786918" w14:textId="77777777" w:rsidR="006B304D" w:rsidRDefault="00000000">
            <w:pPr>
              <w:pStyle w:val="Compact"/>
              <w:jc w:val="right"/>
            </w:pPr>
            <w:r>
              <w:t>−0.01</w:t>
            </w:r>
          </w:p>
        </w:tc>
        <w:tc>
          <w:tcPr>
            <w:tcW w:w="1697" w:type="dxa"/>
          </w:tcPr>
          <w:p w14:paraId="74649382" w14:textId="77777777" w:rsidR="006B304D" w:rsidRDefault="00000000">
            <w:pPr>
              <w:pStyle w:val="Compact"/>
            </w:pPr>
            <w:r>
              <w:t>Zero.</w:t>
            </w:r>
          </w:p>
        </w:tc>
      </w:tr>
      <w:tr w:rsidR="006B304D" w14:paraId="7FB47CDE" w14:textId="77777777">
        <w:tc>
          <w:tcPr>
            <w:tcW w:w="1697" w:type="dxa"/>
          </w:tcPr>
          <w:p w14:paraId="188AC90F" w14:textId="77777777" w:rsidR="006B304D" w:rsidRDefault="00000000">
            <w:pPr>
              <w:pStyle w:val="Compact"/>
            </w:pPr>
            <w:r>
              <w:t>C2c (wrong spec)</w:t>
            </w:r>
          </w:p>
        </w:tc>
        <w:tc>
          <w:tcPr>
            <w:tcW w:w="2262" w:type="dxa"/>
          </w:tcPr>
          <w:p w14:paraId="1F4FFE72" w14:textId="77777777" w:rsidR="006B304D" w:rsidRDefault="00000000">
            <w:pPr>
              <w:pStyle w:val="Compact"/>
              <w:jc w:val="right"/>
            </w:pPr>
            <w:r>
              <w:t>312</w:t>
            </w:r>
          </w:p>
        </w:tc>
        <w:tc>
          <w:tcPr>
            <w:tcW w:w="2262" w:type="dxa"/>
          </w:tcPr>
          <w:p w14:paraId="5AE12584" w14:textId="77777777" w:rsidR="006B304D" w:rsidRDefault="00000000">
            <w:pPr>
              <w:pStyle w:val="Compact"/>
              <w:jc w:val="right"/>
            </w:pPr>
            <w:r>
              <w:t>0.500</w:t>
            </w:r>
          </w:p>
        </w:tc>
        <w:tc>
          <w:tcPr>
            <w:tcW w:w="1697" w:type="dxa"/>
          </w:tcPr>
          <w:p w14:paraId="0A692B72" w14:textId="77777777" w:rsidR="006B304D" w:rsidRDefault="00000000">
            <w:pPr>
              <w:pStyle w:val="Compact"/>
            </w:pPr>
            <w:r>
              <w:t>Strong positive. Wrong-spec responses resemble C5 on the length-score axis.</w:t>
            </w:r>
          </w:p>
        </w:tc>
      </w:tr>
    </w:tbl>
    <w:p w14:paraId="4A27434A" w14:textId="77777777" w:rsidR="006B304D" w:rsidRDefault="00000000">
      <w:pPr>
        <w:pStyle w:val="BodyText"/>
      </w:pPr>
      <w:r>
        <w:t>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14:paraId="5F4D446C" w14:textId="77777777" w:rsidR="006B304D" w:rsidRDefault="00000000">
      <w:pPr>
        <w:pStyle w:val="BodyText"/>
      </w:pPr>
      <w:r>
        <w:rPr>
          <w:b/>
          <w:bCs/>
        </w:rPr>
        <w:t>D.3.5 Ultra-high-score validity.</w:t>
      </w:r>
    </w:p>
    <w:p w14:paraId="3246DB92" w14:textId="77777777" w:rsidR="006B304D" w:rsidRDefault="00000000">
      <w:pPr>
        <w:pStyle w:val="BodyText"/>
      </w:pPr>
      <w:r>
        <w:t>Ultra-high responses are those scoring 4.5 or above on the 5-judge primary. Length comparison:</w:t>
      </w:r>
    </w:p>
    <w:tbl>
      <w:tblPr>
        <w:tblStyle w:val="Table"/>
        <w:tblW w:w="5000" w:type="pct"/>
        <w:tblLayout w:type="fixed"/>
        <w:tblLook w:val="0020" w:firstRow="1" w:lastRow="0" w:firstColumn="0" w:lastColumn="0" w:noHBand="0" w:noVBand="0"/>
      </w:tblPr>
      <w:tblGrid>
        <w:gridCol w:w="2873"/>
        <w:gridCol w:w="3830"/>
        <w:gridCol w:w="2873"/>
      </w:tblGrid>
      <w:tr w:rsidR="006B304D" w14:paraId="1FBDB765"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2376" w:type="dxa"/>
          </w:tcPr>
          <w:p w14:paraId="63623EF0" w14:textId="77777777" w:rsidR="006B304D" w:rsidRDefault="00000000">
            <w:pPr>
              <w:pStyle w:val="Compact"/>
            </w:pPr>
            <w:r>
              <w:t>Response class</w:t>
            </w:r>
          </w:p>
        </w:tc>
        <w:tc>
          <w:tcPr>
            <w:tcW w:w="3168" w:type="dxa"/>
          </w:tcPr>
          <w:p w14:paraId="4B15614B" w14:textId="77777777" w:rsidR="006B304D" w:rsidRDefault="00000000">
            <w:pPr>
              <w:pStyle w:val="Compact"/>
              <w:jc w:val="right"/>
            </w:pPr>
            <w:r>
              <w:t>Mean length (chars)</w:t>
            </w:r>
          </w:p>
        </w:tc>
        <w:tc>
          <w:tcPr>
            <w:tcW w:w="2376" w:type="dxa"/>
          </w:tcPr>
          <w:p w14:paraId="0E424780" w14:textId="77777777" w:rsidR="006B304D" w:rsidRDefault="00000000">
            <w:pPr>
              <w:pStyle w:val="Compact"/>
            </w:pPr>
            <w:r>
              <w:t>Notes</w:t>
            </w:r>
          </w:p>
        </w:tc>
      </w:tr>
      <w:tr w:rsidR="006B304D" w14:paraId="005C0D18" w14:textId="77777777">
        <w:tc>
          <w:tcPr>
            <w:tcW w:w="2376" w:type="dxa"/>
          </w:tcPr>
          <w:p w14:paraId="4C315284" w14:textId="77777777" w:rsidR="006B304D" w:rsidRDefault="00000000">
            <w:pPr>
              <w:pStyle w:val="Compact"/>
            </w:pPr>
            <w:r>
              <w:t>Ultra-high (score 4.5 or above)</w:t>
            </w:r>
          </w:p>
        </w:tc>
        <w:tc>
          <w:tcPr>
            <w:tcW w:w="3168" w:type="dxa"/>
          </w:tcPr>
          <w:p w14:paraId="1B376DF8" w14:textId="77777777" w:rsidR="006B304D" w:rsidRDefault="00000000">
            <w:pPr>
              <w:pStyle w:val="Compact"/>
              <w:jc w:val="right"/>
            </w:pPr>
            <w:r>
              <w:t>2,790</w:t>
            </w:r>
          </w:p>
        </w:tc>
        <w:tc>
          <w:tcPr>
            <w:tcW w:w="2376" w:type="dxa"/>
          </w:tcPr>
          <w:p w14:paraId="388278AB" w14:textId="77777777" w:rsidR="006B304D" w:rsidRDefault="00000000">
            <w:pPr>
              <w:pStyle w:val="Compact"/>
            </w:pPr>
            <w:r>
              <w:t>Not length-inflated.</w:t>
            </w:r>
          </w:p>
        </w:tc>
      </w:tr>
      <w:tr w:rsidR="006B304D" w14:paraId="13CA2AB9" w14:textId="77777777">
        <w:tc>
          <w:tcPr>
            <w:tcW w:w="2376" w:type="dxa"/>
          </w:tcPr>
          <w:p w14:paraId="666F0471" w14:textId="77777777" w:rsidR="006B304D" w:rsidRDefault="00000000">
            <w:pPr>
              <w:pStyle w:val="Compact"/>
            </w:pPr>
            <w:r>
              <w:t>Mid-range (2.5 to 3.5)</w:t>
            </w:r>
          </w:p>
        </w:tc>
        <w:tc>
          <w:tcPr>
            <w:tcW w:w="3168" w:type="dxa"/>
          </w:tcPr>
          <w:p w14:paraId="4C0A6221" w14:textId="77777777" w:rsidR="006B304D" w:rsidRDefault="00000000">
            <w:pPr>
              <w:pStyle w:val="Compact"/>
              <w:jc w:val="right"/>
            </w:pPr>
            <w:r>
              <w:t>2,829</w:t>
            </w:r>
          </w:p>
        </w:tc>
        <w:tc>
          <w:tcPr>
            <w:tcW w:w="2376" w:type="dxa"/>
          </w:tcPr>
          <w:p w14:paraId="4563769C" w14:textId="77777777" w:rsidR="006B304D" w:rsidRDefault="00000000">
            <w:pPr>
              <w:pStyle w:val="Compact"/>
            </w:pPr>
            <w:r>
              <w:t>Baseline comparison.</w:t>
            </w:r>
          </w:p>
        </w:tc>
      </w:tr>
      <w:tr w:rsidR="006B304D" w14:paraId="7CBB754F" w14:textId="77777777">
        <w:tc>
          <w:tcPr>
            <w:tcW w:w="2376" w:type="dxa"/>
          </w:tcPr>
          <w:p w14:paraId="4DD5ABD6" w14:textId="77777777" w:rsidR="006B304D" w:rsidRDefault="00000000">
            <w:pPr>
              <w:pStyle w:val="Compact"/>
            </w:pPr>
            <w:r>
              <w:t>Low (score below 2.0)</w:t>
            </w:r>
          </w:p>
        </w:tc>
        <w:tc>
          <w:tcPr>
            <w:tcW w:w="3168" w:type="dxa"/>
          </w:tcPr>
          <w:p w14:paraId="192E062A" w14:textId="77777777" w:rsidR="006B304D" w:rsidRDefault="00000000">
            <w:pPr>
              <w:pStyle w:val="Compact"/>
              <w:jc w:val="right"/>
            </w:pPr>
            <w:r>
              <w:t>2,087</w:t>
            </w:r>
          </w:p>
        </w:tc>
        <w:tc>
          <w:tcPr>
            <w:tcW w:w="2376" w:type="dxa"/>
          </w:tcPr>
          <w:p w14:paraId="15AF2F6F" w14:textId="77777777" w:rsidR="006B304D" w:rsidRDefault="00000000">
            <w:pPr>
              <w:pStyle w:val="Compact"/>
            </w:pPr>
            <w:r>
              <w:t>n = 795. Shorter than both ultra-high and mid-range; confirms length inflation is a low-end partial-credit phenomenon, not a high-end one.</w:t>
            </w:r>
          </w:p>
        </w:tc>
      </w:tr>
    </w:tbl>
    <w:p w14:paraId="3E905C8C" w14:textId="77777777" w:rsidR="006B304D" w:rsidRDefault="00000000">
      <w:pPr>
        <w:pStyle w:val="BodyText"/>
      </w:pPr>
      <w:r>
        <w:t>Ultra-high responses are not longer than mid-range responses. Length inflation is a low-end phenomenon, not a universal one. The hypothesis that “ultra-high responses equal length-inflated responses” is rejected by this comparison.</w:t>
      </w:r>
    </w:p>
    <w:p w14:paraId="433B42A6" w14:textId="77777777" w:rsidR="006B304D" w:rsidRDefault="00000000">
      <w:pPr>
        <w:pStyle w:val="BodyText"/>
      </w:pPr>
      <w:r>
        <w:rPr>
          <w:b/>
          <w:bCs/>
        </w:rPr>
        <w:t>D.3.6 Implications for reported effects.</w:t>
      </w:r>
    </w:p>
    <w:p w14:paraId="5378A156" w14:textId="77777777" w:rsidR="006B304D" w:rsidRDefault="00000000">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 </w:t>
      </w:r>
      <w:hyperlink w:anchor="sec-4-1">
        <w:r w:rsidR="006B304D">
          <w:rPr>
            <w:rStyle w:val="Hyperlink"/>
          </w:rPr>
          <w:t>§4.1</w:t>
        </w:r>
      </w:hyperlink>
      <w:r>
        <w:t>. The paper reports the measured number rather than a length-corrected one to keep the pre-locked analysis plan intact. A differentiated rubric that scores abstention as its own dimension, and a length-controlled scoring protocol, are both flagged as follow-up in §7.</w:t>
      </w:r>
    </w:p>
    <w:p w14:paraId="55D24193" w14:textId="77777777" w:rsidR="006B304D" w:rsidRDefault="006B304D">
      <w:pPr>
        <w:sectPr w:rsidR="006B304D">
          <w:pgSz w:w="12240" w:h="15840"/>
          <w:pgMar w:top="1440" w:right="1440" w:bottom="1440" w:left="1440" w:header="720" w:footer="720" w:gutter="0"/>
          <w:cols w:space="720"/>
          <w:docGrid w:linePitch="360"/>
        </w:sectPr>
      </w:pPr>
    </w:p>
    <w:p w14:paraId="7E2A7C5D" w14:textId="77777777" w:rsidR="006B304D" w:rsidRDefault="00000000">
      <w:pPr>
        <w:pStyle w:val="Heading3"/>
      </w:pPr>
      <w:bookmarkStart w:id="1364" w:name="_Toc228182880"/>
      <w:bookmarkStart w:id="1365" w:name="sec-d-4"/>
      <w:bookmarkEnd w:id="1363"/>
      <w:r>
        <w:lastRenderedPageBreak/>
        <w:t>D.4 Per-judge score matrices</w:t>
      </w:r>
      <w:bookmarkEnd w:id="1364"/>
    </w:p>
    <w:p w14:paraId="3EF2056E" w14:textId="77777777" w:rsidR="006B304D" w:rsidRDefault="00000000">
      <w:pPr>
        <w:pStyle w:val="FirstParagraph"/>
      </w:pPr>
      <w:r>
        <w:t xml:space="preserve">Per-subject by per-judge score means for C5 (baseline) and C4a (facts plus spec) conditions are derivable from the raw per-judge JSON files under </w:t>
      </w:r>
      <w:r>
        <w:rPr>
          <w:rStyle w:val="VerbatimChar"/>
        </w:rPr>
        <w:t>results/global_&lt;subject&gt;/*_judgments_&lt;judge&gt;.json</w:t>
      </w:r>
      <w:r>
        <w:t xml:space="preserve"> (and </w:t>
      </w:r>
      <w:r>
        <w:rPr>
          <w:rStyle w:val="VerbatimChar"/>
        </w:rPr>
        <w:t>results/hamerton/</w:t>
      </w:r>
      <w:r>
        <w:t xml:space="preserve"> for Hamerton). The slice-level picture is already reported in </w:t>
      </w:r>
      <w:hyperlink w:anchor="sec-3-7-2">
        <w:r w:rsidR="006B304D">
          <w:rPr>
            <w:rStyle w:val="Hyperlink"/>
          </w:rPr>
          <w:t>§3.7.2</w:t>
        </w:r>
      </w:hyperlink>
      <w:r>
        <w:t xml:space="preserve"> (calibration) and </w:t>
      </w:r>
      <w:hyperlink w:anchor="sec-4-6-2">
        <w:r w:rsidR="006B304D">
          <w:rPr>
            <w:rStyle w:val="Hyperlink"/>
          </w:rPr>
          <w:t>§4.6.2</w:t>
        </w:r>
      </w:hyperlink>
      <w:r>
        <w:t xml:space="preserve"> (5-judge vs 7-judge sensitivity), which together establish that directional agreement is tight (Spearman ρ 0.86 to 0.93) while absolute magnitude varies (Krippendorff α 0.659 5-judge, 0.535 7-judge).</w:t>
      </w:r>
    </w:p>
    <w:p w14:paraId="65C71A5C" w14:textId="77777777" w:rsidR="006B304D" w:rsidRDefault="00000000">
      <w:pPr>
        <w:pStyle w:val="BodyText"/>
      </w:pPr>
      <w:r>
        <w:t>Full per-subject by per-judge by per-condition mean-score matrix for the 14 main-study subjects across the 5 gradient conditions (C5, C2a, C2c, C4, C4a):</w:t>
      </w:r>
    </w:p>
    <w:p w14:paraId="224B2D9D" w14:textId="77777777" w:rsidR="006B304D" w:rsidRDefault="00000000">
      <w:pPr>
        <w:pStyle w:val="BodyText"/>
      </w:pPr>
      <w:r>
        <w:t>Each cell is the per-judge mean score across all behavioral-prediction questions for a (subject, condition, judge) triple. Judges abbreviated: H=Haiku 4.5, S=Sonnet 4.6, O=Opus 4.6, 4o=GPT-4o, 5.4=GPT-5.4, gF=Gemini 2.5 Flash, gP=Gemini 2.5 Pro. 5m = 5-judge primary mean, 7m = 7-judge mean.</w:t>
      </w:r>
    </w:p>
    <w:p w14:paraId="3921B2FB" w14:textId="77777777" w:rsidR="006B304D" w:rsidRDefault="00000000">
      <w:pPr>
        <w:pStyle w:val="BodyText"/>
      </w:pPr>
      <w:r>
        <w:t xml:space="preserve">“n/a” indicates missing judge-condition coverage (most commonly: Gemini judges not run on C2c or C4 for some subjects; see </w:t>
      </w:r>
      <w:hyperlink w:anchor="sec-4-6-2">
        <w:r w:rsidR="006B304D">
          <w:rPr>
            <w:rStyle w:val="Hyperlink"/>
          </w:rPr>
          <w:t>§4.6.2</w:t>
        </w:r>
      </w:hyperlink>
      <w:r>
        <w:t xml:space="preserve"> on 5-judge vs 7-judge coverage).</w:t>
      </w:r>
    </w:p>
    <w:tbl>
      <w:tblPr>
        <w:tblStyle w:val="Table"/>
        <w:tblW w:w="5000" w:type="pct"/>
        <w:tblLayout w:type="fixed"/>
        <w:tblLook w:val="0020" w:firstRow="1" w:lastRow="0" w:firstColumn="0" w:lastColumn="0" w:noHBand="0" w:noVBand="0"/>
      </w:tblPr>
      <w:tblGrid>
        <w:gridCol w:w="991"/>
        <w:gridCol w:w="991"/>
        <w:gridCol w:w="1323"/>
        <w:gridCol w:w="1323"/>
        <w:gridCol w:w="1324"/>
        <w:gridCol w:w="1324"/>
        <w:gridCol w:w="1324"/>
        <w:gridCol w:w="1324"/>
        <w:gridCol w:w="1324"/>
        <w:gridCol w:w="1324"/>
        <w:gridCol w:w="1324"/>
      </w:tblGrid>
      <w:tr w:rsidR="006B304D" w14:paraId="7F9EAE75"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565" w:type="dxa"/>
          </w:tcPr>
          <w:p w14:paraId="5CDC23F2" w14:textId="77777777" w:rsidR="006B304D" w:rsidRDefault="00000000">
            <w:pPr>
              <w:pStyle w:val="Compact"/>
            </w:pPr>
            <w:r>
              <w:t>Subject</w:t>
            </w:r>
          </w:p>
        </w:tc>
        <w:tc>
          <w:tcPr>
            <w:tcW w:w="565" w:type="dxa"/>
          </w:tcPr>
          <w:p w14:paraId="045BCFD0" w14:textId="77777777" w:rsidR="006B304D" w:rsidRDefault="00000000">
            <w:pPr>
              <w:pStyle w:val="Compact"/>
            </w:pPr>
            <w:r>
              <w:t>Cond</w:t>
            </w:r>
          </w:p>
        </w:tc>
        <w:tc>
          <w:tcPr>
            <w:tcW w:w="754" w:type="dxa"/>
          </w:tcPr>
          <w:p w14:paraId="51400A52" w14:textId="77777777" w:rsidR="006B304D" w:rsidRDefault="00000000">
            <w:pPr>
              <w:pStyle w:val="Compact"/>
              <w:jc w:val="right"/>
            </w:pPr>
            <w:r>
              <w:t>H</w:t>
            </w:r>
          </w:p>
        </w:tc>
        <w:tc>
          <w:tcPr>
            <w:tcW w:w="754" w:type="dxa"/>
          </w:tcPr>
          <w:p w14:paraId="20D8C8A1" w14:textId="77777777" w:rsidR="006B304D" w:rsidRDefault="00000000">
            <w:pPr>
              <w:pStyle w:val="Compact"/>
              <w:jc w:val="right"/>
            </w:pPr>
            <w:r>
              <w:t>S</w:t>
            </w:r>
          </w:p>
        </w:tc>
        <w:tc>
          <w:tcPr>
            <w:tcW w:w="754" w:type="dxa"/>
          </w:tcPr>
          <w:p w14:paraId="37957DFD" w14:textId="77777777" w:rsidR="006B304D" w:rsidRDefault="00000000">
            <w:pPr>
              <w:pStyle w:val="Compact"/>
              <w:jc w:val="right"/>
            </w:pPr>
            <w:r>
              <w:t>O</w:t>
            </w:r>
          </w:p>
        </w:tc>
        <w:tc>
          <w:tcPr>
            <w:tcW w:w="754" w:type="dxa"/>
          </w:tcPr>
          <w:p w14:paraId="7D0F20E8" w14:textId="77777777" w:rsidR="006B304D" w:rsidRDefault="00000000">
            <w:pPr>
              <w:pStyle w:val="Compact"/>
              <w:jc w:val="right"/>
            </w:pPr>
            <w:r>
              <w:t>4o</w:t>
            </w:r>
          </w:p>
        </w:tc>
        <w:tc>
          <w:tcPr>
            <w:tcW w:w="754" w:type="dxa"/>
          </w:tcPr>
          <w:p w14:paraId="486E67DB" w14:textId="77777777" w:rsidR="006B304D" w:rsidRDefault="00000000">
            <w:pPr>
              <w:pStyle w:val="Compact"/>
              <w:jc w:val="right"/>
            </w:pPr>
            <w:r>
              <w:t>5.4</w:t>
            </w:r>
          </w:p>
        </w:tc>
        <w:tc>
          <w:tcPr>
            <w:tcW w:w="754" w:type="dxa"/>
          </w:tcPr>
          <w:p w14:paraId="4E9314E6" w14:textId="77777777" w:rsidR="006B304D" w:rsidRDefault="00000000">
            <w:pPr>
              <w:pStyle w:val="Compact"/>
              <w:jc w:val="right"/>
            </w:pPr>
            <w:r>
              <w:t>gF</w:t>
            </w:r>
          </w:p>
        </w:tc>
        <w:tc>
          <w:tcPr>
            <w:tcW w:w="754" w:type="dxa"/>
          </w:tcPr>
          <w:p w14:paraId="7B959B4F" w14:textId="77777777" w:rsidR="006B304D" w:rsidRDefault="00000000">
            <w:pPr>
              <w:pStyle w:val="Compact"/>
              <w:jc w:val="right"/>
            </w:pPr>
            <w:r>
              <w:t>gP</w:t>
            </w:r>
          </w:p>
        </w:tc>
        <w:tc>
          <w:tcPr>
            <w:tcW w:w="754" w:type="dxa"/>
          </w:tcPr>
          <w:p w14:paraId="35742B26" w14:textId="77777777" w:rsidR="006B304D" w:rsidRDefault="00000000">
            <w:pPr>
              <w:pStyle w:val="Compact"/>
              <w:jc w:val="right"/>
            </w:pPr>
            <w:r>
              <w:t>5m</w:t>
            </w:r>
          </w:p>
        </w:tc>
        <w:tc>
          <w:tcPr>
            <w:tcW w:w="754" w:type="dxa"/>
          </w:tcPr>
          <w:p w14:paraId="44A8179D" w14:textId="77777777" w:rsidR="006B304D" w:rsidRDefault="00000000">
            <w:pPr>
              <w:pStyle w:val="Compact"/>
              <w:jc w:val="right"/>
            </w:pPr>
            <w:r>
              <w:t>7m</w:t>
            </w:r>
          </w:p>
        </w:tc>
      </w:tr>
      <w:tr w:rsidR="006B304D" w14:paraId="4150CC3B" w14:textId="77777777">
        <w:tc>
          <w:tcPr>
            <w:tcW w:w="565" w:type="dxa"/>
          </w:tcPr>
          <w:p w14:paraId="0597C933" w14:textId="77777777" w:rsidR="006B304D" w:rsidRDefault="00000000">
            <w:pPr>
              <w:pStyle w:val="Compact"/>
            </w:pPr>
            <w:r>
              <w:t>Hamerton</w:t>
            </w:r>
          </w:p>
        </w:tc>
        <w:tc>
          <w:tcPr>
            <w:tcW w:w="565" w:type="dxa"/>
          </w:tcPr>
          <w:p w14:paraId="2B0E6566" w14:textId="77777777" w:rsidR="006B304D" w:rsidRDefault="00000000">
            <w:pPr>
              <w:pStyle w:val="Compact"/>
            </w:pPr>
            <w:r>
              <w:t>C5</w:t>
            </w:r>
          </w:p>
        </w:tc>
        <w:tc>
          <w:tcPr>
            <w:tcW w:w="754" w:type="dxa"/>
          </w:tcPr>
          <w:p w14:paraId="6254B28D" w14:textId="77777777" w:rsidR="006B304D" w:rsidRDefault="00000000">
            <w:pPr>
              <w:pStyle w:val="Compact"/>
              <w:jc w:val="right"/>
            </w:pPr>
            <w:r>
              <w:t>1.23</w:t>
            </w:r>
          </w:p>
        </w:tc>
        <w:tc>
          <w:tcPr>
            <w:tcW w:w="754" w:type="dxa"/>
          </w:tcPr>
          <w:p w14:paraId="6652A369" w14:textId="77777777" w:rsidR="006B304D" w:rsidRDefault="00000000">
            <w:pPr>
              <w:pStyle w:val="Compact"/>
              <w:jc w:val="right"/>
            </w:pPr>
            <w:r>
              <w:t>1.15</w:t>
            </w:r>
          </w:p>
        </w:tc>
        <w:tc>
          <w:tcPr>
            <w:tcW w:w="754" w:type="dxa"/>
          </w:tcPr>
          <w:p w14:paraId="0B53EB55" w14:textId="77777777" w:rsidR="006B304D" w:rsidRDefault="00000000">
            <w:pPr>
              <w:pStyle w:val="Compact"/>
              <w:jc w:val="right"/>
            </w:pPr>
            <w:r>
              <w:t>1.36</w:t>
            </w:r>
          </w:p>
        </w:tc>
        <w:tc>
          <w:tcPr>
            <w:tcW w:w="754" w:type="dxa"/>
          </w:tcPr>
          <w:p w14:paraId="2D77DCD8" w14:textId="77777777" w:rsidR="006B304D" w:rsidRDefault="00000000">
            <w:pPr>
              <w:pStyle w:val="Compact"/>
              <w:jc w:val="right"/>
            </w:pPr>
            <w:r>
              <w:t>1.33</w:t>
            </w:r>
          </w:p>
        </w:tc>
        <w:tc>
          <w:tcPr>
            <w:tcW w:w="754" w:type="dxa"/>
          </w:tcPr>
          <w:p w14:paraId="6A601073" w14:textId="77777777" w:rsidR="006B304D" w:rsidRDefault="00000000">
            <w:pPr>
              <w:pStyle w:val="Compact"/>
              <w:jc w:val="right"/>
            </w:pPr>
            <w:r>
              <w:t>1.21</w:t>
            </w:r>
          </w:p>
        </w:tc>
        <w:tc>
          <w:tcPr>
            <w:tcW w:w="754" w:type="dxa"/>
          </w:tcPr>
          <w:p w14:paraId="0263FEA6" w14:textId="77777777" w:rsidR="006B304D" w:rsidRDefault="00000000">
            <w:pPr>
              <w:pStyle w:val="Compact"/>
              <w:jc w:val="right"/>
            </w:pPr>
            <w:r>
              <w:t>1.28</w:t>
            </w:r>
          </w:p>
        </w:tc>
        <w:tc>
          <w:tcPr>
            <w:tcW w:w="754" w:type="dxa"/>
          </w:tcPr>
          <w:p w14:paraId="512CC4E0" w14:textId="77777777" w:rsidR="006B304D" w:rsidRDefault="00000000">
            <w:pPr>
              <w:pStyle w:val="Compact"/>
              <w:jc w:val="right"/>
            </w:pPr>
            <w:r>
              <w:t>1.16</w:t>
            </w:r>
          </w:p>
        </w:tc>
        <w:tc>
          <w:tcPr>
            <w:tcW w:w="754" w:type="dxa"/>
          </w:tcPr>
          <w:p w14:paraId="3D89A36A" w14:textId="77777777" w:rsidR="006B304D" w:rsidRDefault="00000000">
            <w:pPr>
              <w:pStyle w:val="Compact"/>
              <w:jc w:val="right"/>
            </w:pPr>
            <w:r>
              <w:t>1.26</w:t>
            </w:r>
          </w:p>
        </w:tc>
        <w:tc>
          <w:tcPr>
            <w:tcW w:w="754" w:type="dxa"/>
          </w:tcPr>
          <w:p w14:paraId="644EE269" w14:textId="77777777" w:rsidR="006B304D" w:rsidRDefault="00000000">
            <w:pPr>
              <w:pStyle w:val="Compact"/>
              <w:jc w:val="right"/>
            </w:pPr>
            <w:r>
              <w:t>1.25</w:t>
            </w:r>
          </w:p>
        </w:tc>
      </w:tr>
      <w:tr w:rsidR="006B304D" w14:paraId="34DA435C" w14:textId="77777777">
        <w:tc>
          <w:tcPr>
            <w:tcW w:w="565" w:type="dxa"/>
          </w:tcPr>
          <w:p w14:paraId="53B7D776" w14:textId="77777777" w:rsidR="006B304D" w:rsidRDefault="006B304D">
            <w:pPr>
              <w:pStyle w:val="Compact"/>
            </w:pPr>
          </w:p>
        </w:tc>
        <w:tc>
          <w:tcPr>
            <w:tcW w:w="565" w:type="dxa"/>
          </w:tcPr>
          <w:p w14:paraId="4ED1B683" w14:textId="77777777" w:rsidR="006B304D" w:rsidRDefault="00000000">
            <w:pPr>
              <w:pStyle w:val="Compact"/>
            </w:pPr>
            <w:r>
              <w:t>C2a</w:t>
            </w:r>
          </w:p>
        </w:tc>
        <w:tc>
          <w:tcPr>
            <w:tcW w:w="754" w:type="dxa"/>
          </w:tcPr>
          <w:p w14:paraId="5E53A7F7" w14:textId="77777777" w:rsidR="006B304D" w:rsidRDefault="00000000">
            <w:pPr>
              <w:pStyle w:val="Compact"/>
              <w:jc w:val="right"/>
            </w:pPr>
            <w:r>
              <w:t>2.72</w:t>
            </w:r>
          </w:p>
        </w:tc>
        <w:tc>
          <w:tcPr>
            <w:tcW w:w="754" w:type="dxa"/>
          </w:tcPr>
          <w:p w14:paraId="4A5F898B" w14:textId="77777777" w:rsidR="006B304D" w:rsidRDefault="00000000">
            <w:pPr>
              <w:pStyle w:val="Compact"/>
              <w:jc w:val="right"/>
            </w:pPr>
            <w:r>
              <w:t>2.13</w:t>
            </w:r>
          </w:p>
        </w:tc>
        <w:tc>
          <w:tcPr>
            <w:tcW w:w="754" w:type="dxa"/>
          </w:tcPr>
          <w:p w14:paraId="4E2C7907" w14:textId="77777777" w:rsidR="006B304D" w:rsidRDefault="00000000">
            <w:pPr>
              <w:pStyle w:val="Compact"/>
              <w:jc w:val="right"/>
            </w:pPr>
            <w:r>
              <w:t>3.05</w:t>
            </w:r>
          </w:p>
        </w:tc>
        <w:tc>
          <w:tcPr>
            <w:tcW w:w="754" w:type="dxa"/>
          </w:tcPr>
          <w:p w14:paraId="1B2BF216" w14:textId="77777777" w:rsidR="006B304D" w:rsidRDefault="00000000">
            <w:pPr>
              <w:pStyle w:val="Compact"/>
              <w:jc w:val="right"/>
            </w:pPr>
            <w:r>
              <w:t>2.67</w:t>
            </w:r>
          </w:p>
        </w:tc>
        <w:tc>
          <w:tcPr>
            <w:tcW w:w="754" w:type="dxa"/>
          </w:tcPr>
          <w:p w14:paraId="7FF30916" w14:textId="77777777" w:rsidR="006B304D" w:rsidRDefault="00000000">
            <w:pPr>
              <w:pStyle w:val="Compact"/>
              <w:jc w:val="right"/>
            </w:pPr>
            <w:r>
              <w:t>2.59</w:t>
            </w:r>
          </w:p>
        </w:tc>
        <w:tc>
          <w:tcPr>
            <w:tcW w:w="754" w:type="dxa"/>
          </w:tcPr>
          <w:p w14:paraId="29B07BB1" w14:textId="77777777" w:rsidR="006B304D" w:rsidRDefault="00000000">
            <w:pPr>
              <w:pStyle w:val="Compact"/>
              <w:jc w:val="right"/>
            </w:pPr>
            <w:r>
              <w:t>3.49</w:t>
            </w:r>
          </w:p>
        </w:tc>
        <w:tc>
          <w:tcPr>
            <w:tcW w:w="754" w:type="dxa"/>
          </w:tcPr>
          <w:p w14:paraId="728601F3" w14:textId="77777777" w:rsidR="006B304D" w:rsidRDefault="00000000">
            <w:pPr>
              <w:pStyle w:val="Compact"/>
              <w:jc w:val="right"/>
            </w:pPr>
            <w:r>
              <w:t>3.50</w:t>
            </w:r>
          </w:p>
        </w:tc>
        <w:tc>
          <w:tcPr>
            <w:tcW w:w="754" w:type="dxa"/>
          </w:tcPr>
          <w:p w14:paraId="1A05C084" w14:textId="77777777" w:rsidR="006B304D" w:rsidRDefault="00000000">
            <w:pPr>
              <w:pStyle w:val="Compact"/>
              <w:jc w:val="right"/>
            </w:pPr>
            <w:r>
              <w:t>2.63</w:t>
            </w:r>
          </w:p>
        </w:tc>
        <w:tc>
          <w:tcPr>
            <w:tcW w:w="754" w:type="dxa"/>
          </w:tcPr>
          <w:p w14:paraId="69B73788" w14:textId="77777777" w:rsidR="006B304D" w:rsidRDefault="00000000">
            <w:pPr>
              <w:pStyle w:val="Compact"/>
              <w:jc w:val="right"/>
            </w:pPr>
            <w:r>
              <w:t>2.88</w:t>
            </w:r>
          </w:p>
        </w:tc>
      </w:tr>
      <w:tr w:rsidR="006B304D" w14:paraId="232A72C3" w14:textId="77777777">
        <w:tc>
          <w:tcPr>
            <w:tcW w:w="565" w:type="dxa"/>
          </w:tcPr>
          <w:p w14:paraId="3456E9ED" w14:textId="77777777" w:rsidR="006B304D" w:rsidRDefault="006B304D">
            <w:pPr>
              <w:pStyle w:val="Compact"/>
            </w:pPr>
          </w:p>
        </w:tc>
        <w:tc>
          <w:tcPr>
            <w:tcW w:w="565" w:type="dxa"/>
          </w:tcPr>
          <w:p w14:paraId="05590A35" w14:textId="77777777" w:rsidR="006B304D" w:rsidRDefault="00000000">
            <w:pPr>
              <w:pStyle w:val="Compact"/>
            </w:pPr>
            <w:r>
              <w:t>C2c</w:t>
            </w:r>
          </w:p>
        </w:tc>
        <w:tc>
          <w:tcPr>
            <w:tcW w:w="754" w:type="dxa"/>
          </w:tcPr>
          <w:p w14:paraId="43E95651" w14:textId="77777777" w:rsidR="006B304D" w:rsidRDefault="00000000">
            <w:pPr>
              <w:pStyle w:val="Compact"/>
              <w:jc w:val="right"/>
            </w:pPr>
            <w:r>
              <w:t>1.38</w:t>
            </w:r>
          </w:p>
        </w:tc>
        <w:tc>
          <w:tcPr>
            <w:tcW w:w="754" w:type="dxa"/>
          </w:tcPr>
          <w:p w14:paraId="69A12AB4" w14:textId="77777777" w:rsidR="006B304D" w:rsidRDefault="00000000">
            <w:pPr>
              <w:pStyle w:val="Compact"/>
              <w:jc w:val="right"/>
            </w:pPr>
            <w:r>
              <w:t>1.36</w:t>
            </w:r>
          </w:p>
        </w:tc>
        <w:tc>
          <w:tcPr>
            <w:tcW w:w="754" w:type="dxa"/>
          </w:tcPr>
          <w:p w14:paraId="66F02DF4" w14:textId="77777777" w:rsidR="006B304D" w:rsidRDefault="00000000">
            <w:pPr>
              <w:pStyle w:val="Compact"/>
              <w:jc w:val="right"/>
            </w:pPr>
            <w:r>
              <w:t>1.69</w:t>
            </w:r>
          </w:p>
        </w:tc>
        <w:tc>
          <w:tcPr>
            <w:tcW w:w="754" w:type="dxa"/>
          </w:tcPr>
          <w:p w14:paraId="271FDF6E" w14:textId="77777777" w:rsidR="006B304D" w:rsidRDefault="00000000">
            <w:pPr>
              <w:pStyle w:val="Compact"/>
              <w:jc w:val="right"/>
            </w:pPr>
            <w:r>
              <w:t>1.38</w:t>
            </w:r>
          </w:p>
        </w:tc>
        <w:tc>
          <w:tcPr>
            <w:tcW w:w="754" w:type="dxa"/>
          </w:tcPr>
          <w:p w14:paraId="0CCB471F" w14:textId="77777777" w:rsidR="006B304D" w:rsidRDefault="00000000">
            <w:pPr>
              <w:pStyle w:val="Compact"/>
              <w:jc w:val="right"/>
            </w:pPr>
            <w:r>
              <w:t>1.44</w:t>
            </w:r>
          </w:p>
        </w:tc>
        <w:tc>
          <w:tcPr>
            <w:tcW w:w="754" w:type="dxa"/>
          </w:tcPr>
          <w:p w14:paraId="6D7420AA" w14:textId="77777777" w:rsidR="006B304D" w:rsidRDefault="00000000">
            <w:pPr>
              <w:pStyle w:val="Compact"/>
              <w:jc w:val="right"/>
            </w:pPr>
            <w:r>
              <w:t>2.03</w:t>
            </w:r>
          </w:p>
        </w:tc>
        <w:tc>
          <w:tcPr>
            <w:tcW w:w="754" w:type="dxa"/>
          </w:tcPr>
          <w:p w14:paraId="1B1600A3" w14:textId="77777777" w:rsidR="006B304D" w:rsidRDefault="00000000">
            <w:pPr>
              <w:pStyle w:val="Compact"/>
              <w:jc w:val="right"/>
            </w:pPr>
            <w:r>
              <w:t>2.56</w:t>
            </w:r>
          </w:p>
        </w:tc>
        <w:tc>
          <w:tcPr>
            <w:tcW w:w="754" w:type="dxa"/>
          </w:tcPr>
          <w:p w14:paraId="36232FD4" w14:textId="77777777" w:rsidR="006B304D" w:rsidRDefault="00000000">
            <w:pPr>
              <w:pStyle w:val="Compact"/>
              <w:jc w:val="right"/>
            </w:pPr>
            <w:r>
              <w:t>1.45</w:t>
            </w:r>
          </w:p>
        </w:tc>
        <w:tc>
          <w:tcPr>
            <w:tcW w:w="754" w:type="dxa"/>
          </w:tcPr>
          <w:p w14:paraId="7EEE9DD8" w14:textId="77777777" w:rsidR="006B304D" w:rsidRDefault="00000000">
            <w:pPr>
              <w:pStyle w:val="Compact"/>
              <w:jc w:val="right"/>
            </w:pPr>
            <w:r>
              <w:t>1.69</w:t>
            </w:r>
          </w:p>
        </w:tc>
      </w:tr>
      <w:tr w:rsidR="006B304D" w14:paraId="266D7A3A" w14:textId="77777777">
        <w:tc>
          <w:tcPr>
            <w:tcW w:w="565" w:type="dxa"/>
          </w:tcPr>
          <w:p w14:paraId="2E817018" w14:textId="77777777" w:rsidR="006B304D" w:rsidRDefault="006B304D">
            <w:pPr>
              <w:pStyle w:val="Compact"/>
            </w:pPr>
          </w:p>
        </w:tc>
        <w:tc>
          <w:tcPr>
            <w:tcW w:w="565" w:type="dxa"/>
          </w:tcPr>
          <w:p w14:paraId="36B6069C" w14:textId="77777777" w:rsidR="006B304D" w:rsidRDefault="00000000">
            <w:pPr>
              <w:pStyle w:val="Compact"/>
            </w:pPr>
            <w:r>
              <w:t>C4</w:t>
            </w:r>
          </w:p>
        </w:tc>
        <w:tc>
          <w:tcPr>
            <w:tcW w:w="754" w:type="dxa"/>
          </w:tcPr>
          <w:p w14:paraId="002869DD" w14:textId="77777777" w:rsidR="006B304D" w:rsidRDefault="00000000">
            <w:pPr>
              <w:pStyle w:val="Compact"/>
              <w:jc w:val="right"/>
            </w:pPr>
            <w:r>
              <w:t>2.26</w:t>
            </w:r>
          </w:p>
        </w:tc>
        <w:tc>
          <w:tcPr>
            <w:tcW w:w="754" w:type="dxa"/>
          </w:tcPr>
          <w:p w14:paraId="2971F8EF" w14:textId="77777777" w:rsidR="006B304D" w:rsidRDefault="00000000">
            <w:pPr>
              <w:pStyle w:val="Compact"/>
              <w:jc w:val="right"/>
            </w:pPr>
            <w:r>
              <w:t>2.26</w:t>
            </w:r>
          </w:p>
        </w:tc>
        <w:tc>
          <w:tcPr>
            <w:tcW w:w="754" w:type="dxa"/>
          </w:tcPr>
          <w:p w14:paraId="1467C4C4" w14:textId="77777777" w:rsidR="006B304D" w:rsidRDefault="00000000">
            <w:pPr>
              <w:pStyle w:val="Compact"/>
              <w:jc w:val="right"/>
            </w:pPr>
            <w:r>
              <w:t>2.87</w:t>
            </w:r>
          </w:p>
        </w:tc>
        <w:tc>
          <w:tcPr>
            <w:tcW w:w="754" w:type="dxa"/>
          </w:tcPr>
          <w:p w14:paraId="6BF45031" w14:textId="77777777" w:rsidR="006B304D" w:rsidRDefault="00000000">
            <w:pPr>
              <w:pStyle w:val="Compact"/>
              <w:jc w:val="right"/>
            </w:pPr>
            <w:r>
              <w:t>2.33</w:t>
            </w:r>
          </w:p>
        </w:tc>
        <w:tc>
          <w:tcPr>
            <w:tcW w:w="754" w:type="dxa"/>
          </w:tcPr>
          <w:p w14:paraId="16B56276" w14:textId="77777777" w:rsidR="006B304D" w:rsidRDefault="00000000">
            <w:pPr>
              <w:pStyle w:val="Compact"/>
              <w:jc w:val="right"/>
            </w:pPr>
            <w:r>
              <w:t>2.41</w:t>
            </w:r>
          </w:p>
        </w:tc>
        <w:tc>
          <w:tcPr>
            <w:tcW w:w="754" w:type="dxa"/>
          </w:tcPr>
          <w:p w14:paraId="478F09AE" w14:textId="77777777" w:rsidR="006B304D" w:rsidRDefault="00000000">
            <w:pPr>
              <w:pStyle w:val="Compact"/>
              <w:jc w:val="right"/>
            </w:pPr>
            <w:r>
              <w:t>2.64</w:t>
            </w:r>
          </w:p>
        </w:tc>
        <w:tc>
          <w:tcPr>
            <w:tcW w:w="754" w:type="dxa"/>
          </w:tcPr>
          <w:p w14:paraId="5573369F" w14:textId="77777777" w:rsidR="006B304D" w:rsidRDefault="00000000">
            <w:pPr>
              <w:pStyle w:val="Compact"/>
              <w:jc w:val="right"/>
            </w:pPr>
            <w:r>
              <w:t>3.11</w:t>
            </w:r>
          </w:p>
        </w:tc>
        <w:tc>
          <w:tcPr>
            <w:tcW w:w="754" w:type="dxa"/>
          </w:tcPr>
          <w:p w14:paraId="40034682" w14:textId="77777777" w:rsidR="006B304D" w:rsidRDefault="00000000">
            <w:pPr>
              <w:pStyle w:val="Compact"/>
              <w:jc w:val="right"/>
            </w:pPr>
            <w:r>
              <w:t>2.43</w:t>
            </w:r>
          </w:p>
        </w:tc>
        <w:tc>
          <w:tcPr>
            <w:tcW w:w="754" w:type="dxa"/>
          </w:tcPr>
          <w:p w14:paraId="58B4AD69" w14:textId="77777777" w:rsidR="006B304D" w:rsidRDefault="00000000">
            <w:pPr>
              <w:pStyle w:val="Compact"/>
              <w:jc w:val="right"/>
            </w:pPr>
            <w:r>
              <w:t>2.55</w:t>
            </w:r>
          </w:p>
        </w:tc>
      </w:tr>
      <w:tr w:rsidR="006B304D" w14:paraId="04972EB8" w14:textId="77777777">
        <w:tc>
          <w:tcPr>
            <w:tcW w:w="565" w:type="dxa"/>
          </w:tcPr>
          <w:p w14:paraId="50F6B7D2" w14:textId="77777777" w:rsidR="006B304D" w:rsidRDefault="006B304D">
            <w:pPr>
              <w:pStyle w:val="Compact"/>
            </w:pPr>
          </w:p>
        </w:tc>
        <w:tc>
          <w:tcPr>
            <w:tcW w:w="565" w:type="dxa"/>
          </w:tcPr>
          <w:p w14:paraId="23F6C856" w14:textId="77777777" w:rsidR="006B304D" w:rsidRDefault="00000000">
            <w:pPr>
              <w:pStyle w:val="Compact"/>
            </w:pPr>
            <w:r>
              <w:t>C4a</w:t>
            </w:r>
          </w:p>
        </w:tc>
        <w:tc>
          <w:tcPr>
            <w:tcW w:w="754" w:type="dxa"/>
          </w:tcPr>
          <w:p w14:paraId="4D7044F0" w14:textId="77777777" w:rsidR="006B304D" w:rsidRDefault="00000000">
            <w:pPr>
              <w:pStyle w:val="Compact"/>
              <w:jc w:val="right"/>
            </w:pPr>
            <w:r>
              <w:t>2.69</w:t>
            </w:r>
          </w:p>
        </w:tc>
        <w:tc>
          <w:tcPr>
            <w:tcW w:w="754" w:type="dxa"/>
          </w:tcPr>
          <w:p w14:paraId="67117FC8" w14:textId="77777777" w:rsidR="006B304D" w:rsidRDefault="00000000">
            <w:pPr>
              <w:pStyle w:val="Compact"/>
              <w:jc w:val="right"/>
            </w:pPr>
            <w:r>
              <w:t>2.38</w:t>
            </w:r>
          </w:p>
        </w:tc>
        <w:tc>
          <w:tcPr>
            <w:tcW w:w="754" w:type="dxa"/>
          </w:tcPr>
          <w:p w14:paraId="255FF845" w14:textId="77777777" w:rsidR="006B304D" w:rsidRDefault="00000000">
            <w:pPr>
              <w:pStyle w:val="Compact"/>
              <w:jc w:val="right"/>
            </w:pPr>
            <w:r>
              <w:t>3.26</w:t>
            </w:r>
          </w:p>
        </w:tc>
        <w:tc>
          <w:tcPr>
            <w:tcW w:w="754" w:type="dxa"/>
          </w:tcPr>
          <w:p w14:paraId="6DC43605" w14:textId="77777777" w:rsidR="006B304D" w:rsidRDefault="00000000">
            <w:pPr>
              <w:pStyle w:val="Compact"/>
              <w:jc w:val="right"/>
            </w:pPr>
            <w:r>
              <w:t>2.87</w:t>
            </w:r>
          </w:p>
        </w:tc>
        <w:tc>
          <w:tcPr>
            <w:tcW w:w="754" w:type="dxa"/>
          </w:tcPr>
          <w:p w14:paraId="1B595E8C" w14:textId="77777777" w:rsidR="006B304D" w:rsidRDefault="00000000">
            <w:pPr>
              <w:pStyle w:val="Compact"/>
              <w:jc w:val="right"/>
            </w:pPr>
            <w:r>
              <w:t>2.64</w:t>
            </w:r>
          </w:p>
        </w:tc>
        <w:tc>
          <w:tcPr>
            <w:tcW w:w="754" w:type="dxa"/>
          </w:tcPr>
          <w:p w14:paraId="4E8CD6BB" w14:textId="77777777" w:rsidR="006B304D" w:rsidRDefault="00000000">
            <w:pPr>
              <w:pStyle w:val="Compact"/>
              <w:jc w:val="right"/>
            </w:pPr>
            <w:r>
              <w:t>3.87</w:t>
            </w:r>
          </w:p>
        </w:tc>
        <w:tc>
          <w:tcPr>
            <w:tcW w:w="754" w:type="dxa"/>
          </w:tcPr>
          <w:p w14:paraId="0C16B4C7" w14:textId="77777777" w:rsidR="006B304D" w:rsidRDefault="00000000">
            <w:pPr>
              <w:pStyle w:val="Compact"/>
              <w:jc w:val="right"/>
            </w:pPr>
            <w:r>
              <w:t>3.92</w:t>
            </w:r>
          </w:p>
        </w:tc>
        <w:tc>
          <w:tcPr>
            <w:tcW w:w="754" w:type="dxa"/>
          </w:tcPr>
          <w:p w14:paraId="5E21FEE6" w14:textId="77777777" w:rsidR="006B304D" w:rsidRDefault="00000000">
            <w:pPr>
              <w:pStyle w:val="Compact"/>
              <w:jc w:val="right"/>
            </w:pPr>
            <w:r>
              <w:t>2.77</w:t>
            </w:r>
          </w:p>
        </w:tc>
        <w:tc>
          <w:tcPr>
            <w:tcW w:w="754" w:type="dxa"/>
          </w:tcPr>
          <w:p w14:paraId="593C97C4" w14:textId="77777777" w:rsidR="006B304D" w:rsidRDefault="00000000">
            <w:pPr>
              <w:pStyle w:val="Compact"/>
              <w:jc w:val="right"/>
            </w:pPr>
            <w:r>
              <w:t>3.09</w:t>
            </w:r>
          </w:p>
        </w:tc>
      </w:tr>
      <w:tr w:rsidR="006B304D" w14:paraId="0612E1F4" w14:textId="77777777">
        <w:tc>
          <w:tcPr>
            <w:tcW w:w="565" w:type="dxa"/>
          </w:tcPr>
          <w:p w14:paraId="36E80DA1" w14:textId="77777777" w:rsidR="006B304D" w:rsidRDefault="00000000">
            <w:pPr>
              <w:pStyle w:val="Compact"/>
            </w:pPr>
            <w:r>
              <w:t>Sunity Devee</w:t>
            </w:r>
          </w:p>
        </w:tc>
        <w:tc>
          <w:tcPr>
            <w:tcW w:w="565" w:type="dxa"/>
          </w:tcPr>
          <w:p w14:paraId="7F5FA995" w14:textId="77777777" w:rsidR="006B304D" w:rsidRDefault="00000000">
            <w:pPr>
              <w:pStyle w:val="Compact"/>
            </w:pPr>
            <w:r>
              <w:t>C5</w:t>
            </w:r>
          </w:p>
        </w:tc>
        <w:tc>
          <w:tcPr>
            <w:tcW w:w="754" w:type="dxa"/>
          </w:tcPr>
          <w:p w14:paraId="13F9C001" w14:textId="77777777" w:rsidR="006B304D" w:rsidRDefault="00000000">
            <w:pPr>
              <w:pStyle w:val="Compact"/>
              <w:jc w:val="right"/>
            </w:pPr>
            <w:r>
              <w:t>1.03</w:t>
            </w:r>
          </w:p>
        </w:tc>
        <w:tc>
          <w:tcPr>
            <w:tcW w:w="754" w:type="dxa"/>
          </w:tcPr>
          <w:p w14:paraId="6F47980A" w14:textId="77777777" w:rsidR="006B304D" w:rsidRDefault="00000000">
            <w:pPr>
              <w:pStyle w:val="Compact"/>
              <w:jc w:val="right"/>
            </w:pPr>
            <w:r>
              <w:t>1.00</w:t>
            </w:r>
          </w:p>
        </w:tc>
        <w:tc>
          <w:tcPr>
            <w:tcW w:w="754" w:type="dxa"/>
          </w:tcPr>
          <w:p w14:paraId="28A0A1E2" w14:textId="77777777" w:rsidR="006B304D" w:rsidRDefault="00000000">
            <w:pPr>
              <w:pStyle w:val="Compact"/>
              <w:jc w:val="right"/>
            </w:pPr>
            <w:r>
              <w:t>1.05</w:t>
            </w:r>
          </w:p>
        </w:tc>
        <w:tc>
          <w:tcPr>
            <w:tcW w:w="754" w:type="dxa"/>
          </w:tcPr>
          <w:p w14:paraId="356F2475" w14:textId="77777777" w:rsidR="006B304D" w:rsidRDefault="00000000">
            <w:pPr>
              <w:pStyle w:val="Compact"/>
              <w:jc w:val="right"/>
            </w:pPr>
            <w:r>
              <w:t>1.05</w:t>
            </w:r>
          </w:p>
        </w:tc>
        <w:tc>
          <w:tcPr>
            <w:tcW w:w="754" w:type="dxa"/>
          </w:tcPr>
          <w:p w14:paraId="03D66FAE" w14:textId="77777777" w:rsidR="006B304D" w:rsidRDefault="00000000">
            <w:pPr>
              <w:pStyle w:val="Compact"/>
              <w:jc w:val="right"/>
            </w:pPr>
            <w:r>
              <w:t>1.00</w:t>
            </w:r>
          </w:p>
        </w:tc>
        <w:tc>
          <w:tcPr>
            <w:tcW w:w="754" w:type="dxa"/>
          </w:tcPr>
          <w:p w14:paraId="54870B26" w14:textId="77777777" w:rsidR="006B304D" w:rsidRDefault="00000000">
            <w:pPr>
              <w:pStyle w:val="Compact"/>
              <w:jc w:val="right"/>
            </w:pPr>
            <w:r>
              <w:t>1.08</w:t>
            </w:r>
          </w:p>
        </w:tc>
        <w:tc>
          <w:tcPr>
            <w:tcW w:w="754" w:type="dxa"/>
          </w:tcPr>
          <w:p w14:paraId="5BC39FB2" w14:textId="77777777" w:rsidR="006B304D" w:rsidRDefault="00000000">
            <w:pPr>
              <w:pStyle w:val="Compact"/>
              <w:jc w:val="right"/>
            </w:pPr>
            <w:r>
              <w:t>n/a</w:t>
            </w:r>
          </w:p>
        </w:tc>
        <w:tc>
          <w:tcPr>
            <w:tcW w:w="754" w:type="dxa"/>
          </w:tcPr>
          <w:p w14:paraId="7AD26945" w14:textId="77777777" w:rsidR="006B304D" w:rsidRDefault="00000000">
            <w:pPr>
              <w:pStyle w:val="Compact"/>
              <w:jc w:val="right"/>
            </w:pPr>
            <w:r>
              <w:t>1.03</w:t>
            </w:r>
          </w:p>
        </w:tc>
        <w:tc>
          <w:tcPr>
            <w:tcW w:w="754" w:type="dxa"/>
          </w:tcPr>
          <w:p w14:paraId="751D74B3" w14:textId="77777777" w:rsidR="006B304D" w:rsidRDefault="00000000">
            <w:pPr>
              <w:pStyle w:val="Compact"/>
              <w:jc w:val="right"/>
            </w:pPr>
            <w:r>
              <w:t>1.03</w:t>
            </w:r>
          </w:p>
        </w:tc>
      </w:tr>
      <w:tr w:rsidR="006B304D" w14:paraId="0D5D700B" w14:textId="77777777">
        <w:tc>
          <w:tcPr>
            <w:tcW w:w="565" w:type="dxa"/>
          </w:tcPr>
          <w:p w14:paraId="1D7308E9" w14:textId="77777777" w:rsidR="006B304D" w:rsidRDefault="006B304D">
            <w:pPr>
              <w:pStyle w:val="Compact"/>
            </w:pPr>
          </w:p>
        </w:tc>
        <w:tc>
          <w:tcPr>
            <w:tcW w:w="565" w:type="dxa"/>
          </w:tcPr>
          <w:p w14:paraId="6129A01E" w14:textId="77777777" w:rsidR="006B304D" w:rsidRDefault="00000000">
            <w:pPr>
              <w:pStyle w:val="Compact"/>
            </w:pPr>
            <w:r>
              <w:t>C2a</w:t>
            </w:r>
          </w:p>
        </w:tc>
        <w:tc>
          <w:tcPr>
            <w:tcW w:w="754" w:type="dxa"/>
          </w:tcPr>
          <w:p w14:paraId="14F0980F" w14:textId="77777777" w:rsidR="006B304D" w:rsidRDefault="00000000">
            <w:pPr>
              <w:pStyle w:val="Compact"/>
              <w:jc w:val="right"/>
            </w:pPr>
            <w:r>
              <w:t>2.41</w:t>
            </w:r>
          </w:p>
        </w:tc>
        <w:tc>
          <w:tcPr>
            <w:tcW w:w="754" w:type="dxa"/>
          </w:tcPr>
          <w:p w14:paraId="6D064645" w14:textId="77777777" w:rsidR="006B304D" w:rsidRDefault="00000000">
            <w:pPr>
              <w:pStyle w:val="Compact"/>
              <w:jc w:val="right"/>
            </w:pPr>
            <w:r>
              <w:t>1.79</w:t>
            </w:r>
          </w:p>
        </w:tc>
        <w:tc>
          <w:tcPr>
            <w:tcW w:w="754" w:type="dxa"/>
          </w:tcPr>
          <w:p w14:paraId="24C2C891" w14:textId="77777777" w:rsidR="006B304D" w:rsidRDefault="00000000">
            <w:pPr>
              <w:pStyle w:val="Compact"/>
              <w:jc w:val="right"/>
            </w:pPr>
            <w:r>
              <w:t>2.56</w:t>
            </w:r>
          </w:p>
        </w:tc>
        <w:tc>
          <w:tcPr>
            <w:tcW w:w="754" w:type="dxa"/>
          </w:tcPr>
          <w:p w14:paraId="5F95341F" w14:textId="77777777" w:rsidR="006B304D" w:rsidRDefault="00000000">
            <w:pPr>
              <w:pStyle w:val="Compact"/>
              <w:jc w:val="right"/>
            </w:pPr>
            <w:r>
              <w:t>2.15</w:t>
            </w:r>
          </w:p>
        </w:tc>
        <w:tc>
          <w:tcPr>
            <w:tcW w:w="754" w:type="dxa"/>
          </w:tcPr>
          <w:p w14:paraId="79FD741B" w14:textId="77777777" w:rsidR="006B304D" w:rsidRDefault="00000000">
            <w:pPr>
              <w:pStyle w:val="Compact"/>
              <w:jc w:val="right"/>
            </w:pPr>
            <w:r>
              <w:t>2.41</w:t>
            </w:r>
          </w:p>
        </w:tc>
        <w:tc>
          <w:tcPr>
            <w:tcW w:w="754" w:type="dxa"/>
          </w:tcPr>
          <w:p w14:paraId="0B5C30C4" w14:textId="77777777" w:rsidR="006B304D" w:rsidRDefault="00000000">
            <w:pPr>
              <w:pStyle w:val="Compact"/>
              <w:jc w:val="right"/>
            </w:pPr>
            <w:r>
              <w:t>3.49</w:t>
            </w:r>
          </w:p>
        </w:tc>
        <w:tc>
          <w:tcPr>
            <w:tcW w:w="754" w:type="dxa"/>
          </w:tcPr>
          <w:p w14:paraId="6AC7738B" w14:textId="77777777" w:rsidR="006B304D" w:rsidRDefault="00000000">
            <w:pPr>
              <w:pStyle w:val="Compact"/>
              <w:jc w:val="right"/>
            </w:pPr>
            <w:r>
              <w:t>n/a</w:t>
            </w:r>
          </w:p>
        </w:tc>
        <w:tc>
          <w:tcPr>
            <w:tcW w:w="754" w:type="dxa"/>
          </w:tcPr>
          <w:p w14:paraId="00A87903" w14:textId="77777777" w:rsidR="006B304D" w:rsidRDefault="00000000">
            <w:pPr>
              <w:pStyle w:val="Compact"/>
              <w:jc w:val="right"/>
            </w:pPr>
            <w:r>
              <w:t>2.27</w:t>
            </w:r>
          </w:p>
        </w:tc>
        <w:tc>
          <w:tcPr>
            <w:tcW w:w="754" w:type="dxa"/>
          </w:tcPr>
          <w:p w14:paraId="5A370F93" w14:textId="77777777" w:rsidR="006B304D" w:rsidRDefault="00000000">
            <w:pPr>
              <w:pStyle w:val="Compact"/>
              <w:jc w:val="right"/>
            </w:pPr>
            <w:r>
              <w:t>2.47</w:t>
            </w:r>
          </w:p>
        </w:tc>
      </w:tr>
      <w:tr w:rsidR="006B304D" w14:paraId="0D2B8CF0" w14:textId="77777777">
        <w:tc>
          <w:tcPr>
            <w:tcW w:w="565" w:type="dxa"/>
          </w:tcPr>
          <w:p w14:paraId="54A01BAE" w14:textId="77777777" w:rsidR="006B304D" w:rsidRDefault="006B304D">
            <w:pPr>
              <w:pStyle w:val="Compact"/>
            </w:pPr>
          </w:p>
        </w:tc>
        <w:tc>
          <w:tcPr>
            <w:tcW w:w="565" w:type="dxa"/>
          </w:tcPr>
          <w:p w14:paraId="1D52B935" w14:textId="77777777" w:rsidR="006B304D" w:rsidRDefault="00000000">
            <w:pPr>
              <w:pStyle w:val="Compact"/>
            </w:pPr>
            <w:r>
              <w:t>C2c</w:t>
            </w:r>
          </w:p>
        </w:tc>
        <w:tc>
          <w:tcPr>
            <w:tcW w:w="754" w:type="dxa"/>
          </w:tcPr>
          <w:p w14:paraId="0997D550" w14:textId="77777777" w:rsidR="006B304D" w:rsidRDefault="00000000">
            <w:pPr>
              <w:pStyle w:val="Compact"/>
              <w:jc w:val="right"/>
            </w:pPr>
            <w:r>
              <w:t>1.28</w:t>
            </w:r>
          </w:p>
        </w:tc>
        <w:tc>
          <w:tcPr>
            <w:tcW w:w="754" w:type="dxa"/>
          </w:tcPr>
          <w:p w14:paraId="20DF143D" w14:textId="77777777" w:rsidR="006B304D" w:rsidRDefault="00000000">
            <w:pPr>
              <w:pStyle w:val="Compact"/>
              <w:jc w:val="right"/>
            </w:pPr>
            <w:r>
              <w:t>1.13</w:t>
            </w:r>
          </w:p>
        </w:tc>
        <w:tc>
          <w:tcPr>
            <w:tcW w:w="754" w:type="dxa"/>
          </w:tcPr>
          <w:p w14:paraId="29182827" w14:textId="77777777" w:rsidR="006B304D" w:rsidRDefault="00000000">
            <w:pPr>
              <w:pStyle w:val="Compact"/>
              <w:jc w:val="right"/>
            </w:pPr>
            <w:r>
              <w:t>1.38</w:t>
            </w:r>
          </w:p>
        </w:tc>
        <w:tc>
          <w:tcPr>
            <w:tcW w:w="754" w:type="dxa"/>
          </w:tcPr>
          <w:p w14:paraId="1EC9184B" w14:textId="77777777" w:rsidR="006B304D" w:rsidRDefault="00000000">
            <w:pPr>
              <w:pStyle w:val="Compact"/>
              <w:jc w:val="right"/>
            </w:pPr>
            <w:r>
              <w:t>1.38</w:t>
            </w:r>
          </w:p>
        </w:tc>
        <w:tc>
          <w:tcPr>
            <w:tcW w:w="754" w:type="dxa"/>
          </w:tcPr>
          <w:p w14:paraId="23B5AA99" w14:textId="77777777" w:rsidR="006B304D" w:rsidRDefault="00000000">
            <w:pPr>
              <w:pStyle w:val="Compact"/>
              <w:jc w:val="right"/>
            </w:pPr>
            <w:r>
              <w:t>1.28</w:t>
            </w:r>
          </w:p>
        </w:tc>
        <w:tc>
          <w:tcPr>
            <w:tcW w:w="754" w:type="dxa"/>
          </w:tcPr>
          <w:p w14:paraId="0B5E6FA6" w14:textId="77777777" w:rsidR="006B304D" w:rsidRDefault="00000000">
            <w:pPr>
              <w:pStyle w:val="Compact"/>
              <w:jc w:val="right"/>
            </w:pPr>
            <w:r>
              <w:t>1.72</w:t>
            </w:r>
          </w:p>
        </w:tc>
        <w:tc>
          <w:tcPr>
            <w:tcW w:w="754" w:type="dxa"/>
          </w:tcPr>
          <w:p w14:paraId="40EDF265" w14:textId="77777777" w:rsidR="006B304D" w:rsidRDefault="00000000">
            <w:pPr>
              <w:pStyle w:val="Compact"/>
              <w:jc w:val="right"/>
            </w:pPr>
            <w:r>
              <w:t>n/a</w:t>
            </w:r>
          </w:p>
        </w:tc>
        <w:tc>
          <w:tcPr>
            <w:tcW w:w="754" w:type="dxa"/>
          </w:tcPr>
          <w:p w14:paraId="0378E449" w14:textId="77777777" w:rsidR="006B304D" w:rsidRDefault="00000000">
            <w:pPr>
              <w:pStyle w:val="Compact"/>
              <w:jc w:val="right"/>
            </w:pPr>
            <w:r>
              <w:t>1.29</w:t>
            </w:r>
          </w:p>
        </w:tc>
        <w:tc>
          <w:tcPr>
            <w:tcW w:w="754" w:type="dxa"/>
          </w:tcPr>
          <w:p w14:paraId="4FDA84F5" w14:textId="77777777" w:rsidR="006B304D" w:rsidRDefault="00000000">
            <w:pPr>
              <w:pStyle w:val="Compact"/>
              <w:jc w:val="right"/>
            </w:pPr>
            <w:r>
              <w:t>1.36</w:t>
            </w:r>
          </w:p>
        </w:tc>
      </w:tr>
      <w:tr w:rsidR="006B304D" w14:paraId="69DA490D" w14:textId="77777777">
        <w:tc>
          <w:tcPr>
            <w:tcW w:w="565" w:type="dxa"/>
          </w:tcPr>
          <w:p w14:paraId="5ACA962C" w14:textId="77777777" w:rsidR="006B304D" w:rsidRDefault="006B304D">
            <w:pPr>
              <w:pStyle w:val="Compact"/>
            </w:pPr>
          </w:p>
        </w:tc>
        <w:tc>
          <w:tcPr>
            <w:tcW w:w="565" w:type="dxa"/>
          </w:tcPr>
          <w:p w14:paraId="28EFFEA9" w14:textId="77777777" w:rsidR="006B304D" w:rsidRDefault="00000000">
            <w:pPr>
              <w:pStyle w:val="Compact"/>
            </w:pPr>
            <w:r>
              <w:t>C4</w:t>
            </w:r>
          </w:p>
        </w:tc>
        <w:tc>
          <w:tcPr>
            <w:tcW w:w="754" w:type="dxa"/>
          </w:tcPr>
          <w:p w14:paraId="1A0969B8" w14:textId="77777777" w:rsidR="006B304D" w:rsidRDefault="00000000">
            <w:pPr>
              <w:pStyle w:val="Compact"/>
              <w:jc w:val="right"/>
            </w:pPr>
            <w:r>
              <w:t>2.59</w:t>
            </w:r>
          </w:p>
        </w:tc>
        <w:tc>
          <w:tcPr>
            <w:tcW w:w="754" w:type="dxa"/>
          </w:tcPr>
          <w:p w14:paraId="762986E4" w14:textId="77777777" w:rsidR="006B304D" w:rsidRDefault="00000000">
            <w:pPr>
              <w:pStyle w:val="Compact"/>
              <w:jc w:val="right"/>
            </w:pPr>
            <w:r>
              <w:t>2.15</w:t>
            </w:r>
          </w:p>
        </w:tc>
        <w:tc>
          <w:tcPr>
            <w:tcW w:w="754" w:type="dxa"/>
          </w:tcPr>
          <w:p w14:paraId="3228CADF" w14:textId="77777777" w:rsidR="006B304D" w:rsidRDefault="00000000">
            <w:pPr>
              <w:pStyle w:val="Compact"/>
              <w:jc w:val="right"/>
            </w:pPr>
            <w:r>
              <w:t>2.74</w:t>
            </w:r>
          </w:p>
        </w:tc>
        <w:tc>
          <w:tcPr>
            <w:tcW w:w="754" w:type="dxa"/>
          </w:tcPr>
          <w:p w14:paraId="61FB922B" w14:textId="77777777" w:rsidR="006B304D" w:rsidRDefault="00000000">
            <w:pPr>
              <w:pStyle w:val="Compact"/>
              <w:jc w:val="right"/>
            </w:pPr>
            <w:r>
              <w:t>2.44</w:t>
            </w:r>
          </w:p>
        </w:tc>
        <w:tc>
          <w:tcPr>
            <w:tcW w:w="754" w:type="dxa"/>
          </w:tcPr>
          <w:p w14:paraId="0B236E91" w14:textId="77777777" w:rsidR="006B304D" w:rsidRDefault="00000000">
            <w:pPr>
              <w:pStyle w:val="Compact"/>
              <w:jc w:val="right"/>
            </w:pPr>
            <w:r>
              <w:t>2.38</w:t>
            </w:r>
          </w:p>
        </w:tc>
        <w:tc>
          <w:tcPr>
            <w:tcW w:w="754" w:type="dxa"/>
          </w:tcPr>
          <w:p w14:paraId="69555636" w14:textId="77777777" w:rsidR="006B304D" w:rsidRDefault="00000000">
            <w:pPr>
              <w:pStyle w:val="Compact"/>
              <w:jc w:val="right"/>
            </w:pPr>
            <w:r>
              <w:t>3.54</w:t>
            </w:r>
          </w:p>
        </w:tc>
        <w:tc>
          <w:tcPr>
            <w:tcW w:w="754" w:type="dxa"/>
          </w:tcPr>
          <w:p w14:paraId="09D955E6" w14:textId="77777777" w:rsidR="006B304D" w:rsidRDefault="00000000">
            <w:pPr>
              <w:pStyle w:val="Compact"/>
              <w:jc w:val="right"/>
            </w:pPr>
            <w:r>
              <w:t>n/a</w:t>
            </w:r>
          </w:p>
        </w:tc>
        <w:tc>
          <w:tcPr>
            <w:tcW w:w="754" w:type="dxa"/>
          </w:tcPr>
          <w:p w14:paraId="71C10AD4" w14:textId="77777777" w:rsidR="006B304D" w:rsidRDefault="00000000">
            <w:pPr>
              <w:pStyle w:val="Compact"/>
              <w:jc w:val="right"/>
            </w:pPr>
            <w:r>
              <w:t>2.46</w:t>
            </w:r>
          </w:p>
        </w:tc>
        <w:tc>
          <w:tcPr>
            <w:tcW w:w="754" w:type="dxa"/>
          </w:tcPr>
          <w:p w14:paraId="15C962A6" w14:textId="77777777" w:rsidR="006B304D" w:rsidRDefault="00000000">
            <w:pPr>
              <w:pStyle w:val="Compact"/>
              <w:jc w:val="right"/>
            </w:pPr>
            <w:r>
              <w:t>2.64</w:t>
            </w:r>
          </w:p>
        </w:tc>
      </w:tr>
      <w:tr w:rsidR="006B304D" w14:paraId="5DE6C30D" w14:textId="77777777">
        <w:tc>
          <w:tcPr>
            <w:tcW w:w="565" w:type="dxa"/>
          </w:tcPr>
          <w:p w14:paraId="76317440" w14:textId="77777777" w:rsidR="006B304D" w:rsidRDefault="006B304D">
            <w:pPr>
              <w:pStyle w:val="Compact"/>
            </w:pPr>
          </w:p>
        </w:tc>
        <w:tc>
          <w:tcPr>
            <w:tcW w:w="565" w:type="dxa"/>
          </w:tcPr>
          <w:p w14:paraId="6245B71B" w14:textId="77777777" w:rsidR="006B304D" w:rsidRDefault="00000000">
            <w:pPr>
              <w:pStyle w:val="Compact"/>
            </w:pPr>
            <w:r>
              <w:t>C4a</w:t>
            </w:r>
          </w:p>
        </w:tc>
        <w:tc>
          <w:tcPr>
            <w:tcW w:w="754" w:type="dxa"/>
          </w:tcPr>
          <w:p w14:paraId="278E6A64" w14:textId="77777777" w:rsidR="006B304D" w:rsidRDefault="00000000">
            <w:pPr>
              <w:pStyle w:val="Compact"/>
              <w:jc w:val="right"/>
            </w:pPr>
            <w:r>
              <w:t>2.46</w:t>
            </w:r>
          </w:p>
        </w:tc>
        <w:tc>
          <w:tcPr>
            <w:tcW w:w="754" w:type="dxa"/>
          </w:tcPr>
          <w:p w14:paraId="1D94412B" w14:textId="77777777" w:rsidR="006B304D" w:rsidRDefault="00000000">
            <w:pPr>
              <w:pStyle w:val="Compact"/>
              <w:jc w:val="right"/>
            </w:pPr>
            <w:r>
              <w:t>2.13</w:t>
            </w:r>
          </w:p>
        </w:tc>
        <w:tc>
          <w:tcPr>
            <w:tcW w:w="754" w:type="dxa"/>
          </w:tcPr>
          <w:p w14:paraId="5B94C2FF" w14:textId="77777777" w:rsidR="006B304D" w:rsidRDefault="00000000">
            <w:pPr>
              <w:pStyle w:val="Compact"/>
              <w:jc w:val="right"/>
            </w:pPr>
            <w:r>
              <w:t>2.59</w:t>
            </w:r>
          </w:p>
        </w:tc>
        <w:tc>
          <w:tcPr>
            <w:tcW w:w="754" w:type="dxa"/>
          </w:tcPr>
          <w:p w14:paraId="75098933" w14:textId="77777777" w:rsidR="006B304D" w:rsidRDefault="00000000">
            <w:pPr>
              <w:pStyle w:val="Compact"/>
              <w:jc w:val="right"/>
            </w:pPr>
            <w:r>
              <w:t>2.49</w:t>
            </w:r>
          </w:p>
        </w:tc>
        <w:tc>
          <w:tcPr>
            <w:tcW w:w="754" w:type="dxa"/>
          </w:tcPr>
          <w:p w14:paraId="09E15E32" w14:textId="77777777" w:rsidR="006B304D" w:rsidRDefault="00000000">
            <w:pPr>
              <w:pStyle w:val="Compact"/>
              <w:jc w:val="right"/>
            </w:pPr>
            <w:r>
              <w:t>2.38</w:t>
            </w:r>
          </w:p>
        </w:tc>
        <w:tc>
          <w:tcPr>
            <w:tcW w:w="754" w:type="dxa"/>
          </w:tcPr>
          <w:p w14:paraId="25E75099" w14:textId="77777777" w:rsidR="006B304D" w:rsidRDefault="00000000">
            <w:pPr>
              <w:pStyle w:val="Compact"/>
              <w:jc w:val="right"/>
            </w:pPr>
            <w:r>
              <w:t>3.58</w:t>
            </w:r>
          </w:p>
        </w:tc>
        <w:tc>
          <w:tcPr>
            <w:tcW w:w="754" w:type="dxa"/>
          </w:tcPr>
          <w:p w14:paraId="360BCC68" w14:textId="77777777" w:rsidR="006B304D" w:rsidRDefault="00000000">
            <w:pPr>
              <w:pStyle w:val="Compact"/>
              <w:jc w:val="right"/>
            </w:pPr>
            <w:r>
              <w:t>n/a</w:t>
            </w:r>
          </w:p>
        </w:tc>
        <w:tc>
          <w:tcPr>
            <w:tcW w:w="754" w:type="dxa"/>
          </w:tcPr>
          <w:p w14:paraId="7DAD8EEA" w14:textId="77777777" w:rsidR="006B304D" w:rsidRDefault="00000000">
            <w:pPr>
              <w:pStyle w:val="Compact"/>
              <w:jc w:val="right"/>
            </w:pPr>
            <w:r>
              <w:t>2.41</w:t>
            </w:r>
          </w:p>
        </w:tc>
        <w:tc>
          <w:tcPr>
            <w:tcW w:w="754" w:type="dxa"/>
          </w:tcPr>
          <w:p w14:paraId="06509EBF" w14:textId="77777777" w:rsidR="006B304D" w:rsidRDefault="00000000">
            <w:pPr>
              <w:pStyle w:val="Compact"/>
              <w:jc w:val="right"/>
            </w:pPr>
            <w:r>
              <w:t>2.61</w:t>
            </w:r>
          </w:p>
        </w:tc>
      </w:tr>
      <w:tr w:rsidR="006B304D" w14:paraId="427F6E46" w14:textId="77777777">
        <w:tc>
          <w:tcPr>
            <w:tcW w:w="565" w:type="dxa"/>
          </w:tcPr>
          <w:p w14:paraId="78D5B65E" w14:textId="77777777" w:rsidR="006B304D" w:rsidRDefault="00000000">
            <w:pPr>
              <w:pStyle w:val="Compact"/>
            </w:pPr>
            <w:r>
              <w:t>Ebers</w:t>
            </w:r>
          </w:p>
        </w:tc>
        <w:tc>
          <w:tcPr>
            <w:tcW w:w="565" w:type="dxa"/>
          </w:tcPr>
          <w:p w14:paraId="39C21C86" w14:textId="77777777" w:rsidR="006B304D" w:rsidRDefault="00000000">
            <w:pPr>
              <w:pStyle w:val="Compact"/>
            </w:pPr>
            <w:r>
              <w:t>C5</w:t>
            </w:r>
          </w:p>
        </w:tc>
        <w:tc>
          <w:tcPr>
            <w:tcW w:w="754" w:type="dxa"/>
          </w:tcPr>
          <w:p w14:paraId="66CD1B91" w14:textId="77777777" w:rsidR="006B304D" w:rsidRDefault="00000000">
            <w:pPr>
              <w:pStyle w:val="Compact"/>
              <w:jc w:val="right"/>
            </w:pPr>
            <w:r>
              <w:t>1.00</w:t>
            </w:r>
          </w:p>
        </w:tc>
        <w:tc>
          <w:tcPr>
            <w:tcW w:w="754" w:type="dxa"/>
          </w:tcPr>
          <w:p w14:paraId="65A7702D" w14:textId="77777777" w:rsidR="006B304D" w:rsidRDefault="00000000">
            <w:pPr>
              <w:pStyle w:val="Compact"/>
              <w:jc w:val="right"/>
            </w:pPr>
            <w:r>
              <w:t>1.00</w:t>
            </w:r>
          </w:p>
        </w:tc>
        <w:tc>
          <w:tcPr>
            <w:tcW w:w="754" w:type="dxa"/>
          </w:tcPr>
          <w:p w14:paraId="63875AC4" w14:textId="77777777" w:rsidR="006B304D" w:rsidRDefault="00000000">
            <w:pPr>
              <w:pStyle w:val="Compact"/>
              <w:jc w:val="right"/>
            </w:pPr>
            <w:r>
              <w:t>1.05</w:t>
            </w:r>
          </w:p>
        </w:tc>
        <w:tc>
          <w:tcPr>
            <w:tcW w:w="754" w:type="dxa"/>
          </w:tcPr>
          <w:p w14:paraId="5AB20B09" w14:textId="77777777" w:rsidR="006B304D" w:rsidRDefault="00000000">
            <w:pPr>
              <w:pStyle w:val="Compact"/>
              <w:jc w:val="right"/>
            </w:pPr>
            <w:r>
              <w:t>1.05</w:t>
            </w:r>
          </w:p>
        </w:tc>
        <w:tc>
          <w:tcPr>
            <w:tcW w:w="754" w:type="dxa"/>
          </w:tcPr>
          <w:p w14:paraId="7B5E3F71" w14:textId="77777777" w:rsidR="006B304D" w:rsidRDefault="00000000">
            <w:pPr>
              <w:pStyle w:val="Compact"/>
              <w:jc w:val="right"/>
            </w:pPr>
            <w:r>
              <w:t>1.00</w:t>
            </w:r>
          </w:p>
        </w:tc>
        <w:tc>
          <w:tcPr>
            <w:tcW w:w="754" w:type="dxa"/>
          </w:tcPr>
          <w:p w14:paraId="69B4D6D2" w14:textId="77777777" w:rsidR="006B304D" w:rsidRDefault="00000000">
            <w:pPr>
              <w:pStyle w:val="Compact"/>
              <w:jc w:val="right"/>
            </w:pPr>
            <w:r>
              <w:t>1.13</w:t>
            </w:r>
          </w:p>
        </w:tc>
        <w:tc>
          <w:tcPr>
            <w:tcW w:w="754" w:type="dxa"/>
          </w:tcPr>
          <w:p w14:paraId="59A23165" w14:textId="77777777" w:rsidR="006B304D" w:rsidRDefault="00000000">
            <w:pPr>
              <w:pStyle w:val="Compact"/>
              <w:jc w:val="right"/>
            </w:pPr>
            <w:r>
              <w:t>n/a</w:t>
            </w:r>
          </w:p>
        </w:tc>
        <w:tc>
          <w:tcPr>
            <w:tcW w:w="754" w:type="dxa"/>
          </w:tcPr>
          <w:p w14:paraId="3E4DDA3D" w14:textId="77777777" w:rsidR="006B304D" w:rsidRDefault="00000000">
            <w:pPr>
              <w:pStyle w:val="Compact"/>
              <w:jc w:val="right"/>
            </w:pPr>
            <w:r>
              <w:t>1.02</w:t>
            </w:r>
          </w:p>
        </w:tc>
        <w:tc>
          <w:tcPr>
            <w:tcW w:w="754" w:type="dxa"/>
          </w:tcPr>
          <w:p w14:paraId="4BBA3B3D" w14:textId="77777777" w:rsidR="006B304D" w:rsidRDefault="00000000">
            <w:pPr>
              <w:pStyle w:val="Compact"/>
              <w:jc w:val="right"/>
            </w:pPr>
            <w:r>
              <w:t>1.04</w:t>
            </w:r>
          </w:p>
        </w:tc>
      </w:tr>
      <w:tr w:rsidR="006B304D" w14:paraId="378DA006" w14:textId="77777777">
        <w:tc>
          <w:tcPr>
            <w:tcW w:w="565" w:type="dxa"/>
          </w:tcPr>
          <w:p w14:paraId="2DB6487A" w14:textId="77777777" w:rsidR="006B304D" w:rsidRDefault="006B304D">
            <w:pPr>
              <w:pStyle w:val="Compact"/>
            </w:pPr>
          </w:p>
        </w:tc>
        <w:tc>
          <w:tcPr>
            <w:tcW w:w="565" w:type="dxa"/>
          </w:tcPr>
          <w:p w14:paraId="45072A04" w14:textId="77777777" w:rsidR="006B304D" w:rsidRDefault="00000000">
            <w:pPr>
              <w:pStyle w:val="Compact"/>
            </w:pPr>
            <w:r>
              <w:t>C2a</w:t>
            </w:r>
          </w:p>
        </w:tc>
        <w:tc>
          <w:tcPr>
            <w:tcW w:w="754" w:type="dxa"/>
          </w:tcPr>
          <w:p w14:paraId="3EE3B00C" w14:textId="77777777" w:rsidR="006B304D" w:rsidRDefault="00000000">
            <w:pPr>
              <w:pStyle w:val="Compact"/>
              <w:jc w:val="right"/>
            </w:pPr>
            <w:r>
              <w:t>1.49</w:t>
            </w:r>
          </w:p>
        </w:tc>
        <w:tc>
          <w:tcPr>
            <w:tcW w:w="754" w:type="dxa"/>
          </w:tcPr>
          <w:p w14:paraId="3FE598F9" w14:textId="77777777" w:rsidR="006B304D" w:rsidRDefault="00000000">
            <w:pPr>
              <w:pStyle w:val="Compact"/>
              <w:jc w:val="right"/>
            </w:pPr>
            <w:r>
              <w:t>1.31</w:t>
            </w:r>
          </w:p>
        </w:tc>
        <w:tc>
          <w:tcPr>
            <w:tcW w:w="754" w:type="dxa"/>
          </w:tcPr>
          <w:p w14:paraId="662A4F6A" w14:textId="77777777" w:rsidR="006B304D" w:rsidRDefault="00000000">
            <w:pPr>
              <w:pStyle w:val="Compact"/>
              <w:jc w:val="right"/>
            </w:pPr>
            <w:r>
              <w:t>1.82</w:t>
            </w:r>
          </w:p>
        </w:tc>
        <w:tc>
          <w:tcPr>
            <w:tcW w:w="754" w:type="dxa"/>
          </w:tcPr>
          <w:p w14:paraId="00356FE0" w14:textId="77777777" w:rsidR="006B304D" w:rsidRDefault="00000000">
            <w:pPr>
              <w:pStyle w:val="Compact"/>
              <w:jc w:val="right"/>
            </w:pPr>
            <w:r>
              <w:t>1.56</w:t>
            </w:r>
          </w:p>
        </w:tc>
        <w:tc>
          <w:tcPr>
            <w:tcW w:w="754" w:type="dxa"/>
          </w:tcPr>
          <w:p w14:paraId="1D119A1A" w14:textId="77777777" w:rsidR="006B304D" w:rsidRDefault="00000000">
            <w:pPr>
              <w:pStyle w:val="Compact"/>
              <w:jc w:val="right"/>
            </w:pPr>
            <w:r>
              <w:t>1.51</w:t>
            </w:r>
          </w:p>
        </w:tc>
        <w:tc>
          <w:tcPr>
            <w:tcW w:w="754" w:type="dxa"/>
          </w:tcPr>
          <w:p w14:paraId="475193FD" w14:textId="77777777" w:rsidR="006B304D" w:rsidRDefault="00000000">
            <w:pPr>
              <w:pStyle w:val="Compact"/>
              <w:jc w:val="right"/>
            </w:pPr>
            <w:r>
              <w:t>3.08</w:t>
            </w:r>
          </w:p>
        </w:tc>
        <w:tc>
          <w:tcPr>
            <w:tcW w:w="754" w:type="dxa"/>
          </w:tcPr>
          <w:p w14:paraId="1FA73025" w14:textId="77777777" w:rsidR="006B304D" w:rsidRDefault="00000000">
            <w:pPr>
              <w:pStyle w:val="Compact"/>
              <w:jc w:val="right"/>
            </w:pPr>
            <w:r>
              <w:t>n/a</w:t>
            </w:r>
          </w:p>
        </w:tc>
        <w:tc>
          <w:tcPr>
            <w:tcW w:w="754" w:type="dxa"/>
          </w:tcPr>
          <w:p w14:paraId="6BEED01C" w14:textId="77777777" w:rsidR="006B304D" w:rsidRDefault="00000000">
            <w:pPr>
              <w:pStyle w:val="Compact"/>
              <w:jc w:val="right"/>
            </w:pPr>
            <w:r>
              <w:t>1.54</w:t>
            </w:r>
          </w:p>
        </w:tc>
        <w:tc>
          <w:tcPr>
            <w:tcW w:w="754" w:type="dxa"/>
          </w:tcPr>
          <w:p w14:paraId="43B2A5C0" w14:textId="77777777" w:rsidR="006B304D" w:rsidRDefault="00000000">
            <w:pPr>
              <w:pStyle w:val="Compact"/>
              <w:jc w:val="right"/>
            </w:pPr>
            <w:r>
              <w:t>1.79</w:t>
            </w:r>
          </w:p>
        </w:tc>
      </w:tr>
      <w:tr w:rsidR="006B304D" w14:paraId="482BF433" w14:textId="77777777">
        <w:tc>
          <w:tcPr>
            <w:tcW w:w="565" w:type="dxa"/>
          </w:tcPr>
          <w:p w14:paraId="4F40E7E3" w14:textId="77777777" w:rsidR="006B304D" w:rsidRDefault="006B304D">
            <w:pPr>
              <w:pStyle w:val="Compact"/>
            </w:pPr>
          </w:p>
        </w:tc>
        <w:tc>
          <w:tcPr>
            <w:tcW w:w="565" w:type="dxa"/>
          </w:tcPr>
          <w:p w14:paraId="080CC3EA" w14:textId="77777777" w:rsidR="006B304D" w:rsidRDefault="00000000">
            <w:pPr>
              <w:pStyle w:val="Compact"/>
            </w:pPr>
            <w:r>
              <w:t>C2c</w:t>
            </w:r>
          </w:p>
        </w:tc>
        <w:tc>
          <w:tcPr>
            <w:tcW w:w="754" w:type="dxa"/>
          </w:tcPr>
          <w:p w14:paraId="6CC49051" w14:textId="77777777" w:rsidR="006B304D" w:rsidRDefault="00000000">
            <w:pPr>
              <w:pStyle w:val="Compact"/>
              <w:jc w:val="right"/>
            </w:pPr>
            <w:r>
              <w:t>1.41</w:t>
            </w:r>
          </w:p>
        </w:tc>
        <w:tc>
          <w:tcPr>
            <w:tcW w:w="754" w:type="dxa"/>
          </w:tcPr>
          <w:p w14:paraId="4BE168FD" w14:textId="77777777" w:rsidR="006B304D" w:rsidRDefault="00000000">
            <w:pPr>
              <w:pStyle w:val="Compact"/>
              <w:jc w:val="right"/>
            </w:pPr>
            <w:r>
              <w:t>1.10</w:t>
            </w:r>
          </w:p>
        </w:tc>
        <w:tc>
          <w:tcPr>
            <w:tcW w:w="754" w:type="dxa"/>
          </w:tcPr>
          <w:p w14:paraId="21858B9A" w14:textId="77777777" w:rsidR="006B304D" w:rsidRDefault="00000000">
            <w:pPr>
              <w:pStyle w:val="Compact"/>
              <w:jc w:val="right"/>
            </w:pPr>
            <w:r>
              <w:t>1.38</w:t>
            </w:r>
          </w:p>
        </w:tc>
        <w:tc>
          <w:tcPr>
            <w:tcW w:w="754" w:type="dxa"/>
          </w:tcPr>
          <w:p w14:paraId="1B4956AF" w14:textId="77777777" w:rsidR="006B304D" w:rsidRDefault="00000000">
            <w:pPr>
              <w:pStyle w:val="Compact"/>
              <w:jc w:val="right"/>
            </w:pPr>
            <w:r>
              <w:t>1.44</w:t>
            </w:r>
          </w:p>
        </w:tc>
        <w:tc>
          <w:tcPr>
            <w:tcW w:w="754" w:type="dxa"/>
          </w:tcPr>
          <w:p w14:paraId="678F32D7" w14:textId="77777777" w:rsidR="006B304D" w:rsidRDefault="00000000">
            <w:pPr>
              <w:pStyle w:val="Compact"/>
              <w:jc w:val="right"/>
            </w:pPr>
            <w:r>
              <w:t>1.26</w:t>
            </w:r>
          </w:p>
        </w:tc>
        <w:tc>
          <w:tcPr>
            <w:tcW w:w="754" w:type="dxa"/>
          </w:tcPr>
          <w:p w14:paraId="7B9E55F1" w14:textId="77777777" w:rsidR="006B304D" w:rsidRDefault="00000000">
            <w:pPr>
              <w:pStyle w:val="Compact"/>
              <w:jc w:val="right"/>
            </w:pPr>
            <w:r>
              <w:t>2.44</w:t>
            </w:r>
          </w:p>
        </w:tc>
        <w:tc>
          <w:tcPr>
            <w:tcW w:w="754" w:type="dxa"/>
          </w:tcPr>
          <w:p w14:paraId="0453F7B7" w14:textId="77777777" w:rsidR="006B304D" w:rsidRDefault="00000000">
            <w:pPr>
              <w:pStyle w:val="Compact"/>
              <w:jc w:val="right"/>
            </w:pPr>
            <w:r>
              <w:t>n/a</w:t>
            </w:r>
          </w:p>
        </w:tc>
        <w:tc>
          <w:tcPr>
            <w:tcW w:w="754" w:type="dxa"/>
          </w:tcPr>
          <w:p w14:paraId="2452D005" w14:textId="77777777" w:rsidR="006B304D" w:rsidRDefault="00000000">
            <w:pPr>
              <w:pStyle w:val="Compact"/>
              <w:jc w:val="right"/>
            </w:pPr>
            <w:r>
              <w:t>1.32</w:t>
            </w:r>
          </w:p>
        </w:tc>
        <w:tc>
          <w:tcPr>
            <w:tcW w:w="754" w:type="dxa"/>
          </w:tcPr>
          <w:p w14:paraId="18030D8F" w14:textId="77777777" w:rsidR="006B304D" w:rsidRDefault="00000000">
            <w:pPr>
              <w:pStyle w:val="Compact"/>
              <w:jc w:val="right"/>
            </w:pPr>
            <w:r>
              <w:t>1.50</w:t>
            </w:r>
          </w:p>
        </w:tc>
      </w:tr>
      <w:tr w:rsidR="006B304D" w14:paraId="7864CC09" w14:textId="77777777">
        <w:tc>
          <w:tcPr>
            <w:tcW w:w="565" w:type="dxa"/>
          </w:tcPr>
          <w:p w14:paraId="59442CC8" w14:textId="77777777" w:rsidR="006B304D" w:rsidRDefault="006B304D">
            <w:pPr>
              <w:pStyle w:val="Compact"/>
            </w:pPr>
          </w:p>
        </w:tc>
        <w:tc>
          <w:tcPr>
            <w:tcW w:w="565" w:type="dxa"/>
          </w:tcPr>
          <w:p w14:paraId="2776CFD9" w14:textId="77777777" w:rsidR="006B304D" w:rsidRDefault="00000000">
            <w:pPr>
              <w:pStyle w:val="Compact"/>
            </w:pPr>
            <w:r>
              <w:t>C4</w:t>
            </w:r>
          </w:p>
        </w:tc>
        <w:tc>
          <w:tcPr>
            <w:tcW w:w="754" w:type="dxa"/>
          </w:tcPr>
          <w:p w14:paraId="14106D7C" w14:textId="77777777" w:rsidR="006B304D" w:rsidRDefault="00000000">
            <w:pPr>
              <w:pStyle w:val="Compact"/>
              <w:jc w:val="right"/>
            </w:pPr>
            <w:r>
              <w:t>2.21</w:t>
            </w:r>
          </w:p>
        </w:tc>
        <w:tc>
          <w:tcPr>
            <w:tcW w:w="754" w:type="dxa"/>
          </w:tcPr>
          <w:p w14:paraId="5544E39F" w14:textId="77777777" w:rsidR="006B304D" w:rsidRDefault="00000000">
            <w:pPr>
              <w:pStyle w:val="Compact"/>
              <w:jc w:val="right"/>
            </w:pPr>
            <w:r>
              <w:t>1.59</w:t>
            </w:r>
          </w:p>
        </w:tc>
        <w:tc>
          <w:tcPr>
            <w:tcW w:w="754" w:type="dxa"/>
          </w:tcPr>
          <w:p w14:paraId="4EDD1FBB" w14:textId="77777777" w:rsidR="006B304D" w:rsidRDefault="00000000">
            <w:pPr>
              <w:pStyle w:val="Compact"/>
              <w:jc w:val="right"/>
            </w:pPr>
            <w:r>
              <w:t>2.26</w:t>
            </w:r>
          </w:p>
        </w:tc>
        <w:tc>
          <w:tcPr>
            <w:tcW w:w="754" w:type="dxa"/>
          </w:tcPr>
          <w:p w14:paraId="14172207" w14:textId="77777777" w:rsidR="006B304D" w:rsidRDefault="00000000">
            <w:pPr>
              <w:pStyle w:val="Compact"/>
              <w:jc w:val="right"/>
            </w:pPr>
            <w:r>
              <w:t>2.03</w:t>
            </w:r>
          </w:p>
        </w:tc>
        <w:tc>
          <w:tcPr>
            <w:tcW w:w="754" w:type="dxa"/>
          </w:tcPr>
          <w:p w14:paraId="568118E5" w14:textId="77777777" w:rsidR="006B304D" w:rsidRDefault="00000000">
            <w:pPr>
              <w:pStyle w:val="Compact"/>
              <w:jc w:val="right"/>
            </w:pPr>
            <w:r>
              <w:t>2.03</w:t>
            </w:r>
          </w:p>
        </w:tc>
        <w:tc>
          <w:tcPr>
            <w:tcW w:w="754" w:type="dxa"/>
          </w:tcPr>
          <w:p w14:paraId="31A4E56E" w14:textId="77777777" w:rsidR="006B304D" w:rsidRDefault="00000000">
            <w:pPr>
              <w:pStyle w:val="Compact"/>
              <w:jc w:val="right"/>
            </w:pPr>
            <w:r>
              <w:t>3.15</w:t>
            </w:r>
          </w:p>
        </w:tc>
        <w:tc>
          <w:tcPr>
            <w:tcW w:w="754" w:type="dxa"/>
          </w:tcPr>
          <w:p w14:paraId="1E027771" w14:textId="77777777" w:rsidR="006B304D" w:rsidRDefault="00000000">
            <w:pPr>
              <w:pStyle w:val="Compact"/>
              <w:jc w:val="right"/>
            </w:pPr>
            <w:r>
              <w:t>n/a</w:t>
            </w:r>
          </w:p>
        </w:tc>
        <w:tc>
          <w:tcPr>
            <w:tcW w:w="754" w:type="dxa"/>
          </w:tcPr>
          <w:p w14:paraId="5FACF2A8" w14:textId="77777777" w:rsidR="006B304D" w:rsidRDefault="00000000">
            <w:pPr>
              <w:pStyle w:val="Compact"/>
              <w:jc w:val="right"/>
            </w:pPr>
            <w:r>
              <w:t>2.02</w:t>
            </w:r>
          </w:p>
        </w:tc>
        <w:tc>
          <w:tcPr>
            <w:tcW w:w="754" w:type="dxa"/>
          </w:tcPr>
          <w:p w14:paraId="08E5F140" w14:textId="77777777" w:rsidR="006B304D" w:rsidRDefault="00000000">
            <w:pPr>
              <w:pStyle w:val="Compact"/>
              <w:jc w:val="right"/>
            </w:pPr>
            <w:r>
              <w:t>2.21</w:t>
            </w:r>
          </w:p>
        </w:tc>
      </w:tr>
      <w:tr w:rsidR="006B304D" w14:paraId="2F9415A0" w14:textId="77777777">
        <w:tc>
          <w:tcPr>
            <w:tcW w:w="565" w:type="dxa"/>
          </w:tcPr>
          <w:p w14:paraId="4DF4606B" w14:textId="77777777" w:rsidR="006B304D" w:rsidRDefault="006B304D">
            <w:pPr>
              <w:pStyle w:val="Compact"/>
            </w:pPr>
          </w:p>
        </w:tc>
        <w:tc>
          <w:tcPr>
            <w:tcW w:w="565" w:type="dxa"/>
          </w:tcPr>
          <w:p w14:paraId="3323B91F" w14:textId="77777777" w:rsidR="006B304D" w:rsidRDefault="00000000">
            <w:pPr>
              <w:pStyle w:val="Compact"/>
            </w:pPr>
            <w:r>
              <w:t>C4a</w:t>
            </w:r>
          </w:p>
        </w:tc>
        <w:tc>
          <w:tcPr>
            <w:tcW w:w="754" w:type="dxa"/>
          </w:tcPr>
          <w:p w14:paraId="7C81A257" w14:textId="77777777" w:rsidR="006B304D" w:rsidRDefault="00000000">
            <w:pPr>
              <w:pStyle w:val="Compact"/>
              <w:jc w:val="right"/>
            </w:pPr>
            <w:r>
              <w:t>2.26</w:t>
            </w:r>
          </w:p>
        </w:tc>
        <w:tc>
          <w:tcPr>
            <w:tcW w:w="754" w:type="dxa"/>
          </w:tcPr>
          <w:p w14:paraId="143DD9C5" w14:textId="77777777" w:rsidR="006B304D" w:rsidRDefault="00000000">
            <w:pPr>
              <w:pStyle w:val="Compact"/>
              <w:jc w:val="right"/>
            </w:pPr>
            <w:r>
              <w:t>1.62</w:t>
            </w:r>
          </w:p>
        </w:tc>
        <w:tc>
          <w:tcPr>
            <w:tcW w:w="754" w:type="dxa"/>
          </w:tcPr>
          <w:p w14:paraId="23D81F47" w14:textId="77777777" w:rsidR="006B304D" w:rsidRDefault="00000000">
            <w:pPr>
              <w:pStyle w:val="Compact"/>
              <w:jc w:val="right"/>
            </w:pPr>
            <w:r>
              <w:t>2.31</w:t>
            </w:r>
          </w:p>
        </w:tc>
        <w:tc>
          <w:tcPr>
            <w:tcW w:w="754" w:type="dxa"/>
          </w:tcPr>
          <w:p w14:paraId="3534AFED" w14:textId="77777777" w:rsidR="006B304D" w:rsidRDefault="00000000">
            <w:pPr>
              <w:pStyle w:val="Compact"/>
              <w:jc w:val="right"/>
            </w:pPr>
            <w:r>
              <w:t>2.10</w:t>
            </w:r>
          </w:p>
        </w:tc>
        <w:tc>
          <w:tcPr>
            <w:tcW w:w="754" w:type="dxa"/>
          </w:tcPr>
          <w:p w14:paraId="414DD55D" w14:textId="77777777" w:rsidR="006B304D" w:rsidRDefault="00000000">
            <w:pPr>
              <w:pStyle w:val="Compact"/>
              <w:jc w:val="right"/>
            </w:pPr>
            <w:r>
              <w:t>2.08</w:t>
            </w:r>
          </w:p>
        </w:tc>
        <w:tc>
          <w:tcPr>
            <w:tcW w:w="754" w:type="dxa"/>
          </w:tcPr>
          <w:p w14:paraId="61FF2873" w14:textId="77777777" w:rsidR="006B304D" w:rsidRDefault="00000000">
            <w:pPr>
              <w:pStyle w:val="Compact"/>
              <w:jc w:val="right"/>
            </w:pPr>
            <w:r>
              <w:t>3.67</w:t>
            </w:r>
          </w:p>
        </w:tc>
        <w:tc>
          <w:tcPr>
            <w:tcW w:w="754" w:type="dxa"/>
          </w:tcPr>
          <w:p w14:paraId="14BFB18D" w14:textId="77777777" w:rsidR="006B304D" w:rsidRDefault="00000000">
            <w:pPr>
              <w:pStyle w:val="Compact"/>
              <w:jc w:val="right"/>
            </w:pPr>
            <w:r>
              <w:t>n/a</w:t>
            </w:r>
          </w:p>
        </w:tc>
        <w:tc>
          <w:tcPr>
            <w:tcW w:w="754" w:type="dxa"/>
          </w:tcPr>
          <w:p w14:paraId="190B25AC" w14:textId="77777777" w:rsidR="006B304D" w:rsidRDefault="00000000">
            <w:pPr>
              <w:pStyle w:val="Compact"/>
              <w:jc w:val="right"/>
            </w:pPr>
            <w:r>
              <w:t>2.07</w:t>
            </w:r>
          </w:p>
        </w:tc>
        <w:tc>
          <w:tcPr>
            <w:tcW w:w="754" w:type="dxa"/>
          </w:tcPr>
          <w:p w14:paraId="5BB0FAD8" w14:textId="77777777" w:rsidR="006B304D" w:rsidRDefault="00000000">
            <w:pPr>
              <w:pStyle w:val="Compact"/>
              <w:jc w:val="right"/>
            </w:pPr>
            <w:r>
              <w:t>2.34</w:t>
            </w:r>
          </w:p>
        </w:tc>
      </w:tr>
      <w:tr w:rsidR="006B304D" w14:paraId="4C80AB06" w14:textId="77777777">
        <w:tc>
          <w:tcPr>
            <w:tcW w:w="565" w:type="dxa"/>
          </w:tcPr>
          <w:p w14:paraId="5F0E56D7" w14:textId="77777777" w:rsidR="006B304D" w:rsidRDefault="00000000">
            <w:pPr>
              <w:pStyle w:val="Compact"/>
            </w:pPr>
            <w:r>
              <w:t>Fukuzawa</w:t>
            </w:r>
          </w:p>
        </w:tc>
        <w:tc>
          <w:tcPr>
            <w:tcW w:w="565" w:type="dxa"/>
          </w:tcPr>
          <w:p w14:paraId="44266D64" w14:textId="77777777" w:rsidR="006B304D" w:rsidRDefault="00000000">
            <w:pPr>
              <w:pStyle w:val="Compact"/>
            </w:pPr>
            <w:r>
              <w:t>C5</w:t>
            </w:r>
          </w:p>
        </w:tc>
        <w:tc>
          <w:tcPr>
            <w:tcW w:w="754" w:type="dxa"/>
          </w:tcPr>
          <w:p w14:paraId="113F75C4" w14:textId="77777777" w:rsidR="006B304D" w:rsidRDefault="00000000">
            <w:pPr>
              <w:pStyle w:val="Compact"/>
              <w:jc w:val="right"/>
            </w:pPr>
            <w:r>
              <w:t>1.64</w:t>
            </w:r>
          </w:p>
        </w:tc>
        <w:tc>
          <w:tcPr>
            <w:tcW w:w="754" w:type="dxa"/>
          </w:tcPr>
          <w:p w14:paraId="4A958AE9" w14:textId="77777777" w:rsidR="006B304D" w:rsidRDefault="00000000">
            <w:pPr>
              <w:pStyle w:val="Compact"/>
              <w:jc w:val="right"/>
            </w:pPr>
            <w:r>
              <w:t>1.44</w:t>
            </w:r>
          </w:p>
        </w:tc>
        <w:tc>
          <w:tcPr>
            <w:tcW w:w="754" w:type="dxa"/>
          </w:tcPr>
          <w:p w14:paraId="65FEFB03" w14:textId="77777777" w:rsidR="006B304D" w:rsidRDefault="00000000">
            <w:pPr>
              <w:pStyle w:val="Compact"/>
              <w:jc w:val="right"/>
            </w:pPr>
            <w:r>
              <w:t>2.00</w:t>
            </w:r>
          </w:p>
        </w:tc>
        <w:tc>
          <w:tcPr>
            <w:tcW w:w="754" w:type="dxa"/>
          </w:tcPr>
          <w:p w14:paraId="01F0914A" w14:textId="77777777" w:rsidR="006B304D" w:rsidRDefault="00000000">
            <w:pPr>
              <w:pStyle w:val="Compact"/>
              <w:jc w:val="right"/>
            </w:pPr>
            <w:r>
              <w:t>1.64</w:t>
            </w:r>
          </w:p>
        </w:tc>
        <w:tc>
          <w:tcPr>
            <w:tcW w:w="754" w:type="dxa"/>
          </w:tcPr>
          <w:p w14:paraId="05026647" w14:textId="77777777" w:rsidR="006B304D" w:rsidRDefault="00000000">
            <w:pPr>
              <w:pStyle w:val="Compact"/>
              <w:jc w:val="right"/>
            </w:pPr>
            <w:r>
              <w:t>1.64</w:t>
            </w:r>
          </w:p>
        </w:tc>
        <w:tc>
          <w:tcPr>
            <w:tcW w:w="754" w:type="dxa"/>
          </w:tcPr>
          <w:p w14:paraId="481A7395" w14:textId="77777777" w:rsidR="006B304D" w:rsidRDefault="00000000">
            <w:pPr>
              <w:pStyle w:val="Compact"/>
              <w:jc w:val="right"/>
            </w:pPr>
            <w:r>
              <w:t>2.46</w:t>
            </w:r>
          </w:p>
        </w:tc>
        <w:tc>
          <w:tcPr>
            <w:tcW w:w="754" w:type="dxa"/>
          </w:tcPr>
          <w:p w14:paraId="39D0F808" w14:textId="77777777" w:rsidR="006B304D" w:rsidRDefault="00000000">
            <w:pPr>
              <w:pStyle w:val="Compact"/>
              <w:jc w:val="right"/>
            </w:pPr>
            <w:r>
              <w:t>n/a</w:t>
            </w:r>
          </w:p>
        </w:tc>
        <w:tc>
          <w:tcPr>
            <w:tcW w:w="754" w:type="dxa"/>
          </w:tcPr>
          <w:p w14:paraId="20C81E74" w14:textId="77777777" w:rsidR="006B304D" w:rsidRDefault="00000000">
            <w:pPr>
              <w:pStyle w:val="Compact"/>
              <w:jc w:val="right"/>
            </w:pPr>
            <w:r>
              <w:t>1.67</w:t>
            </w:r>
          </w:p>
        </w:tc>
        <w:tc>
          <w:tcPr>
            <w:tcW w:w="754" w:type="dxa"/>
          </w:tcPr>
          <w:p w14:paraId="38450FEC" w14:textId="77777777" w:rsidR="006B304D" w:rsidRDefault="00000000">
            <w:pPr>
              <w:pStyle w:val="Compact"/>
              <w:jc w:val="right"/>
            </w:pPr>
            <w:r>
              <w:t>1.80</w:t>
            </w:r>
          </w:p>
        </w:tc>
      </w:tr>
      <w:tr w:rsidR="006B304D" w14:paraId="4A20C80A" w14:textId="77777777">
        <w:tc>
          <w:tcPr>
            <w:tcW w:w="565" w:type="dxa"/>
          </w:tcPr>
          <w:p w14:paraId="7F2DDA4B" w14:textId="77777777" w:rsidR="006B304D" w:rsidRDefault="006B304D">
            <w:pPr>
              <w:pStyle w:val="Compact"/>
            </w:pPr>
          </w:p>
        </w:tc>
        <w:tc>
          <w:tcPr>
            <w:tcW w:w="565" w:type="dxa"/>
          </w:tcPr>
          <w:p w14:paraId="1D1C7CA3" w14:textId="77777777" w:rsidR="006B304D" w:rsidRDefault="00000000">
            <w:pPr>
              <w:pStyle w:val="Compact"/>
            </w:pPr>
            <w:r>
              <w:t>C2a</w:t>
            </w:r>
          </w:p>
        </w:tc>
        <w:tc>
          <w:tcPr>
            <w:tcW w:w="754" w:type="dxa"/>
          </w:tcPr>
          <w:p w14:paraId="68E649C3" w14:textId="77777777" w:rsidR="006B304D" w:rsidRDefault="00000000">
            <w:pPr>
              <w:pStyle w:val="Compact"/>
              <w:jc w:val="right"/>
            </w:pPr>
            <w:r>
              <w:t>2.18</w:t>
            </w:r>
          </w:p>
        </w:tc>
        <w:tc>
          <w:tcPr>
            <w:tcW w:w="754" w:type="dxa"/>
          </w:tcPr>
          <w:p w14:paraId="65A8A1CB" w14:textId="77777777" w:rsidR="006B304D" w:rsidRDefault="00000000">
            <w:pPr>
              <w:pStyle w:val="Compact"/>
              <w:jc w:val="right"/>
            </w:pPr>
            <w:r>
              <w:t>1.97</w:t>
            </w:r>
          </w:p>
        </w:tc>
        <w:tc>
          <w:tcPr>
            <w:tcW w:w="754" w:type="dxa"/>
          </w:tcPr>
          <w:p w14:paraId="1153CE6D" w14:textId="77777777" w:rsidR="006B304D" w:rsidRDefault="00000000">
            <w:pPr>
              <w:pStyle w:val="Compact"/>
              <w:jc w:val="right"/>
            </w:pPr>
            <w:r>
              <w:t>2.79</w:t>
            </w:r>
          </w:p>
        </w:tc>
        <w:tc>
          <w:tcPr>
            <w:tcW w:w="754" w:type="dxa"/>
          </w:tcPr>
          <w:p w14:paraId="5722F1BB" w14:textId="77777777" w:rsidR="006B304D" w:rsidRDefault="00000000">
            <w:pPr>
              <w:pStyle w:val="Compact"/>
              <w:jc w:val="right"/>
            </w:pPr>
            <w:r>
              <w:t>2.41</w:t>
            </w:r>
          </w:p>
        </w:tc>
        <w:tc>
          <w:tcPr>
            <w:tcW w:w="754" w:type="dxa"/>
          </w:tcPr>
          <w:p w14:paraId="72A06D5F" w14:textId="77777777" w:rsidR="006B304D" w:rsidRDefault="00000000">
            <w:pPr>
              <w:pStyle w:val="Compact"/>
              <w:jc w:val="right"/>
            </w:pPr>
            <w:r>
              <w:t>2.41</w:t>
            </w:r>
          </w:p>
        </w:tc>
        <w:tc>
          <w:tcPr>
            <w:tcW w:w="754" w:type="dxa"/>
          </w:tcPr>
          <w:p w14:paraId="0F90B892" w14:textId="77777777" w:rsidR="006B304D" w:rsidRDefault="00000000">
            <w:pPr>
              <w:pStyle w:val="Compact"/>
              <w:jc w:val="right"/>
            </w:pPr>
            <w:r>
              <w:t>3.56</w:t>
            </w:r>
          </w:p>
        </w:tc>
        <w:tc>
          <w:tcPr>
            <w:tcW w:w="754" w:type="dxa"/>
          </w:tcPr>
          <w:p w14:paraId="3E05719C" w14:textId="77777777" w:rsidR="006B304D" w:rsidRDefault="00000000">
            <w:pPr>
              <w:pStyle w:val="Compact"/>
              <w:jc w:val="right"/>
            </w:pPr>
            <w:r>
              <w:t>n/a</w:t>
            </w:r>
          </w:p>
        </w:tc>
        <w:tc>
          <w:tcPr>
            <w:tcW w:w="754" w:type="dxa"/>
          </w:tcPr>
          <w:p w14:paraId="71E44CD4" w14:textId="77777777" w:rsidR="006B304D" w:rsidRDefault="00000000">
            <w:pPr>
              <w:pStyle w:val="Compact"/>
              <w:jc w:val="right"/>
            </w:pPr>
            <w:r>
              <w:t>2.35</w:t>
            </w:r>
          </w:p>
        </w:tc>
        <w:tc>
          <w:tcPr>
            <w:tcW w:w="754" w:type="dxa"/>
          </w:tcPr>
          <w:p w14:paraId="5E645514" w14:textId="77777777" w:rsidR="006B304D" w:rsidRDefault="00000000">
            <w:pPr>
              <w:pStyle w:val="Compact"/>
              <w:jc w:val="right"/>
            </w:pPr>
            <w:r>
              <w:t>2.56</w:t>
            </w:r>
          </w:p>
        </w:tc>
      </w:tr>
      <w:tr w:rsidR="006B304D" w14:paraId="1F5AAA1D" w14:textId="77777777">
        <w:tc>
          <w:tcPr>
            <w:tcW w:w="565" w:type="dxa"/>
          </w:tcPr>
          <w:p w14:paraId="66A7176C" w14:textId="77777777" w:rsidR="006B304D" w:rsidRDefault="006B304D">
            <w:pPr>
              <w:pStyle w:val="Compact"/>
            </w:pPr>
          </w:p>
        </w:tc>
        <w:tc>
          <w:tcPr>
            <w:tcW w:w="565" w:type="dxa"/>
          </w:tcPr>
          <w:p w14:paraId="333A8ABD" w14:textId="77777777" w:rsidR="006B304D" w:rsidRDefault="00000000">
            <w:pPr>
              <w:pStyle w:val="Compact"/>
            </w:pPr>
            <w:r>
              <w:t>C2c</w:t>
            </w:r>
          </w:p>
        </w:tc>
        <w:tc>
          <w:tcPr>
            <w:tcW w:w="754" w:type="dxa"/>
          </w:tcPr>
          <w:p w14:paraId="67E93BD7" w14:textId="77777777" w:rsidR="006B304D" w:rsidRDefault="00000000">
            <w:pPr>
              <w:pStyle w:val="Compact"/>
              <w:jc w:val="right"/>
            </w:pPr>
            <w:r>
              <w:t>1.85</w:t>
            </w:r>
          </w:p>
        </w:tc>
        <w:tc>
          <w:tcPr>
            <w:tcW w:w="754" w:type="dxa"/>
          </w:tcPr>
          <w:p w14:paraId="79A9965F" w14:textId="77777777" w:rsidR="006B304D" w:rsidRDefault="00000000">
            <w:pPr>
              <w:pStyle w:val="Compact"/>
              <w:jc w:val="right"/>
            </w:pPr>
            <w:r>
              <w:t>1.49</w:t>
            </w:r>
          </w:p>
        </w:tc>
        <w:tc>
          <w:tcPr>
            <w:tcW w:w="754" w:type="dxa"/>
          </w:tcPr>
          <w:p w14:paraId="79FAB098" w14:textId="77777777" w:rsidR="006B304D" w:rsidRDefault="00000000">
            <w:pPr>
              <w:pStyle w:val="Compact"/>
              <w:jc w:val="right"/>
            </w:pPr>
            <w:r>
              <w:t>2.38</w:t>
            </w:r>
          </w:p>
        </w:tc>
        <w:tc>
          <w:tcPr>
            <w:tcW w:w="754" w:type="dxa"/>
          </w:tcPr>
          <w:p w14:paraId="2155C19D" w14:textId="77777777" w:rsidR="006B304D" w:rsidRDefault="00000000">
            <w:pPr>
              <w:pStyle w:val="Compact"/>
              <w:jc w:val="right"/>
            </w:pPr>
            <w:r>
              <w:t>2.21</w:t>
            </w:r>
          </w:p>
        </w:tc>
        <w:tc>
          <w:tcPr>
            <w:tcW w:w="754" w:type="dxa"/>
          </w:tcPr>
          <w:p w14:paraId="71F16A64" w14:textId="77777777" w:rsidR="006B304D" w:rsidRDefault="00000000">
            <w:pPr>
              <w:pStyle w:val="Compact"/>
              <w:jc w:val="right"/>
            </w:pPr>
            <w:r>
              <w:t>1.74</w:t>
            </w:r>
          </w:p>
        </w:tc>
        <w:tc>
          <w:tcPr>
            <w:tcW w:w="754" w:type="dxa"/>
          </w:tcPr>
          <w:p w14:paraId="558B6DAC" w14:textId="77777777" w:rsidR="006B304D" w:rsidRDefault="00000000">
            <w:pPr>
              <w:pStyle w:val="Compact"/>
              <w:jc w:val="right"/>
            </w:pPr>
            <w:r>
              <w:t>2.97</w:t>
            </w:r>
          </w:p>
        </w:tc>
        <w:tc>
          <w:tcPr>
            <w:tcW w:w="754" w:type="dxa"/>
          </w:tcPr>
          <w:p w14:paraId="60FB3653" w14:textId="77777777" w:rsidR="006B304D" w:rsidRDefault="00000000">
            <w:pPr>
              <w:pStyle w:val="Compact"/>
              <w:jc w:val="right"/>
            </w:pPr>
            <w:r>
              <w:t>n/a</w:t>
            </w:r>
          </w:p>
        </w:tc>
        <w:tc>
          <w:tcPr>
            <w:tcW w:w="754" w:type="dxa"/>
          </w:tcPr>
          <w:p w14:paraId="205FFC00" w14:textId="77777777" w:rsidR="006B304D" w:rsidRDefault="00000000">
            <w:pPr>
              <w:pStyle w:val="Compact"/>
              <w:jc w:val="right"/>
            </w:pPr>
            <w:r>
              <w:t>1.93</w:t>
            </w:r>
          </w:p>
        </w:tc>
        <w:tc>
          <w:tcPr>
            <w:tcW w:w="754" w:type="dxa"/>
          </w:tcPr>
          <w:p w14:paraId="1D534A6B" w14:textId="77777777" w:rsidR="006B304D" w:rsidRDefault="00000000">
            <w:pPr>
              <w:pStyle w:val="Compact"/>
              <w:jc w:val="right"/>
            </w:pPr>
            <w:r>
              <w:t>2.11</w:t>
            </w:r>
          </w:p>
        </w:tc>
      </w:tr>
      <w:tr w:rsidR="006B304D" w14:paraId="66B312C7" w14:textId="77777777">
        <w:tc>
          <w:tcPr>
            <w:tcW w:w="565" w:type="dxa"/>
          </w:tcPr>
          <w:p w14:paraId="743CD9B2" w14:textId="77777777" w:rsidR="006B304D" w:rsidRDefault="006B304D">
            <w:pPr>
              <w:pStyle w:val="Compact"/>
            </w:pPr>
          </w:p>
        </w:tc>
        <w:tc>
          <w:tcPr>
            <w:tcW w:w="565" w:type="dxa"/>
          </w:tcPr>
          <w:p w14:paraId="5D788696" w14:textId="77777777" w:rsidR="006B304D" w:rsidRDefault="00000000">
            <w:pPr>
              <w:pStyle w:val="Compact"/>
            </w:pPr>
            <w:r>
              <w:t>C4</w:t>
            </w:r>
          </w:p>
        </w:tc>
        <w:tc>
          <w:tcPr>
            <w:tcW w:w="754" w:type="dxa"/>
          </w:tcPr>
          <w:p w14:paraId="73D00B52" w14:textId="77777777" w:rsidR="006B304D" w:rsidRDefault="00000000">
            <w:pPr>
              <w:pStyle w:val="Compact"/>
              <w:jc w:val="right"/>
            </w:pPr>
            <w:r>
              <w:t>2.95</w:t>
            </w:r>
          </w:p>
        </w:tc>
        <w:tc>
          <w:tcPr>
            <w:tcW w:w="754" w:type="dxa"/>
          </w:tcPr>
          <w:p w14:paraId="0F4F3909" w14:textId="77777777" w:rsidR="006B304D" w:rsidRDefault="00000000">
            <w:pPr>
              <w:pStyle w:val="Compact"/>
              <w:jc w:val="right"/>
            </w:pPr>
            <w:r>
              <w:t>2.28</w:t>
            </w:r>
          </w:p>
        </w:tc>
        <w:tc>
          <w:tcPr>
            <w:tcW w:w="754" w:type="dxa"/>
          </w:tcPr>
          <w:p w14:paraId="6D4BC5A4" w14:textId="77777777" w:rsidR="006B304D" w:rsidRDefault="00000000">
            <w:pPr>
              <w:pStyle w:val="Compact"/>
              <w:jc w:val="right"/>
            </w:pPr>
            <w:r>
              <w:t>3.00</w:t>
            </w:r>
          </w:p>
        </w:tc>
        <w:tc>
          <w:tcPr>
            <w:tcW w:w="754" w:type="dxa"/>
          </w:tcPr>
          <w:p w14:paraId="0EEA0756" w14:textId="77777777" w:rsidR="006B304D" w:rsidRDefault="00000000">
            <w:pPr>
              <w:pStyle w:val="Compact"/>
              <w:jc w:val="right"/>
            </w:pPr>
            <w:r>
              <w:t>2.54</w:t>
            </w:r>
          </w:p>
        </w:tc>
        <w:tc>
          <w:tcPr>
            <w:tcW w:w="754" w:type="dxa"/>
          </w:tcPr>
          <w:p w14:paraId="4328314E" w14:textId="77777777" w:rsidR="006B304D" w:rsidRDefault="00000000">
            <w:pPr>
              <w:pStyle w:val="Compact"/>
              <w:jc w:val="right"/>
            </w:pPr>
            <w:r>
              <w:t>2.59</w:t>
            </w:r>
          </w:p>
        </w:tc>
        <w:tc>
          <w:tcPr>
            <w:tcW w:w="754" w:type="dxa"/>
          </w:tcPr>
          <w:p w14:paraId="77F8469D" w14:textId="77777777" w:rsidR="006B304D" w:rsidRDefault="00000000">
            <w:pPr>
              <w:pStyle w:val="Compact"/>
              <w:jc w:val="right"/>
            </w:pPr>
            <w:r>
              <w:t>3.95</w:t>
            </w:r>
          </w:p>
        </w:tc>
        <w:tc>
          <w:tcPr>
            <w:tcW w:w="754" w:type="dxa"/>
          </w:tcPr>
          <w:p w14:paraId="0AB9E79B" w14:textId="77777777" w:rsidR="006B304D" w:rsidRDefault="00000000">
            <w:pPr>
              <w:pStyle w:val="Compact"/>
              <w:jc w:val="right"/>
            </w:pPr>
            <w:r>
              <w:t>n/a</w:t>
            </w:r>
          </w:p>
        </w:tc>
        <w:tc>
          <w:tcPr>
            <w:tcW w:w="754" w:type="dxa"/>
          </w:tcPr>
          <w:p w14:paraId="18F6CE72" w14:textId="77777777" w:rsidR="006B304D" w:rsidRDefault="00000000">
            <w:pPr>
              <w:pStyle w:val="Compact"/>
              <w:jc w:val="right"/>
            </w:pPr>
            <w:r>
              <w:t>2.67</w:t>
            </w:r>
          </w:p>
        </w:tc>
        <w:tc>
          <w:tcPr>
            <w:tcW w:w="754" w:type="dxa"/>
          </w:tcPr>
          <w:p w14:paraId="4F5ABA8A" w14:textId="77777777" w:rsidR="006B304D" w:rsidRDefault="00000000">
            <w:pPr>
              <w:pStyle w:val="Compact"/>
              <w:jc w:val="right"/>
            </w:pPr>
            <w:r>
              <w:t>2.88</w:t>
            </w:r>
          </w:p>
        </w:tc>
      </w:tr>
      <w:tr w:rsidR="006B304D" w14:paraId="4C264C0D" w14:textId="77777777">
        <w:tc>
          <w:tcPr>
            <w:tcW w:w="565" w:type="dxa"/>
          </w:tcPr>
          <w:p w14:paraId="7EE4438A" w14:textId="77777777" w:rsidR="006B304D" w:rsidRDefault="006B304D">
            <w:pPr>
              <w:pStyle w:val="Compact"/>
            </w:pPr>
          </w:p>
        </w:tc>
        <w:tc>
          <w:tcPr>
            <w:tcW w:w="565" w:type="dxa"/>
          </w:tcPr>
          <w:p w14:paraId="160010E1" w14:textId="77777777" w:rsidR="006B304D" w:rsidRDefault="00000000">
            <w:pPr>
              <w:pStyle w:val="Compact"/>
            </w:pPr>
            <w:r>
              <w:t>C4a</w:t>
            </w:r>
          </w:p>
        </w:tc>
        <w:tc>
          <w:tcPr>
            <w:tcW w:w="754" w:type="dxa"/>
          </w:tcPr>
          <w:p w14:paraId="1B943213" w14:textId="77777777" w:rsidR="006B304D" w:rsidRDefault="00000000">
            <w:pPr>
              <w:pStyle w:val="Compact"/>
              <w:jc w:val="right"/>
            </w:pPr>
            <w:r>
              <w:t>2.85</w:t>
            </w:r>
          </w:p>
        </w:tc>
        <w:tc>
          <w:tcPr>
            <w:tcW w:w="754" w:type="dxa"/>
          </w:tcPr>
          <w:p w14:paraId="1F51CE6F" w14:textId="77777777" w:rsidR="006B304D" w:rsidRDefault="00000000">
            <w:pPr>
              <w:pStyle w:val="Compact"/>
              <w:jc w:val="right"/>
            </w:pPr>
            <w:r>
              <w:t>2.26</w:t>
            </w:r>
          </w:p>
        </w:tc>
        <w:tc>
          <w:tcPr>
            <w:tcW w:w="754" w:type="dxa"/>
          </w:tcPr>
          <w:p w14:paraId="20692F66" w14:textId="77777777" w:rsidR="006B304D" w:rsidRDefault="00000000">
            <w:pPr>
              <w:pStyle w:val="Compact"/>
              <w:jc w:val="right"/>
            </w:pPr>
            <w:r>
              <w:t>3.21</w:t>
            </w:r>
          </w:p>
        </w:tc>
        <w:tc>
          <w:tcPr>
            <w:tcW w:w="754" w:type="dxa"/>
          </w:tcPr>
          <w:p w14:paraId="7E4C22EF" w14:textId="77777777" w:rsidR="006B304D" w:rsidRDefault="00000000">
            <w:pPr>
              <w:pStyle w:val="Compact"/>
              <w:jc w:val="right"/>
            </w:pPr>
            <w:r>
              <w:t>2.77</w:t>
            </w:r>
          </w:p>
        </w:tc>
        <w:tc>
          <w:tcPr>
            <w:tcW w:w="754" w:type="dxa"/>
          </w:tcPr>
          <w:p w14:paraId="49E52495" w14:textId="77777777" w:rsidR="006B304D" w:rsidRDefault="00000000">
            <w:pPr>
              <w:pStyle w:val="Compact"/>
              <w:jc w:val="right"/>
            </w:pPr>
            <w:r>
              <w:t>2.82</w:t>
            </w:r>
          </w:p>
        </w:tc>
        <w:tc>
          <w:tcPr>
            <w:tcW w:w="754" w:type="dxa"/>
          </w:tcPr>
          <w:p w14:paraId="76B94869" w14:textId="77777777" w:rsidR="006B304D" w:rsidRDefault="00000000">
            <w:pPr>
              <w:pStyle w:val="Compact"/>
              <w:jc w:val="right"/>
            </w:pPr>
            <w:r>
              <w:t>4.03</w:t>
            </w:r>
          </w:p>
        </w:tc>
        <w:tc>
          <w:tcPr>
            <w:tcW w:w="754" w:type="dxa"/>
          </w:tcPr>
          <w:p w14:paraId="3D1BCDA5" w14:textId="77777777" w:rsidR="006B304D" w:rsidRDefault="00000000">
            <w:pPr>
              <w:pStyle w:val="Compact"/>
              <w:jc w:val="right"/>
            </w:pPr>
            <w:r>
              <w:t>n/a</w:t>
            </w:r>
          </w:p>
        </w:tc>
        <w:tc>
          <w:tcPr>
            <w:tcW w:w="754" w:type="dxa"/>
          </w:tcPr>
          <w:p w14:paraId="6EAD0330" w14:textId="77777777" w:rsidR="006B304D" w:rsidRDefault="00000000">
            <w:pPr>
              <w:pStyle w:val="Compact"/>
              <w:jc w:val="right"/>
            </w:pPr>
            <w:r>
              <w:t>2.78</w:t>
            </w:r>
          </w:p>
        </w:tc>
        <w:tc>
          <w:tcPr>
            <w:tcW w:w="754" w:type="dxa"/>
          </w:tcPr>
          <w:p w14:paraId="7E6036E1" w14:textId="77777777" w:rsidR="006B304D" w:rsidRDefault="00000000">
            <w:pPr>
              <w:pStyle w:val="Compact"/>
              <w:jc w:val="right"/>
            </w:pPr>
            <w:r>
              <w:t>2.99</w:t>
            </w:r>
          </w:p>
        </w:tc>
      </w:tr>
      <w:tr w:rsidR="006B304D" w14:paraId="16C4C90C" w14:textId="77777777">
        <w:tc>
          <w:tcPr>
            <w:tcW w:w="565" w:type="dxa"/>
          </w:tcPr>
          <w:p w14:paraId="7440615E" w14:textId="77777777" w:rsidR="006B304D" w:rsidRDefault="00000000">
            <w:pPr>
              <w:pStyle w:val="Compact"/>
            </w:pPr>
            <w:r>
              <w:t>Seacole</w:t>
            </w:r>
          </w:p>
        </w:tc>
        <w:tc>
          <w:tcPr>
            <w:tcW w:w="565" w:type="dxa"/>
          </w:tcPr>
          <w:p w14:paraId="64E43A66" w14:textId="77777777" w:rsidR="006B304D" w:rsidRDefault="00000000">
            <w:pPr>
              <w:pStyle w:val="Compact"/>
            </w:pPr>
            <w:r>
              <w:t>C5</w:t>
            </w:r>
          </w:p>
        </w:tc>
        <w:tc>
          <w:tcPr>
            <w:tcW w:w="754" w:type="dxa"/>
          </w:tcPr>
          <w:p w14:paraId="22A14096" w14:textId="77777777" w:rsidR="006B304D" w:rsidRDefault="00000000">
            <w:pPr>
              <w:pStyle w:val="Compact"/>
              <w:jc w:val="right"/>
            </w:pPr>
            <w:r>
              <w:t>1.69</w:t>
            </w:r>
          </w:p>
        </w:tc>
        <w:tc>
          <w:tcPr>
            <w:tcW w:w="754" w:type="dxa"/>
          </w:tcPr>
          <w:p w14:paraId="1F3772B1" w14:textId="77777777" w:rsidR="006B304D" w:rsidRDefault="00000000">
            <w:pPr>
              <w:pStyle w:val="Compact"/>
              <w:jc w:val="right"/>
            </w:pPr>
            <w:r>
              <w:t>1.49</w:t>
            </w:r>
          </w:p>
        </w:tc>
        <w:tc>
          <w:tcPr>
            <w:tcW w:w="754" w:type="dxa"/>
          </w:tcPr>
          <w:p w14:paraId="2D37AC9F" w14:textId="77777777" w:rsidR="006B304D" w:rsidRDefault="00000000">
            <w:pPr>
              <w:pStyle w:val="Compact"/>
              <w:jc w:val="right"/>
            </w:pPr>
            <w:r>
              <w:t>1.92</w:t>
            </w:r>
          </w:p>
        </w:tc>
        <w:tc>
          <w:tcPr>
            <w:tcW w:w="754" w:type="dxa"/>
          </w:tcPr>
          <w:p w14:paraId="4BE60BB4" w14:textId="77777777" w:rsidR="006B304D" w:rsidRDefault="00000000">
            <w:pPr>
              <w:pStyle w:val="Compact"/>
              <w:jc w:val="right"/>
            </w:pPr>
            <w:r>
              <w:t>2.00</w:t>
            </w:r>
          </w:p>
        </w:tc>
        <w:tc>
          <w:tcPr>
            <w:tcW w:w="754" w:type="dxa"/>
          </w:tcPr>
          <w:p w14:paraId="535BDE38" w14:textId="77777777" w:rsidR="006B304D" w:rsidRDefault="00000000">
            <w:pPr>
              <w:pStyle w:val="Compact"/>
              <w:jc w:val="right"/>
            </w:pPr>
            <w:r>
              <w:t>1.77</w:t>
            </w:r>
          </w:p>
        </w:tc>
        <w:tc>
          <w:tcPr>
            <w:tcW w:w="754" w:type="dxa"/>
          </w:tcPr>
          <w:p w14:paraId="0668DE6B" w14:textId="77777777" w:rsidR="006B304D" w:rsidRDefault="00000000">
            <w:pPr>
              <w:pStyle w:val="Compact"/>
              <w:jc w:val="right"/>
            </w:pPr>
            <w:r>
              <w:t>2.24</w:t>
            </w:r>
          </w:p>
        </w:tc>
        <w:tc>
          <w:tcPr>
            <w:tcW w:w="754" w:type="dxa"/>
          </w:tcPr>
          <w:p w14:paraId="00295AB5" w14:textId="77777777" w:rsidR="006B304D" w:rsidRDefault="00000000">
            <w:pPr>
              <w:pStyle w:val="Compact"/>
              <w:jc w:val="right"/>
            </w:pPr>
            <w:r>
              <w:t>n/a</w:t>
            </w:r>
          </w:p>
        </w:tc>
        <w:tc>
          <w:tcPr>
            <w:tcW w:w="754" w:type="dxa"/>
          </w:tcPr>
          <w:p w14:paraId="4D898F32" w14:textId="77777777" w:rsidR="006B304D" w:rsidRDefault="00000000">
            <w:pPr>
              <w:pStyle w:val="Compact"/>
              <w:jc w:val="right"/>
            </w:pPr>
            <w:r>
              <w:t>1.77</w:t>
            </w:r>
          </w:p>
        </w:tc>
        <w:tc>
          <w:tcPr>
            <w:tcW w:w="754" w:type="dxa"/>
          </w:tcPr>
          <w:p w14:paraId="314748E8" w14:textId="77777777" w:rsidR="006B304D" w:rsidRDefault="00000000">
            <w:pPr>
              <w:pStyle w:val="Compact"/>
              <w:jc w:val="right"/>
            </w:pPr>
            <w:r>
              <w:t>1.85</w:t>
            </w:r>
          </w:p>
        </w:tc>
      </w:tr>
      <w:tr w:rsidR="006B304D" w14:paraId="02B057C7" w14:textId="77777777">
        <w:tc>
          <w:tcPr>
            <w:tcW w:w="565" w:type="dxa"/>
          </w:tcPr>
          <w:p w14:paraId="16617FE5" w14:textId="77777777" w:rsidR="006B304D" w:rsidRDefault="006B304D">
            <w:pPr>
              <w:pStyle w:val="Compact"/>
            </w:pPr>
          </w:p>
        </w:tc>
        <w:tc>
          <w:tcPr>
            <w:tcW w:w="565" w:type="dxa"/>
          </w:tcPr>
          <w:p w14:paraId="35741FF3" w14:textId="77777777" w:rsidR="006B304D" w:rsidRDefault="00000000">
            <w:pPr>
              <w:pStyle w:val="Compact"/>
            </w:pPr>
            <w:r>
              <w:t>C2a</w:t>
            </w:r>
          </w:p>
        </w:tc>
        <w:tc>
          <w:tcPr>
            <w:tcW w:w="754" w:type="dxa"/>
          </w:tcPr>
          <w:p w14:paraId="42FA8A1D" w14:textId="77777777" w:rsidR="006B304D" w:rsidRDefault="00000000">
            <w:pPr>
              <w:pStyle w:val="Compact"/>
              <w:jc w:val="right"/>
            </w:pPr>
            <w:r>
              <w:t>2.44</w:t>
            </w:r>
          </w:p>
        </w:tc>
        <w:tc>
          <w:tcPr>
            <w:tcW w:w="754" w:type="dxa"/>
          </w:tcPr>
          <w:p w14:paraId="20915666" w14:textId="77777777" w:rsidR="006B304D" w:rsidRDefault="00000000">
            <w:pPr>
              <w:pStyle w:val="Compact"/>
              <w:jc w:val="right"/>
            </w:pPr>
            <w:r>
              <w:t>2.08</w:t>
            </w:r>
          </w:p>
        </w:tc>
        <w:tc>
          <w:tcPr>
            <w:tcW w:w="754" w:type="dxa"/>
          </w:tcPr>
          <w:p w14:paraId="02AC550F" w14:textId="77777777" w:rsidR="006B304D" w:rsidRDefault="00000000">
            <w:pPr>
              <w:pStyle w:val="Compact"/>
              <w:jc w:val="right"/>
            </w:pPr>
            <w:r>
              <w:t>2.72</w:t>
            </w:r>
          </w:p>
        </w:tc>
        <w:tc>
          <w:tcPr>
            <w:tcW w:w="754" w:type="dxa"/>
          </w:tcPr>
          <w:p w14:paraId="2847D74C" w14:textId="77777777" w:rsidR="006B304D" w:rsidRDefault="00000000">
            <w:pPr>
              <w:pStyle w:val="Compact"/>
              <w:jc w:val="right"/>
            </w:pPr>
            <w:r>
              <w:t>2.56</w:t>
            </w:r>
          </w:p>
        </w:tc>
        <w:tc>
          <w:tcPr>
            <w:tcW w:w="754" w:type="dxa"/>
          </w:tcPr>
          <w:p w14:paraId="671B56F3" w14:textId="77777777" w:rsidR="006B304D" w:rsidRDefault="00000000">
            <w:pPr>
              <w:pStyle w:val="Compact"/>
              <w:jc w:val="right"/>
            </w:pPr>
            <w:r>
              <w:t>2.62</w:t>
            </w:r>
          </w:p>
        </w:tc>
        <w:tc>
          <w:tcPr>
            <w:tcW w:w="754" w:type="dxa"/>
          </w:tcPr>
          <w:p w14:paraId="1EE39F0B" w14:textId="77777777" w:rsidR="006B304D" w:rsidRDefault="00000000">
            <w:pPr>
              <w:pStyle w:val="Compact"/>
              <w:jc w:val="right"/>
            </w:pPr>
            <w:r>
              <w:t>3.44</w:t>
            </w:r>
          </w:p>
        </w:tc>
        <w:tc>
          <w:tcPr>
            <w:tcW w:w="754" w:type="dxa"/>
          </w:tcPr>
          <w:p w14:paraId="1D5918A7" w14:textId="77777777" w:rsidR="006B304D" w:rsidRDefault="00000000">
            <w:pPr>
              <w:pStyle w:val="Compact"/>
              <w:jc w:val="right"/>
            </w:pPr>
            <w:r>
              <w:t>n/a</w:t>
            </w:r>
          </w:p>
        </w:tc>
        <w:tc>
          <w:tcPr>
            <w:tcW w:w="754" w:type="dxa"/>
          </w:tcPr>
          <w:p w14:paraId="7E138639" w14:textId="77777777" w:rsidR="006B304D" w:rsidRDefault="00000000">
            <w:pPr>
              <w:pStyle w:val="Compact"/>
              <w:jc w:val="right"/>
            </w:pPr>
            <w:r>
              <w:t>2.48</w:t>
            </w:r>
          </w:p>
        </w:tc>
        <w:tc>
          <w:tcPr>
            <w:tcW w:w="754" w:type="dxa"/>
          </w:tcPr>
          <w:p w14:paraId="4E112474" w14:textId="77777777" w:rsidR="006B304D" w:rsidRDefault="00000000">
            <w:pPr>
              <w:pStyle w:val="Compact"/>
              <w:jc w:val="right"/>
            </w:pPr>
            <w:r>
              <w:t>2.64</w:t>
            </w:r>
          </w:p>
        </w:tc>
      </w:tr>
      <w:tr w:rsidR="006B304D" w14:paraId="7660B166" w14:textId="77777777">
        <w:tc>
          <w:tcPr>
            <w:tcW w:w="565" w:type="dxa"/>
          </w:tcPr>
          <w:p w14:paraId="42241468" w14:textId="77777777" w:rsidR="006B304D" w:rsidRDefault="006B304D">
            <w:pPr>
              <w:pStyle w:val="Compact"/>
            </w:pPr>
          </w:p>
        </w:tc>
        <w:tc>
          <w:tcPr>
            <w:tcW w:w="565" w:type="dxa"/>
          </w:tcPr>
          <w:p w14:paraId="7D2FAC93" w14:textId="77777777" w:rsidR="006B304D" w:rsidRDefault="00000000">
            <w:pPr>
              <w:pStyle w:val="Compact"/>
            </w:pPr>
            <w:r>
              <w:t>C2c</w:t>
            </w:r>
          </w:p>
        </w:tc>
        <w:tc>
          <w:tcPr>
            <w:tcW w:w="754" w:type="dxa"/>
          </w:tcPr>
          <w:p w14:paraId="28FC8F98" w14:textId="77777777" w:rsidR="006B304D" w:rsidRDefault="00000000">
            <w:pPr>
              <w:pStyle w:val="Compact"/>
              <w:jc w:val="right"/>
            </w:pPr>
            <w:r>
              <w:t>1.33</w:t>
            </w:r>
          </w:p>
        </w:tc>
        <w:tc>
          <w:tcPr>
            <w:tcW w:w="754" w:type="dxa"/>
          </w:tcPr>
          <w:p w14:paraId="7C1D8E5C" w14:textId="77777777" w:rsidR="006B304D" w:rsidRDefault="00000000">
            <w:pPr>
              <w:pStyle w:val="Compact"/>
              <w:jc w:val="right"/>
            </w:pPr>
            <w:r>
              <w:t>1.26</w:t>
            </w:r>
          </w:p>
        </w:tc>
        <w:tc>
          <w:tcPr>
            <w:tcW w:w="754" w:type="dxa"/>
          </w:tcPr>
          <w:p w14:paraId="14EB5EF4" w14:textId="77777777" w:rsidR="006B304D" w:rsidRDefault="00000000">
            <w:pPr>
              <w:pStyle w:val="Compact"/>
              <w:jc w:val="right"/>
            </w:pPr>
            <w:r>
              <w:t>1.69</w:t>
            </w:r>
          </w:p>
        </w:tc>
        <w:tc>
          <w:tcPr>
            <w:tcW w:w="754" w:type="dxa"/>
          </w:tcPr>
          <w:p w14:paraId="24A6701D" w14:textId="77777777" w:rsidR="006B304D" w:rsidRDefault="00000000">
            <w:pPr>
              <w:pStyle w:val="Compact"/>
              <w:jc w:val="right"/>
            </w:pPr>
            <w:r>
              <w:t>1.49</w:t>
            </w:r>
          </w:p>
        </w:tc>
        <w:tc>
          <w:tcPr>
            <w:tcW w:w="754" w:type="dxa"/>
          </w:tcPr>
          <w:p w14:paraId="2027C83A" w14:textId="77777777" w:rsidR="006B304D" w:rsidRDefault="00000000">
            <w:pPr>
              <w:pStyle w:val="Compact"/>
              <w:jc w:val="right"/>
            </w:pPr>
            <w:r>
              <w:t>1.38</w:t>
            </w:r>
          </w:p>
        </w:tc>
        <w:tc>
          <w:tcPr>
            <w:tcW w:w="754" w:type="dxa"/>
          </w:tcPr>
          <w:p w14:paraId="31391BAF" w14:textId="77777777" w:rsidR="006B304D" w:rsidRDefault="00000000">
            <w:pPr>
              <w:pStyle w:val="Compact"/>
              <w:jc w:val="right"/>
            </w:pPr>
            <w:r>
              <w:t>1.87</w:t>
            </w:r>
          </w:p>
        </w:tc>
        <w:tc>
          <w:tcPr>
            <w:tcW w:w="754" w:type="dxa"/>
          </w:tcPr>
          <w:p w14:paraId="76E7CE68" w14:textId="77777777" w:rsidR="006B304D" w:rsidRDefault="00000000">
            <w:pPr>
              <w:pStyle w:val="Compact"/>
              <w:jc w:val="right"/>
            </w:pPr>
            <w:r>
              <w:t>n/a</w:t>
            </w:r>
          </w:p>
        </w:tc>
        <w:tc>
          <w:tcPr>
            <w:tcW w:w="754" w:type="dxa"/>
          </w:tcPr>
          <w:p w14:paraId="35E650B6" w14:textId="77777777" w:rsidR="006B304D" w:rsidRDefault="00000000">
            <w:pPr>
              <w:pStyle w:val="Compact"/>
              <w:jc w:val="right"/>
            </w:pPr>
            <w:r>
              <w:t>1.43</w:t>
            </w:r>
          </w:p>
        </w:tc>
        <w:tc>
          <w:tcPr>
            <w:tcW w:w="754" w:type="dxa"/>
          </w:tcPr>
          <w:p w14:paraId="5FB3235E" w14:textId="77777777" w:rsidR="006B304D" w:rsidRDefault="00000000">
            <w:pPr>
              <w:pStyle w:val="Compact"/>
              <w:jc w:val="right"/>
            </w:pPr>
            <w:r>
              <w:t>1.50</w:t>
            </w:r>
          </w:p>
        </w:tc>
      </w:tr>
      <w:tr w:rsidR="006B304D" w14:paraId="5B5E5B77" w14:textId="77777777">
        <w:tc>
          <w:tcPr>
            <w:tcW w:w="565" w:type="dxa"/>
          </w:tcPr>
          <w:p w14:paraId="7682979A" w14:textId="77777777" w:rsidR="006B304D" w:rsidRDefault="006B304D">
            <w:pPr>
              <w:pStyle w:val="Compact"/>
            </w:pPr>
          </w:p>
        </w:tc>
        <w:tc>
          <w:tcPr>
            <w:tcW w:w="565" w:type="dxa"/>
          </w:tcPr>
          <w:p w14:paraId="0AFEF166" w14:textId="77777777" w:rsidR="006B304D" w:rsidRDefault="00000000">
            <w:pPr>
              <w:pStyle w:val="Compact"/>
            </w:pPr>
            <w:r>
              <w:t>C4</w:t>
            </w:r>
          </w:p>
        </w:tc>
        <w:tc>
          <w:tcPr>
            <w:tcW w:w="754" w:type="dxa"/>
          </w:tcPr>
          <w:p w14:paraId="717F92AB" w14:textId="77777777" w:rsidR="006B304D" w:rsidRDefault="00000000">
            <w:pPr>
              <w:pStyle w:val="Compact"/>
              <w:jc w:val="right"/>
            </w:pPr>
            <w:r>
              <w:t>3.13</w:t>
            </w:r>
          </w:p>
        </w:tc>
        <w:tc>
          <w:tcPr>
            <w:tcW w:w="754" w:type="dxa"/>
          </w:tcPr>
          <w:p w14:paraId="462AA84D" w14:textId="77777777" w:rsidR="006B304D" w:rsidRDefault="00000000">
            <w:pPr>
              <w:pStyle w:val="Compact"/>
              <w:jc w:val="right"/>
            </w:pPr>
            <w:r>
              <w:t>1.95</w:t>
            </w:r>
          </w:p>
        </w:tc>
        <w:tc>
          <w:tcPr>
            <w:tcW w:w="754" w:type="dxa"/>
          </w:tcPr>
          <w:p w14:paraId="6D876750" w14:textId="77777777" w:rsidR="006B304D" w:rsidRDefault="00000000">
            <w:pPr>
              <w:pStyle w:val="Compact"/>
              <w:jc w:val="right"/>
            </w:pPr>
            <w:r>
              <w:t>2.82</w:t>
            </w:r>
          </w:p>
        </w:tc>
        <w:tc>
          <w:tcPr>
            <w:tcW w:w="754" w:type="dxa"/>
          </w:tcPr>
          <w:p w14:paraId="7E9363FE" w14:textId="77777777" w:rsidR="006B304D" w:rsidRDefault="00000000">
            <w:pPr>
              <w:pStyle w:val="Compact"/>
              <w:jc w:val="right"/>
            </w:pPr>
            <w:r>
              <w:t>2.69</w:t>
            </w:r>
          </w:p>
        </w:tc>
        <w:tc>
          <w:tcPr>
            <w:tcW w:w="754" w:type="dxa"/>
          </w:tcPr>
          <w:p w14:paraId="776FF1E5" w14:textId="77777777" w:rsidR="006B304D" w:rsidRDefault="00000000">
            <w:pPr>
              <w:pStyle w:val="Compact"/>
              <w:jc w:val="right"/>
            </w:pPr>
            <w:r>
              <w:t>2.54</w:t>
            </w:r>
          </w:p>
        </w:tc>
        <w:tc>
          <w:tcPr>
            <w:tcW w:w="754" w:type="dxa"/>
          </w:tcPr>
          <w:p w14:paraId="1C9FCA51" w14:textId="77777777" w:rsidR="006B304D" w:rsidRDefault="00000000">
            <w:pPr>
              <w:pStyle w:val="Compact"/>
              <w:jc w:val="right"/>
            </w:pPr>
            <w:r>
              <w:t>3.51</w:t>
            </w:r>
          </w:p>
        </w:tc>
        <w:tc>
          <w:tcPr>
            <w:tcW w:w="754" w:type="dxa"/>
          </w:tcPr>
          <w:p w14:paraId="39213D19" w14:textId="77777777" w:rsidR="006B304D" w:rsidRDefault="00000000">
            <w:pPr>
              <w:pStyle w:val="Compact"/>
              <w:jc w:val="right"/>
            </w:pPr>
            <w:r>
              <w:t>n/a</w:t>
            </w:r>
          </w:p>
        </w:tc>
        <w:tc>
          <w:tcPr>
            <w:tcW w:w="754" w:type="dxa"/>
          </w:tcPr>
          <w:p w14:paraId="4B31C059" w14:textId="77777777" w:rsidR="006B304D" w:rsidRDefault="00000000">
            <w:pPr>
              <w:pStyle w:val="Compact"/>
              <w:jc w:val="right"/>
            </w:pPr>
            <w:r>
              <w:t>2.63</w:t>
            </w:r>
          </w:p>
        </w:tc>
        <w:tc>
          <w:tcPr>
            <w:tcW w:w="754" w:type="dxa"/>
          </w:tcPr>
          <w:p w14:paraId="4EACEF1F" w14:textId="77777777" w:rsidR="006B304D" w:rsidRDefault="00000000">
            <w:pPr>
              <w:pStyle w:val="Compact"/>
              <w:jc w:val="right"/>
            </w:pPr>
            <w:r>
              <w:t>2.77</w:t>
            </w:r>
          </w:p>
        </w:tc>
      </w:tr>
      <w:tr w:rsidR="006B304D" w14:paraId="489F13B7" w14:textId="77777777">
        <w:tc>
          <w:tcPr>
            <w:tcW w:w="565" w:type="dxa"/>
          </w:tcPr>
          <w:p w14:paraId="4DE7D0F3" w14:textId="77777777" w:rsidR="006B304D" w:rsidRDefault="006B304D">
            <w:pPr>
              <w:pStyle w:val="Compact"/>
            </w:pPr>
          </w:p>
        </w:tc>
        <w:tc>
          <w:tcPr>
            <w:tcW w:w="565" w:type="dxa"/>
          </w:tcPr>
          <w:p w14:paraId="5147E99F" w14:textId="77777777" w:rsidR="006B304D" w:rsidRDefault="00000000">
            <w:pPr>
              <w:pStyle w:val="Compact"/>
            </w:pPr>
            <w:r>
              <w:t>C4a</w:t>
            </w:r>
          </w:p>
        </w:tc>
        <w:tc>
          <w:tcPr>
            <w:tcW w:w="754" w:type="dxa"/>
          </w:tcPr>
          <w:p w14:paraId="4EDA4F74" w14:textId="77777777" w:rsidR="006B304D" w:rsidRDefault="00000000">
            <w:pPr>
              <w:pStyle w:val="Compact"/>
              <w:jc w:val="right"/>
            </w:pPr>
            <w:r>
              <w:t>2.74</w:t>
            </w:r>
          </w:p>
        </w:tc>
        <w:tc>
          <w:tcPr>
            <w:tcW w:w="754" w:type="dxa"/>
          </w:tcPr>
          <w:p w14:paraId="2826F50D" w14:textId="77777777" w:rsidR="006B304D" w:rsidRDefault="00000000">
            <w:pPr>
              <w:pStyle w:val="Compact"/>
              <w:jc w:val="right"/>
            </w:pPr>
            <w:r>
              <w:t>2.13</w:t>
            </w:r>
          </w:p>
        </w:tc>
        <w:tc>
          <w:tcPr>
            <w:tcW w:w="754" w:type="dxa"/>
          </w:tcPr>
          <w:p w14:paraId="7993BA60" w14:textId="77777777" w:rsidR="006B304D" w:rsidRDefault="00000000">
            <w:pPr>
              <w:pStyle w:val="Compact"/>
              <w:jc w:val="right"/>
            </w:pPr>
            <w:r>
              <w:t>2.82</w:t>
            </w:r>
          </w:p>
        </w:tc>
        <w:tc>
          <w:tcPr>
            <w:tcW w:w="754" w:type="dxa"/>
          </w:tcPr>
          <w:p w14:paraId="33620018" w14:textId="77777777" w:rsidR="006B304D" w:rsidRDefault="00000000">
            <w:pPr>
              <w:pStyle w:val="Compact"/>
              <w:jc w:val="right"/>
            </w:pPr>
            <w:r>
              <w:t>2.72</w:t>
            </w:r>
          </w:p>
        </w:tc>
        <w:tc>
          <w:tcPr>
            <w:tcW w:w="754" w:type="dxa"/>
          </w:tcPr>
          <w:p w14:paraId="51AA5F13" w14:textId="77777777" w:rsidR="006B304D" w:rsidRDefault="00000000">
            <w:pPr>
              <w:pStyle w:val="Compact"/>
              <w:jc w:val="right"/>
            </w:pPr>
            <w:r>
              <w:t>2.56</w:t>
            </w:r>
          </w:p>
        </w:tc>
        <w:tc>
          <w:tcPr>
            <w:tcW w:w="754" w:type="dxa"/>
          </w:tcPr>
          <w:p w14:paraId="100E4B40" w14:textId="77777777" w:rsidR="006B304D" w:rsidRDefault="00000000">
            <w:pPr>
              <w:pStyle w:val="Compact"/>
              <w:jc w:val="right"/>
            </w:pPr>
            <w:r>
              <w:t>3.72</w:t>
            </w:r>
          </w:p>
        </w:tc>
        <w:tc>
          <w:tcPr>
            <w:tcW w:w="754" w:type="dxa"/>
          </w:tcPr>
          <w:p w14:paraId="0F698695" w14:textId="77777777" w:rsidR="006B304D" w:rsidRDefault="00000000">
            <w:pPr>
              <w:pStyle w:val="Compact"/>
              <w:jc w:val="right"/>
            </w:pPr>
            <w:r>
              <w:t>n/a</w:t>
            </w:r>
          </w:p>
        </w:tc>
        <w:tc>
          <w:tcPr>
            <w:tcW w:w="754" w:type="dxa"/>
          </w:tcPr>
          <w:p w14:paraId="5E5CBBAC" w14:textId="77777777" w:rsidR="006B304D" w:rsidRDefault="00000000">
            <w:pPr>
              <w:pStyle w:val="Compact"/>
              <w:jc w:val="right"/>
            </w:pPr>
            <w:r>
              <w:t>2.59</w:t>
            </w:r>
          </w:p>
        </w:tc>
        <w:tc>
          <w:tcPr>
            <w:tcW w:w="754" w:type="dxa"/>
          </w:tcPr>
          <w:p w14:paraId="2698A282" w14:textId="77777777" w:rsidR="006B304D" w:rsidRDefault="00000000">
            <w:pPr>
              <w:pStyle w:val="Compact"/>
              <w:jc w:val="right"/>
            </w:pPr>
            <w:r>
              <w:t>2.78</w:t>
            </w:r>
          </w:p>
        </w:tc>
      </w:tr>
      <w:tr w:rsidR="006B304D" w14:paraId="2032A51E" w14:textId="77777777">
        <w:tc>
          <w:tcPr>
            <w:tcW w:w="565" w:type="dxa"/>
          </w:tcPr>
          <w:p w14:paraId="19C4400E" w14:textId="77777777" w:rsidR="006B304D" w:rsidRDefault="00000000">
            <w:pPr>
              <w:pStyle w:val="Compact"/>
            </w:pPr>
            <w:r>
              <w:t>Bernal Diaz</w:t>
            </w:r>
          </w:p>
        </w:tc>
        <w:tc>
          <w:tcPr>
            <w:tcW w:w="565" w:type="dxa"/>
          </w:tcPr>
          <w:p w14:paraId="18DA1422" w14:textId="77777777" w:rsidR="006B304D" w:rsidRDefault="00000000">
            <w:pPr>
              <w:pStyle w:val="Compact"/>
            </w:pPr>
            <w:r>
              <w:t>C5</w:t>
            </w:r>
          </w:p>
        </w:tc>
        <w:tc>
          <w:tcPr>
            <w:tcW w:w="754" w:type="dxa"/>
          </w:tcPr>
          <w:p w14:paraId="014314ED" w14:textId="77777777" w:rsidR="006B304D" w:rsidRDefault="00000000">
            <w:pPr>
              <w:pStyle w:val="Compact"/>
              <w:jc w:val="right"/>
            </w:pPr>
            <w:r>
              <w:t>1.72</w:t>
            </w:r>
          </w:p>
        </w:tc>
        <w:tc>
          <w:tcPr>
            <w:tcW w:w="754" w:type="dxa"/>
          </w:tcPr>
          <w:p w14:paraId="058680E6" w14:textId="77777777" w:rsidR="006B304D" w:rsidRDefault="00000000">
            <w:pPr>
              <w:pStyle w:val="Compact"/>
              <w:jc w:val="right"/>
            </w:pPr>
            <w:r>
              <w:t>1.31</w:t>
            </w:r>
          </w:p>
        </w:tc>
        <w:tc>
          <w:tcPr>
            <w:tcW w:w="754" w:type="dxa"/>
          </w:tcPr>
          <w:p w14:paraId="140B9EE5" w14:textId="77777777" w:rsidR="006B304D" w:rsidRDefault="00000000">
            <w:pPr>
              <w:pStyle w:val="Compact"/>
              <w:jc w:val="right"/>
            </w:pPr>
            <w:r>
              <w:t>1.87</w:t>
            </w:r>
          </w:p>
        </w:tc>
        <w:tc>
          <w:tcPr>
            <w:tcW w:w="754" w:type="dxa"/>
          </w:tcPr>
          <w:p w14:paraId="1CDB8407" w14:textId="77777777" w:rsidR="006B304D" w:rsidRDefault="00000000">
            <w:pPr>
              <w:pStyle w:val="Compact"/>
              <w:jc w:val="right"/>
            </w:pPr>
            <w:r>
              <w:t>1.85</w:t>
            </w:r>
          </w:p>
        </w:tc>
        <w:tc>
          <w:tcPr>
            <w:tcW w:w="754" w:type="dxa"/>
          </w:tcPr>
          <w:p w14:paraId="2C64CA08" w14:textId="77777777" w:rsidR="006B304D" w:rsidRDefault="00000000">
            <w:pPr>
              <w:pStyle w:val="Compact"/>
              <w:jc w:val="right"/>
            </w:pPr>
            <w:r>
              <w:t>1.74</w:t>
            </w:r>
          </w:p>
        </w:tc>
        <w:tc>
          <w:tcPr>
            <w:tcW w:w="754" w:type="dxa"/>
          </w:tcPr>
          <w:p w14:paraId="31A75785" w14:textId="77777777" w:rsidR="006B304D" w:rsidRDefault="00000000">
            <w:pPr>
              <w:pStyle w:val="Compact"/>
              <w:jc w:val="right"/>
            </w:pPr>
            <w:r>
              <w:t>2.64</w:t>
            </w:r>
          </w:p>
        </w:tc>
        <w:tc>
          <w:tcPr>
            <w:tcW w:w="754" w:type="dxa"/>
          </w:tcPr>
          <w:p w14:paraId="7BD54F25" w14:textId="77777777" w:rsidR="006B304D" w:rsidRDefault="00000000">
            <w:pPr>
              <w:pStyle w:val="Compact"/>
              <w:jc w:val="right"/>
            </w:pPr>
            <w:r>
              <w:t>1.67</w:t>
            </w:r>
          </w:p>
        </w:tc>
        <w:tc>
          <w:tcPr>
            <w:tcW w:w="754" w:type="dxa"/>
          </w:tcPr>
          <w:p w14:paraId="414A49BC" w14:textId="77777777" w:rsidR="006B304D" w:rsidRDefault="00000000">
            <w:pPr>
              <w:pStyle w:val="Compact"/>
              <w:jc w:val="right"/>
            </w:pPr>
            <w:r>
              <w:t>1.70</w:t>
            </w:r>
          </w:p>
        </w:tc>
        <w:tc>
          <w:tcPr>
            <w:tcW w:w="754" w:type="dxa"/>
          </w:tcPr>
          <w:p w14:paraId="59FB7E8C" w14:textId="77777777" w:rsidR="006B304D" w:rsidRDefault="00000000">
            <w:pPr>
              <w:pStyle w:val="Compact"/>
              <w:jc w:val="right"/>
            </w:pPr>
            <w:r>
              <w:t>1.83</w:t>
            </w:r>
          </w:p>
        </w:tc>
      </w:tr>
      <w:tr w:rsidR="006B304D" w14:paraId="17A747F0" w14:textId="77777777">
        <w:tc>
          <w:tcPr>
            <w:tcW w:w="565" w:type="dxa"/>
          </w:tcPr>
          <w:p w14:paraId="51F524B9" w14:textId="77777777" w:rsidR="006B304D" w:rsidRDefault="006B304D">
            <w:pPr>
              <w:pStyle w:val="Compact"/>
            </w:pPr>
          </w:p>
        </w:tc>
        <w:tc>
          <w:tcPr>
            <w:tcW w:w="565" w:type="dxa"/>
          </w:tcPr>
          <w:p w14:paraId="448EA938" w14:textId="77777777" w:rsidR="006B304D" w:rsidRDefault="00000000">
            <w:pPr>
              <w:pStyle w:val="Compact"/>
            </w:pPr>
            <w:r>
              <w:t>C2a</w:t>
            </w:r>
          </w:p>
        </w:tc>
        <w:tc>
          <w:tcPr>
            <w:tcW w:w="754" w:type="dxa"/>
          </w:tcPr>
          <w:p w14:paraId="2FFEA548" w14:textId="77777777" w:rsidR="006B304D" w:rsidRDefault="00000000">
            <w:pPr>
              <w:pStyle w:val="Compact"/>
              <w:jc w:val="right"/>
            </w:pPr>
            <w:r>
              <w:t>2.18</w:t>
            </w:r>
          </w:p>
        </w:tc>
        <w:tc>
          <w:tcPr>
            <w:tcW w:w="754" w:type="dxa"/>
          </w:tcPr>
          <w:p w14:paraId="57179020" w14:textId="77777777" w:rsidR="006B304D" w:rsidRDefault="00000000">
            <w:pPr>
              <w:pStyle w:val="Compact"/>
              <w:jc w:val="right"/>
            </w:pPr>
            <w:r>
              <w:t>1.85</w:t>
            </w:r>
          </w:p>
        </w:tc>
        <w:tc>
          <w:tcPr>
            <w:tcW w:w="754" w:type="dxa"/>
          </w:tcPr>
          <w:p w14:paraId="3E00F4B7" w14:textId="77777777" w:rsidR="006B304D" w:rsidRDefault="00000000">
            <w:pPr>
              <w:pStyle w:val="Compact"/>
              <w:jc w:val="right"/>
            </w:pPr>
            <w:r>
              <w:t>2.62</w:t>
            </w:r>
          </w:p>
        </w:tc>
        <w:tc>
          <w:tcPr>
            <w:tcW w:w="754" w:type="dxa"/>
          </w:tcPr>
          <w:p w14:paraId="45B8E932" w14:textId="77777777" w:rsidR="006B304D" w:rsidRDefault="00000000">
            <w:pPr>
              <w:pStyle w:val="Compact"/>
              <w:jc w:val="right"/>
            </w:pPr>
            <w:r>
              <w:t>2.38</w:t>
            </w:r>
          </w:p>
        </w:tc>
        <w:tc>
          <w:tcPr>
            <w:tcW w:w="754" w:type="dxa"/>
          </w:tcPr>
          <w:p w14:paraId="61D6FF66" w14:textId="77777777" w:rsidR="006B304D" w:rsidRDefault="00000000">
            <w:pPr>
              <w:pStyle w:val="Compact"/>
              <w:jc w:val="right"/>
            </w:pPr>
            <w:r>
              <w:t>2.31</w:t>
            </w:r>
          </w:p>
        </w:tc>
        <w:tc>
          <w:tcPr>
            <w:tcW w:w="754" w:type="dxa"/>
          </w:tcPr>
          <w:p w14:paraId="1010DCE6" w14:textId="77777777" w:rsidR="006B304D" w:rsidRDefault="00000000">
            <w:pPr>
              <w:pStyle w:val="Compact"/>
              <w:jc w:val="right"/>
            </w:pPr>
            <w:r>
              <w:t>3.62</w:t>
            </w:r>
          </w:p>
        </w:tc>
        <w:tc>
          <w:tcPr>
            <w:tcW w:w="754" w:type="dxa"/>
          </w:tcPr>
          <w:p w14:paraId="71F72C28" w14:textId="77777777" w:rsidR="006B304D" w:rsidRDefault="00000000">
            <w:pPr>
              <w:pStyle w:val="Compact"/>
              <w:jc w:val="right"/>
            </w:pPr>
            <w:r>
              <w:t>2.75</w:t>
            </w:r>
          </w:p>
        </w:tc>
        <w:tc>
          <w:tcPr>
            <w:tcW w:w="754" w:type="dxa"/>
          </w:tcPr>
          <w:p w14:paraId="3265FB1C" w14:textId="77777777" w:rsidR="006B304D" w:rsidRDefault="00000000">
            <w:pPr>
              <w:pStyle w:val="Compact"/>
              <w:jc w:val="right"/>
            </w:pPr>
            <w:r>
              <w:t>2.27</w:t>
            </w:r>
          </w:p>
        </w:tc>
        <w:tc>
          <w:tcPr>
            <w:tcW w:w="754" w:type="dxa"/>
          </w:tcPr>
          <w:p w14:paraId="0D5F2F53" w14:textId="77777777" w:rsidR="006B304D" w:rsidRDefault="00000000">
            <w:pPr>
              <w:pStyle w:val="Compact"/>
              <w:jc w:val="right"/>
            </w:pPr>
            <w:r>
              <w:t>2.53</w:t>
            </w:r>
          </w:p>
        </w:tc>
      </w:tr>
      <w:tr w:rsidR="006B304D" w14:paraId="434EC41E" w14:textId="77777777">
        <w:tc>
          <w:tcPr>
            <w:tcW w:w="565" w:type="dxa"/>
          </w:tcPr>
          <w:p w14:paraId="077F924A" w14:textId="77777777" w:rsidR="006B304D" w:rsidRDefault="006B304D">
            <w:pPr>
              <w:pStyle w:val="Compact"/>
            </w:pPr>
          </w:p>
        </w:tc>
        <w:tc>
          <w:tcPr>
            <w:tcW w:w="565" w:type="dxa"/>
          </w:tcPr>
          <w:p w14:paraId="441BDB07" w14:textId="77777777" w:rsidR="006B304D" w:rsidRDefault="00000000">
            <w:pPr>
              <w:pStyle w:val="Compact"/>
            </w:pPr>
            <w:r>
              <w:t>C2c</w:t>
            </w:r>
          </w:p>
        </w:tc>
        <w:tc>
          <w:tcPr>
            <w:tcW w:w="754" w:type="dxa"/>
          </w:tcPr>
          <w:p w14:paraId="7BAE7395" w14:textId="77777777" w:rsidR="006B304D" w:rsidRDefault="00000000">
            <w:pPr>
              <w:pStyle w:val="Compact"/>
              <w:jc w:val="right"/>
            </w:pPr>
            <w:r>
              <w:t>1.64</w:t>
            </w:r>
          </w:p>
        </w:tc>
        <w:tc>
          <w:tcPr>
            <w:tcW w:w="754" w:type="dxa"/>
          </w:tcPr>
          <w:p w14:paraId="6E950560" w14:textId="77777777" w:rsidR="006B304D" w:rsidRDefault="00000000">
            <w:pPr>
              <w:pStyle w:val="Compact"/>
              <w:jc w:val="right"/>
            </w:pPr>
            <w:r>
              <w:t>1.54</w:t>
            </w:r>
          </w:p>
        </w:tc>
        <w:tc>
          <w:tcPr>
            <w:tcW w:w="754" w:type="dxa"/>
          </w:tcPr>
          <w:p w14:paraId="65FC2397" w14:textId="77777777" w:rsidR="006B304D" w:rsidRDefault="00000000">
            <w:pPr>
              <w:pStyle w:val="Compact"/>
              <w:jc w:val="right"/>
            </w:pPr>
            <w:r>
              <w:t>1.90</w:t>
            </w:r>
          </w:p>
        </w:tc>
        <w:tc>
          <w:tcPr>
            <w:tcW w:w="754" w:type="dxa"/>
          </w:tcPr>
          <w:p w14:paraId="14EE5178" w14:textId="77777777" w:rsidR="006B304D" w:rsidRDefault="00000000">
            <w:pPr>
              <w:pStyle w:val="Compact"/>
              <w:jc w:val="right"/>
            </w:pPr>
            <w:r>
              <w:t>2.00</w:t>
            </w:r>
          </w:p>
        </w:tc>
        <w:tc>
          <w:tcPr>
            <w:tcW w:w="754" w:type="dxa"/>
          </w:tcPr>
          <w:p w14:paraId="15B81481" w14:textId="77777777" w:rsidR="006B304D" w:rsidRDefault="00000000">
            <w:pPr>
              <w:pStyle w:val="Compact"/>
              <w:jc w:val="right"/>
            </w:pPr>
            <w:r>
              <w:t>1.87</w:t>
            </w:r>
          </w:p>
        </w:tc>
        <w:tc>
          <w:tcPr>
            <w:tcW w:w="754" w:type="dxa"/>
          </w:tcPr>
          <w:p w14:paraId="51F75D46" w14:textId="77777777" w:rsidR="006B304D" w:rsidRDefault="00000000">
            <w:pPr>
              <w:pStyle w:val="Compact"/>
              <w:jc w:val="right"/>
            </w:pPr>
            <w:r>
              <w:t>2.82</w:t>
            </w:r>
          </w:p>
        </w:tc>
        <w:tc>
          <w:tcPr>
            <w:tcW w:w="754" w:type="dxa"/>
          </w:tcPr>
          <w:p w14:paraId="19C21A0D" w14:textId="77777777" w:rsidR="006B304D" w:rsidRDefault="00000000">
            <w:pPr>
              <w:pStyle w:val="Compact"/>
              <w:jc w:val="right"/>
            </w:pPr>
            <w:r>
              <w:t>3.14</w:t>
            </w:r>
          </w:p>
        </w:tc>
        <w:tc>
          <w:tcPr>
            <w:tcW w:w="754" w:type="dxa"/>
          </w:tcPr>
          <w:p w14:paraId="466E3379" w14:textId="77777777" w:rsidR="006B304D" w:rsidRDefault="00000000">
            <w:pPr>
              <w:pStyle w:val="Compact"/>
              <w:jc w:val="right"/>
            </w:pPr>
            <w:r>
              <w:t>1.79</w:t>
            </w:r>
          </w:p>
        </w:tc>
        <w:tc>
          <w:tcPr>
            <w:tcW w:w="754" w:type="dxa"/>
          </w:tcPr>
          <w:p w14:paraId="0CB97F21" w14:textId="77777777" w:rsidR="006B304D" w:rsidRDefault="00000000">
            <w:pPr>
              <w:pStyle w:val="Compact"/>
              <w:jc w:val="right"/>
            </w:pPr>
            <w:r>
              <w:t>2.13</w:t>
            </w:r>
          </w:p>
        </w:tc>
      </w:tr>
      <w:tr w:rsidR="006B304D" w14:paraId="032FEBE0" w14:textId="77777777">
        <w:tc>
          <w:tcPr>
            <w:tcW w:w="565" w:type="dxa"/>
          </w:tcPr>
          <w:p w14:paraId="3FC69667" w14:textId="77777777" w:rsidR="006B304D" w:rsidRDefault="006B304D">
            <w:pPr>
              <w:pStyle w:val="Compact"/>
            </w:pPr>
          </w:p>
        </w:tc>
        <w:tc>
          <w:tcPr>
            <w:tcW w:w="565" w:type="dxa"/>
          </w:tcPr>
          <w:p w14:paraId="4084CFA6" w14:textId="77777777" w:rsidR="006B304D" w:rsidRDefault="00000000">
            <w:pPr>
              <w:pStyle w:val="Compact"/>
            </w:pPr>
            <w:r>
              <w:t>C4</w:t>
            </w:r>
          </w:p>
        </w:tc>
        <w:tc>
          <w:tcPr>
            <w:tcW w:w="754" w:type="dxa"/>
          </w:tcPr>
          <w:p w14:paraId="421EF22A" w14:textId="77777777" w:rsidR="006B304D" w:rsidRDefault="00000000">
            <w:pPr>
              <w:pStyle w:val="Compact"/>
              <w:jc w:val="right"/>
            </w:pPr>
            <w:r>
              <w:t>2.59</w:t>
            </w:r>
          </w:p>
        </w:tc>
        <w:tc>
          <w:tcPr>
            <w:tcW w:w="754" w:type="dxa"/>
          </w:tcPr>
          <w:p w14:paraId="383D0D73" w14:textId="77777777" w:rsidR="006B304D" w:rsidRDefault="00000000">
            <w:pPr>
              <w:pStyle w:val="Compact"/>
              <w:jc w:val="right"/>
            </w:pPr>
            <w:r>
              <w:t>1.87</w:t>
            </w:r>
          </w:p>
        </w:tc>
        <w:tc>
          <w:tcPr>
            <w:tcW w:w="754" w:type="dxa"/>
          </w:tcPr>
          <w:p w14:paraId="1939C69A" w14:textId="77777777" w:rsidR="006B304D" w:rsidRDefault="00000000">
            <w:pPr>
              <w:pStyle w:val="Compact"/>
              <w:jc w:val="right"/>
            </w:pPr>
            <w:r>
              <w:t>2.67</w:t>
            </w:r>
          </w:p>
        </w:tc>
        <w:tc>
          <w:tcPr>
            <w:tcW w:w="754" w:type="dxa"/>
          </w:tcPr>
          <w:p w14:paraId="5884C2E8" w14:textId="77777777" w:rsidR="006B304D" w:rsidRDefault="00000000">
            <w:pPr>
              <w:pStyle w:val="Compact"/>
              <w:jc w:val="right"/>
            </w:pPr>
            <w:r>
              <w:t>2.46</w:t>
            </w:r>
          </w:p>
        </w:tc>
        <w:tc>
          <w:tcPr>
            <w:tcW w:w="754" w:type="dxa"/>
          </w:tcPr>
          <w:p w14:paraId="78362AA0" w14:textId="77777777" w:rsidR="006B304D" w:rsidRDefault="00000000">
            <w:pPr>
              <w:pStyle w:val="Compact"/>
              <w:jc w:val="right"/>
            </w:pPr>
            <w:r>
              <w:t>2.46</w:t>
            </w:r>
          </w:p>
        </w:tc>
        <w:tc>
          <w:tcPr>
            <w:tcW w:w="754" w:type="dxa"/>
          </w:tcPr>
          <w:p w14:paraId="510E2EFD" w14:textId="77777777" w:rsidR="006B304D" w:rsidRDefault="00000000">
            <w:pPr>
              <w:pStyle w:val="Compact"/>
              <w:jc w:val="right"/>
            </w:pPr>
            <w:r>
              <w:t>3.51</w:t>
            </w:r>
          </w:p>
        </w:tc>
        <w:tc>
          <w:tcPr>
            <w:tcW w:w="754" w:type="dxa"/>
          </w:tcPr>
          <w:p w14:paraId="282D8B49" w14:textId="77777777" w:rsidR="006B304D" w:rsidRDefault="00000000">
            <w:pPr>
              <w:pStyle w:val="Compact"/>
              <w:jc w:val="right"/>
            </w:pPr>
            <w:r>
              <w:t>3.40</w:t>
            </w:r>
          </w:p>
        </w:tc>
        <w:tc>
          <w:tcPr>
            <w:tcW w:w="754" w:type="dxa"/>
          </w:tcPr>
          <w:p w14:paraId="76452E28" w14:textId="77777777" w:rsidR="006B304D" w:rsidRDefault="00000000">
            <w:pPr>
              <w:pStyle w:val="Compact"/>
              <w:jc w:val="right"/>
            </w:pPr>
            <w:r>
              <w:t>2.41</w:t>
            </w:r>
          </w:p>
        </w:tc>
        <w:tc>
          <w:tcPr>
            <w:tcW w:w="754" w:type="dxa"/>
          </w:tcPr>
          <w:p w14:paraId="5708AF0A" w14:textId="77777777" w:rsidR="006B304D" w:rsidRDefault="00000000">
            <w:pPr>
              <w:pStyle w:val="Compact"/>
              <w:jc w:val="right"/>
            </w:pPr>
            <w:r>
              <w:t>2.71</w:t>
            </w:r>
          </w:p>
        </w:tc>
      </w:tr>
      <w:tr w:rsidR="006B304D" w14:paraId="707B5A1F" w14:textId="77777777">
        <w:tc>
          <w:tcPr>
            <w:tcW w:w="565" w:type="dxa"/>
          </w:tcPr>
          <w:p w14:paraId="6078B0A9" w14:textId="77777777" w:rsidR="006B304D" w:rsidRDefault="006B304D">
            <w:pPr>
              <w:pStyle w:val="Compact"/>
            </w:pPr>
          </w:p>
        </w:tc>
        <w:tc>
          <w:tcPr>
            <w:tcW w:w="565" w:type="dxa"/>
          </w:tcPr>
          <w:p w14:paraId="111E3DC2" w14:textId="77777777" w:rsidR="006B304D" w:rsidRDefault="00000000">
            <w:pPr>
              <w:pStyle w:val="Compact"/>
            </w:pPr>
            <w:r>
              <w:t>C4a</w:t>
            </w:r>
          </w:p>
        </w:tc>
        <w:tc>
          <w:tcPr>
            <w:tcW w:w="754" w:type="dxa"/>
          </w:tcPr>
          <w:p w14:paraId="5033F758" w14:textId="77777777" w:rsidR="006B304D" w:rsidRDefault="00000000">
            <w:pPr>
              <w:pStyle w:val="Compact"/>
              <w:jc w:val="right"/>
            </w:pPr>
            <w:r>
              <w:t>2.28</w:t>
            </w:r>
          </w:p>
        </w:tc>
        <w:tc>
          <w:tcPr>
            <w:tcW w:w="754" w:type="dxa"/>
          </w:tcPr>
          <w:p w14:paraId="74A4C9D3" w14:textId="77777777" w:rsidR="006B304D" w:rsidRDefault="00000000">
            <w:pPr>
              <w:pStyle w:val="Compact"/>
              <w:jc w:val="right"/>
            </w:pPr>
            <w:r>
              <w:t>2.18</w:t>
            </w:r>
          </w:p>
        </w:tc>
        <w:tc>
          <w:tcPr>
            <w:tcW w:w="754" w:type="dxa"/>
          </w:tcPr>
          <w:p w14:paraId="70DFA234" w14:textId="77777777" w:rsidR="006B304D" w:rsidRDefault="00000000">
            <w:pPr>
              <w:pStyle w:val="Compact"/>
              <w:jc w:val="right"/>
            </w:pPr>
            <w:r>
              <w:t>2.79</w:t>
            </w:r>
          </w:p>
        </w:tc>
        <w:tc>
          <w:tcPr>
            <w:tcW w:w="754" w:type="dxa"/>
          </w:tcPr>
          <w:p w14:paraId="4E5E9D26" w14:textId="77777777" w:rsidR="006B304D" w:rsidRDefault="00000000">
            <w:pPr>
              <w:pStyle w:val="Compact"/>
              <w:jc w:val="right"/>
            </w:pPr>
            <w:r>
              <w:t>2.56</w:t>
            </w:r>
          </w:p>
        </w:tc>
        <w:tc>
          <w:tcPr>
            <w:tcW w:w="754" w:type="dxa"/>
          </w:tcPr>
          <w:p w14:paraId="1EBFA92D" w14:textId="77777777" w:rsidR="006B304D" w:rsidRDefault="00000000">
            <w:pPr>
              <w:pStyle w:val="Compact"/>
              <w:jc w:val="right"/>
            </w:pPr>
            <w:r>
              <w:t>2.59</w:t>
            </w:r>
          </w:p>
        </w:tc>
        <w:tc>
          <w:tcPr>
            <w:tcW w:w="754" w:type="dxa"/>
          </w:tcPr>
          <w:p w14:paraId="39C9EC2E" w14:textId="77777777" w:rsidR="006B304D" w:rsidRDefault="00000000">
            <w:pPr>
              <w:pStyle w:val="Compact"/>
              <w:jc w:val="right"/>
            </w:pPr>
            <w:r>
              <w:t>3.46</w:t>
            </w:r>
          </w:p>
        </w:tc>
        <w:tc>
          <w:tcPr>
            <w:tcW w:w="754" w:type="dxa"/>
          </w:tcPr>
          <w:p w14:paraId="12766978" w14:textId="77777777" w:rsidR="006B304D" w:rsidRDefault="00000000">
            <w:pPr>
              <w:pStyle w:val="Compact"/>
              <w:jc w:val="right"/>
            </w:pPr>
            <w:r>
              <w:t>3.60</w:t>
            </w:r>
          </w:p>
        </w:tc>
        <w:tc>
          <w:tcPr>
            <w:tcW w:w="754" w:type="dxa"/>
          </w:tcPr>
          <w:p w14:paraId="63B8E261" w14:textId="77777777" w:rsidR="006B304D" w:rsidRDefault="00000000">
            <w:pPr>
              <w:pStyle w:val="Compact"/>
              <w:jc w:val="right"/>
            </w:pPr>
            <w:r>
              <w:t>2.48</w:t>
            </w:r>
          </w:p>
        </w:tc>
        <w:tc>
          <w:tcPr>
            <w:tcW w:w="754" w:type="dxa"/>
          </w:tcPr>
          <w:p w14:paraId="46D18F82" w14:textId="77777777" w:rsidR="006B304D" w:rsidRDefault="00000000">
            <w:pPr>
              <w:pStyle w:val="Compact"/>
              <w:jc w:val="right"/>
            </w:pPr>
            <w:r>
              <w:t>2.78</w:t>
            </w:r>
          </w:p>
        </w:tc>
      </w:tr>
      <w:tr w:rsidR="006B304D" w14:paraId="5E8859BB" w14:textId="77777777">
        <w:tc>
          <w:tcPr>
            <w:tcW w:w="565" w:type="dxa"/>
          </w:tcPr>
          <w:p w14:paraId="473D46AE" w14:textId="77777777" w:rsidR="006B304D" w:rsidRDefault="00000000">
            <w:pPr>
              <w:pStyle w:val="Compact"/>
            </w:pPr>
            <w:r>
              <w:t>Keckley</w:t>
            </w:r>
          </w:p>
        </w:tc>
        <w:tc>
          <w:tcPr>
            <w:tcW w:w="565" w:type="dxa"/>
          </w:tcPr>
          <w:p w14:paraId="14CD5EF3" w14:textId="77777777" w:rsidR="006B304D" w:rsidRDefault="00000000">
            <w:pPr>
              <w:pStyle w:val="Compact"/>
            </w:pPr>
            <w:r>
              <w:t>C5</w:t>
            </w:r>
          </w:p>
        </w:tc>
        <w:tc>
          <w:tcPr>
            <w:tcW w:w="754" w:type="dxa"/>
          </w:tcPr>
          <w:p w14:paraId="25C04CAC" w14:textId="77777777" w:rsidR="006B304D" w:rsidRDefault="00000000">
            <w:pPr>
              <w:pStyle w:val="Compact"/>
              <w:jc w:val="right"/>
            </w:pPr>
            <w:r>
              <w:t>2.00</w:t>
            </w:r>
          </w:p>
        </w:tc>
        <w:tc>
          <w:tcPr>
            <w:tcW w:w="754" w:type="dxa"/>
          </w:tcPr>
          <w:p w14:paraId="5D4A2565" w14:textId="77777777" w:rsidR="006B304D" w:rsidRDefault="00000000">
            <w:pPr>
              <w:pStyle w:val="Compact"/>
              <w:jc w:val="right"/>
            </w:pPr>
            <w:r>
              <w:t>1.56</w:t>
            </w:r>
          </w:p>
        </w:tc>
        <w:tc>
          <w:tcPr>
            <w:tcW w:w="754" w:type="dxa"/>
          </w:tcPr>
          <w:p w14:paraId="00897567" w14:textId="77777777" w:rsidR="006B304D" w:rsidRDefault="00000000">
            <w:pPr>
              <w:pStyle w:val="Compact"/>
              <w:jc w:val="right"/>
            </w:pPr>
            <w:r>
              <w:t>1.85</w:t>
            </w:r>
          </w:p>
        </w:tc>
        <w:tc>
          <w:tcPr>
            <w:tcW w:w="754" w:type="dxa"/>
          </w:tcPr>
          <w:p w14:paraId="34699E80" w14:textId="77777777" w:rsidR="006B304D" w:rsidRDefault="00000000">
            <w:pPr>
              <w:pStyle w:val="Compact"/>
              <w:jc w:val="right"/>
            </w:pPr>
            <w:r>
              <w:t>1.82</w:t>
            </w:r>
          </w:p>
        </w:tc>
        <w:tc>
          <w:tcPr>
            <w:tcW w:w="754" w:type="dxa"/>
          </w:tcPr>
          <w:p w14:paraId="52F2632D" w14:textId="77777777" w:rsidR="006B304D" w:rsidRDefault="00000000">
            <w:pPr>
              <w:pStyle w:val="Compact"/>
              <w:jc w:val="right"/>
            </w:pPr>
            <w:r>
              <w:t>1.97</w:t>
            </w:r>
          </w:p>
        </w:tc>
        <w:tc>
          <w:tcPr>
            <w:tcW w:w="754" w:type="dxa"/>
          </w:tcPr>
          <w:p w14:paraId="37D3900D" w14:textId="77777777" w:rsidR="006B304D" w:rsidRDefault="00000000">
            <w:pPr>
              <w:pStyle w:val="Compact"/>
              <w:jc w:val="right"/>
            </w:pPr>
            <w:r>
              <w:t>2.28</w:t>
            </w:r>
          </w:p>
        </w:tc>
        <w:tc>
          <w:tcPr>
            <w:tcW w:w="754" w:type="dxa"/>
          </w:tcPr>
          <w:p w14:paraId="4A4A04A9" w14:textId="77777777" w:rsidR="006B304D" w:rsidRDefault="00000000">
            <w:pPr>
              <w:pStyle w:val="Compact"/>
              <w:jc w:val="right"/>
            </w:pPr>
            <w:r>
              <w:t>n/a</w:t>
            </w:r>
          </w:p>
        </w:tc>
        <w:tc>
          <w:tcPr>
            <w:tcW w:w="754" w:type="dxa"/>
          </w:tcPr>
          <w:p w14:paraId="14A19B3E" w14:textId="77777777" w:rsidR="006B304D" w:rsidRDefault="00000000">
            <w:pPr>
              <w:pStyle w:val="Compact"/>
              <w:jc w:val="right"/>
            </w:pPr>
            <w:r>
              <w:t>1.84</w:t>
            </w:r>
          </w:p>
        </w:tc>
        <w:tc>
          <w:tcPr>
            <w:tcW w:w="754" w:type="dxa"/>
          </w:tcPr>
          <w:p w14:paraId="16CD56D1" w14:textId="77777777" w:rsidR="006B304D" w:rsidRDefault="00000000">
            <w:pPr>
              <w:pStyle w:val="Compact"/>
              <w:jc w:val="right"/>
            </w:pPr>
            <w:r>
              <w:t>1.91</w:t>
            </w:r>
          </w:p>
        </w:tc>
      </w:tr>
      <w:tr w:rsidR="006B304D" w14:paraId="2B3A0C11" w14:textId="77777777">
        <w:tc>
          <w:tcPr>
            <w:tcW w:w="565" w:type="dxa"/>
          </w:tcPr>
          <w:p w14:paraId="2FE7318D" w14:textId="77777777" w:rsidR="006B304D" w:rsidRDefault="006B304D">
            <w:pPr>
              <w:pStyle w:val="Compact"/>
            </w:pPr>
          </w:p>
        </w:tc>
        <w:tc>
          <w:tcPr>
            <w:tcW w:w="565" w:type="dxa"/>
          </w:tcPr>
          <w:p w14:paraId="5364C729" w14:textId="77777777" w:rsidR="006B304D" w:rsidRDefault="00000000">
            <w:pPr>
              <w:pStyle w:val="Compact"/>
            </w:pPr>
            <w:r>
              <w:t>C2a</w:t>
            </w:r>
          </w:p>
        </w:tc>
        <w:tc>
          <w:tcPr>
            <w:tcW w:w="754" w:type="dxa"/>
          </w:tcPr>
          <w:p w14:paraId="5C396109" w14:textId="77777777" w:rsidR="006B304D" w:rsidRDefault="00000000">
            <w:pPr>
              <w:pStyle w:val="Compact"/>
              <w:jc w:val="right"/>
            </w:pPr>
            <w:r>
              <w:t>2.38</w:t>
            </w:r>
          </w:p>
        </w:tc>
        <w:tc>
          <w:tcPr>
            <w:tcW w:w="754" w:type="dxa"/>
          </w:tcPr>
          <w:p w14:paraId="204C7AC0" w14:textId="77777777" w:rsidR="006B304D" w:rsidRDefault="00000000">
            <w:pPr>
              <w:pStyle w:val="Compact"/>
              <w:jc w:val="right"/>
            </w:pPr>
            <w:r>
              <w:t>1.90</w:t>
            </w:r>
          </w:p>
        </w:tc>
        <w:tc>
          <w:tcPr>
            <w:tcW w:w="754" w:type="dxa"/>
          </w:tcPr>
          <w:p w14:paraId="310DE17B" w14:textId="77777777" w:rsidR="006B304D" w:rsidRDefault="00000000">
            <w:pPr>
              <w:pStyle w:val="Compact"/>
              <w:jc w:val="right"/>
            </w:pPr>
            <w:r>
              <w:t>2.69</w:t>
            </w:r>
          </w:p>
        </w:tc>
        <w:tc>
          <w:tcPr>
            <w:tcW w:w="754" w:type="dxa"/>
          </w:tcPr>
          <w:p w14:paraId="7C8FFB54" w14:textId="77777777" w:rsidR="006B304D" w:rsidRDefault="00000000">
            <w:pPr>
              <w:pStyle w:val="Compact"/>
              <w:jc w:val="right"/>
            </w:pPr>
            <w:r>
              <w:t>2.51</w:t>
            </w:r>
          </w:p>
        </w:tc>
        <w:tc>
          <w:tcPr>
            <w:tcW w:w="754" w:type="dxa"/>
          </w:tcPr>
          <w:p w14:paraId="3AA9C8F1" w14:textId="77777777" w:rsidR="006B304D" w:rsidRDefault="00000000">
            <w:pPr>
              <w:pStyle w:val="Compact"/>
              <w:jc w:val="right"/>
            </w:pPr>
            <w:r>
              <w:t>2.64</w:t>
            </w:r>
          </w:p>
        </w:tc>
        <w:tc>
          <w:tcPr>
            <w:tcW w:w="754" w:type="dxa"/>
          </w:tcPr>
          <w:p w14:paraId="1E8E901B" w14:textId="77777777" w:rsidR="006B304D" w:rsidRDefault="00000000">
            <w:pPr>
              <w:pStyle w:val="Compact"/>
              <w:jc w:val="right"/>
            </w:pPr>
            <w:r>
              <w:t>3.72</w:t>
            </w:r>
          </w:p>
        </w:tc>
        <w:tc>
          <w:tcPr>
            <w:tcW w:w="754" w:type="dxa"/>
          </w:tcPr>
          <w:p w14:paraId="5E3B2B62" w14:textId="77777777" w:rsidR="006B304D" w:rsidRDefault="00000000">
            <w:pPr>
              <w:pStyle w:val="Compact"/>
              <w:jc w:val="right"/>
            </w:pPr>
            <w:r>
              <w:t>n/a</w:t>
            </w:r>
          </w:p>
        </w:tc>
        <w:tc>
          <w:tcPr>
            <w:tcW w:w="754" w:type="dxa"/>
          </w:tcPr>
          <w:p w14:paraId="1EFC24B2" w14:textId="77777777" w:rsidR="006B304D" w:rsidRDefault="00000000">
            <w:pPr>
              <w:pStyle w:val="Compact"/>
              <w:jc w:val="right"/>
            </w:pPr>
            <w:r>
              <w:t>2.43</w:t>
            </w:r>
          </w:p>
        </w:tc>
        <w:tc>
          <w:tcPr>
            <w:tcW w:w="754" w:type="dxa"/>
          </w:tcPr>
          <w:p w14:paraId="4A188F30" w14:textId="77777777" w:rsidR="006B304D" w:rsidRDefault="00000000">
            <w:pPr>
              <w:pStyle w:val="Compact"/>
              <w:jc w:val="right"/>
            </w:pPr>
            <w:r>
              <w:t>2.64</w:t>
            </w:r>
          </w:p>
        </w:tc>
      </w:tr>
      <w:tr w:rsidR="006B304D" w14:paraId="5797B6B5" w14:textId="77777777">
        <w:tc>
          <w:tcPr>
            <w:tcW w:w="565" w:type="dxa"/>
          </w:tcPr>
          <w:p w14:paraId="6CEDA3AB" w14:textId="77777777" w:rsidR="006B304D" w:rsidRDefault="006B304D">
            <w:pPr>
              <w:pStyle w:val="Compact"/>
            </w:pPr>
          </w:p>
        </w:tc>
        <w:tc>
          <w:tcPr>
            <w:tcW w:w="565" w:type="dxa"/>
          </w:tcPr>
          <w:p w14:paraId="73ACB980" w14:textId="77777777" w:rsidR="006B304D" w:rsidRDefault="00000000">
            <w:pPr>
              <w:pStyle w:val="Compact"/>
            </w:pPr>
            <w:r>
              <w:t>C2c</w:t>
            </w:r>
          </w:p>
        </w:tc>
        <w:tc>
          <w:tcPr>
            <w:tcW w:w="754" w:type="dxa"/>
          </w:tcPr>
          <w:p w14:paraId="4455505F" w14:textId="77777777" w:rsidR="006B304D" w:rsidRDefault="00000000">
            <w:pPr>
              <w:pStyle w:val="Compact"/>
              <w:jc w:val="right"/>
            </w:pPr>
            <w:r>
              <w:t>1.28</w:t>
            </w:r>
          </w:p>
        </w:tc>
        <w:tc>
          <w:tcPr>
            <w:tcW w:w="754" w:type="dxa"/>
          </w:tcPr>
          <w:p w14:paraId="17F92382" w14:textId="77777777" w:rsidR="006B304D" w:rsidRDefault="00000000">
            <w:pPr>
              <w:pStyle w:val="Compact"/>
              <w:jc w:val="right"/>
            </w:pPr>
            <w:r>
              <w:t>1.21</w:t>
            </w:r>
          </w:p>
        </w:tc>
        <w:tc>
          <w:tcPr>
            <w:tcW w:w="754" w:type="dxa"/>
          </w:tcPr>
          <w:p w14:paraId="4BD3E148" w14:textId="77777777" w:rsidR="006B304D" w:rsidRDefault="00000000">
            <w:pPr>
              <w:pStyle w:val="Compact"/>
              <w:jc w:val="right"/>
            </w:pPr>
            <w:r>
              <w:t>1.54</w:t>
            </w:r>
          </w:p>
        </w:tc>
        <w:tc>
          <w:tcPr>
            <w:tcW w:w="754" w:type="dxa"/>
          </w:tcPr>
          <w:p w14:paraId="1A7663B2" w14:textId="77777777" w:rsidR="006B304D" w:rsidRDefault="00000000">
            <w:pPr>
              <w:pStyle w:val="Compact"/>
              <w:jc w:val="right"/>
            </w:pPr>
            <w:r>
              <w:t>1.46</w:t>
            </w:r>
          </w:p>
        </w:tc>
        <w:tc>
          <w:tcPr>
            <w:tcW w:w="754" w:type="dxa"/>
          </w:tcPr>
          <w:p w14:paraId="4ADB63A7" w14:textId="77777777" w:rsidR="006B304D" w:rsidRDefault="00000000">
            <w:pPr>
              <w:pStyle w:val="Compact"/>
              <w:jc w:val="right"/>
            </w:pPr>
            <w:r>
              <w:t>1.28</w:t>
            </w:r>
          </w:p>
        </w:tc>
        <w:tc>
          <w:tcPr>
            <w:tcW w:w="754" w:type="dxa"/>
          </w:tcPr>
          <w:p w14:paraId="5D8ADC27" w14:textId="77777777" w:rsidR="006B304D" w:rsidRDefault="00000000">
            <w:pPr>
              <w:pStyle w:val="Compact"/>
              <w:jc w:val="right"/>
            </w:pPr>
            <w:r>
              <w:t>2.23</w:t>
            </w:r>
          </w:p>
        </w:tc>
        <w:tc>
          <w:tcPr>
            <w:tcW w:w="754" w:type="dxa"/>
          </w:tcPr>
          <w:p w14:paraId="332C9FE2" w14:textId="77777777" w:rsidR="006B304D" w:rsidRDefault="00000000">
            <w:pPr>
              <w:pStyle w:val="Compact"/>
              <w:jc w:val="right"/>
            </w:pPr>
            <w:r>
              <w:t>n/a</w:t>
            </w:r>
          </w:p>
        </w:tc>
        <w:tc>
          <w:tcPr>
            <w:tcW w:w="754" w:type="dxa"/>
          </w:tcPr>
          <w:p w14:paraId="51FE612A" w14:textId="77777777" w:rsidR="006B304D" w:rsidRDefault="00000000">
            <w:pPr>
              <w:pStyle w:val="Compact"/>
              <w:jc w:val="right"/>
            </w:pPr>
            <w:r>
              <w:t>1.35</w:t>
            </w:r>
          </w:p>
        </w:tc>
        <w:tc>
          <w:tcPr>
            <w:tcW w:w="754" w:type="dxa"/>
          </w:tcPr>
          <w:p w14:paraId="26E26DB6" w14:textId="77777777" w:rsidR="006B304D" w:rsidRDefault="00000000">
            <w:pPr>
              <w:pStyle w:val="Compact"/>
              <w:jc w:val="right"/>
            </w:pPr>
            <w:r>
              <w:t>1.50</w:t>
            </w:r>
          </w:p>
        </w:tc>
      </w:tr>
      <w:tr w:rsidR="006B304D" w14:paraId="4B1F6AF0" w14:textId="77777777">
        <w:tc>
          <w:tcPr>
            <w:tcW w:w="565" w:type="dxa"/>
          </w:tcPr>
          <w:p w14:paraId="7249248E" w14:textId="77777777" w:rsidR="006B304D" w:rsidRDefault="006B304D">
            <w:pPr>
              <w:pStyle w:val="Compact"/>
            </w:pPr>
          </w:p>
        </w:tc>
        <w:tc>
          <w:tcPr>
            <w:tcW w:w="565" w:type="dxa"/>
          </w:tcPr>
          <w:p w14:paraId="7B0C3D84" w14:textId="77777777" w:rsidR="006B304D" w:rsidRDefault="00000000">
            <w:pPr>
              <w:pStyle w:val="Compact"/>
            </w:pPr>
            <w:r>
              <w:t>C4</w:t>
            </w:r>
          </w:p>
        </w:tc>
        <w:tc>
          <w:tcPr>
            <w:tcW w:w="754" w:type="dxa"/>
          </w:tcPr>
          <w:p w14:paraId="1FA0DA61" w14:textId="77777777" w:rsidR="006B304D" w:rsidRDefault="00000000">
            <w:pPr>
              <w:pStyle w:val="Compact"/>
              <w:jc w:val="right"/>
            </w:pPr>
            <w:r>
              <w:t>2.64</w:t>
            </w:r>
          </w:p>
        </w:tc>
        <w:tc>
          <w:tcPr>
            <w:tcW w:w="754" w:type="dxa"/>
          </w:tcPr>
          <w:p w14:paraId="78E68497" w14:textId="77777777" w:rsidR="006B304D" w:rsidRDefault="00000000">
            <w:pPr>
              <w:pStyle w:val="Compact"/>
              <w:jc w:val="right"/>
            </w:pPr>
            <w:r>
              <w:t>1.95</w:t>
            </w:r>
          </w:p>
        </w:tc>
        <w:tc>
          <w:tcPr>
            <w:tcW w:w="754" w:type="dxa"/>
          </w:tcPr>
          <w:p w14:paraId="3E798E64" w14:textId="77777777" w:rsidR="006B304D" w:rsidRDefault="00000000">
            <w:pPr>
              <w:pStyle w:val="Compact"/>
              <w:jc w:val="right"/>
            </w:pPr>
            <w:r>
              <w:t>2.46</w:t>
            </w:r>
          </w:p>
        </w:tc>
        <w:tc>
          <w:tcPr>
            <w:tcW w:w="754" w:type="dxa"/>
          </w:tcPr>
          <w:p w14:paraId="58585DC8" w14:textId="77777777" w:rsidR="006B304D" w:rsidRDefault="00000000">
            <w:pPr>
              <w:pStyle w:val="Compact"/>
              <w:jc w:val="right"/>
            </w:pPr>
            <w:r>
              <w:t>2.49</w:t>
            </w:r>
          </w:p>
        </w:tc>
        <w:tc>
          <w:tcPr>
            <w:tcW w:w="754" w:type="dxa"/>
          </w:tcPr>
          <w:p w14:paraId="5112981F" w14:textId="77777777" w:rsidR="006B304D" w:rsidRDefault="00000000">
            <w:pPr>
              <w:pStyle w:val="Compact"/>
              <w:jc w:val="right"/>
            </w:pPr>
            <w:r>
              <w:t>2.41</w:t>
            </w:r>
          </w:p>
        </w:tc>
        <w:tc>
          <w:tcPr>
            <w:tcW w:w="754" w:type="dxa"/>
          </w:tcPr>
          <w:p w14:paraId="5162CEA1" w14:textId="77777777" w:rsidR="006B304D" w:rsidRDefault="00000000">
            <w:pPr>
              <w:pStyle w:val="Compact"/>
              <w:jc w:val="right"/>
            </w:pPr>
            <w:r>
              <w:t>3.46</w:t>
            </w:r>
          </w:p>
        </w:tc>
        <w:tc>
          <w:tcPr>
            <w:tcW w:w="754" w:type="dxa"/>
          </w:tcPr>
          <w:p w14:paraId="569DC982" w14:textId="77777777" w:rsidR="006B304D" w:rsidRDefault="00000000">
            <w:pPr>
              <w:pStyle w:val="Compact"/>
              <w:jc w:val="right"/>
            </w:pPr>
            <w:r>
              <w:t>n/a</w:t>
            </w:r>
          </w:p>
        </w:tc>
        <w:tc>
          <w:tcPr>
            <w:tcW w:w="754" w:type="dxa"/>
          </w:tcPr>
          <w:p w14:paraId="7E4863F4" w14:textId="77777777" w:rsidR="006B304D" w:rsidRDefault="00000000">
            <w:pPr>
              <w:pStyle w:val="Compact"/>
              <w:jc w:val="right"/>
            </w:pPr>
            <w:r>
              <w:t>2.39</w:t>
            </w:r>
          </w:p>
        </w:tc>
        <w:tc>
          <w:tcPr>
            <w:tcW w:w="754" w:type="dxa"/>
          </w:tcPr>
          <w:p w14:paraId="3A2F7EC7" w14:textId="77777777" w:rsidR="006B304D" w:rsidRDefault="00000000">
            <w:pPr>
              <w:pStyle w:val="Compact"/>
              <w:jc w:val="right"/>
            </w:pPr>
            <w:r>
              <w:t>2.57</w:t>
            </w:r>
          </w:p>
        </w:tc>
      </w:tr>
      <w:tr w:rsidR="006B304D" w14:paraId="2DB88428" w14:textId="77777777">
        <w:tc>
          <w:tcPr>
            <w:tcW w:w="565" w:type="dxa"/>
          </w:tcPr>
          <w:p w14:paraId="0F566071" w14:textId="77777777" w:rsidR="006B304D" w:rsidRDefault="006B304D">
            <w:pPr>
              <w:pStyle w:val="Compact"/>
            </w:pPr>
          </w:p>
        </w:tc>
        <w:tc>
          <w:tcPr>
            <w:tcW w:w="565" w:type="dxa"/>
          </w:tcPr>
          <w:p w14:paraId="7FBE8E10" w14:textId="77777777" w:rsidR="006B304D" w:rsidRDefault="00000000">
            <w:pPr>
              <w:pStyle w:val="Compact"/>
            </w:pPr>
            <w:r>
              <w:t>C4a</w:t>
            </w:r>
          </w:p>
        </w:tc>
        <w:tc>
          <w:tcPr>
            <w:tcW w:w="754" w:type="dxa"/>
          </w:tcPr>
          <w:p w14:paraId="4C5CF2CC" w14:textId="77777777" w:rsidR="006B304D" w:rsidRDefault="00000000">
            <w:pPr>
              <w:pStyle w:val="Compact"/>
              <w:jc w:val="right"/>
            </w:pPr>
            <w:r>
              <w:t>2.33</w:t>
            </w:r>
          </w:p>
        </w:tc>
        <w:tc>
          <w:tcPr>
            <w:tcW w:w="754" w:type="dxa"/>
          </w:tcPr>
          <w:p w14:paraId="24DB6709" w14:textId="77777777" w:rsidR="006B304D" w:rsidRDefault="00000000">
            <w:pPr>
              <w:pStyle w:val="Compact"/>
              <w:jc w:val="right"/>
            </w:pPr>
            <w:r>
              <w:t>2.03</w:t>
            </w:r>
          </w:p>
        </w:tc>
        <w:tc>
          <w:tcPr>
            <w:tcW w:w="754" w:type="dxa"/>
          </w:tcPr>
          <w:p w14:paraId="100C7F77" w14:textId="77777777" w:rsidR="006B304D" w:rsidRDefault="00000000">
            <w:pPr>
              <w:pStyle w:val="Compact"/>
              <w:jc w:val="right"/>
            </w:pPr>
            <w:r>
              <w:t>2.56</w:t>
            </w:r>
          </w:p>
        </w:tc>
        <w:tc>
          <w:tcPr>
            <w:tcW w:w="754" w:type="dxa"/>
          </w:tcPr>
          <w:p w14:paraId="4A82BEBD" w14:textId="77777777" w:rsidR="006B304D" w:rsidRDefault="00000000">
            <w:pPr>
              <w:pStyle w:val="Compact"/>
              <w:jc w:val="right"/>
            </w:pPr>
            <w:r>
              <w:t>2.56</w:t>
            </w:r>
          </w:p>
        </w:tc>
        <w:tc>
          <w:tcPr>
            <w:tcW w:w="754" w:type="dxa"/>
          </w:tcPr>
          <w:p w14:paraId="14DC2F94" w14:textId="77777777" w:rsidR="006B304D" w:rsidRDefault="00000000">
            <w:pPr>
              <w:pStyle w:val="Compact"/>
              <w:jc w:val="right"/>
            </w:pPr>
            <w:r>
              <w:t>2.69</w:t>
            </w:r>
          </w:p>
        </w:tc>
        <w:tc>
          <w:tcPr>
            <w:tcW w:w="754" w:type="dxa"/>
          </w:tcPr>
          <w:p w14:paraId="5E1A0F37" w14:textId="77777777" w:rsidR="006B304D" w:rsidRDefault="00000000">
            <w:pPr>
              <w:pStyle w:val="Compact"/>
              <w:jc w:val="right"/>
            </w:pPr>
            <w:r>
              <w:t>3.54</w:t>
            </w:r>
          </w:p>
        </w:tc>
        <w:tc>
          <w:tcPr>
            <w:tcW w:w="754" w:type="dxa"/>
          </w:tcPr>
          <w:p w14:paraId="28C691A4" w14:textId="77777777" w:rsidR="006B304D" w:rsidRDefault="00000000">
            <w:pPr>
              <w:pStyle w:val="Compact"/>
              <w:jc w:val="right"/>
            </w:pPr>
            <w:r>
              <w:t>n/a</w:t>
            </w:r>
          </w:p>
        </w:tc>
        <w:tc>
          <w:tcPr>
            <w:tcW w:w="754" w:type="dxa"/>
          </w:tcPr>
          <w:p w14:paraId="64CE0031" w14:textId="77777777" w:rsidR="006B304D" w:rsidRDefault="00000000">
            <w:pPr>
              <w:pStyle w:val="Compact"/>
              <w:jc w:val="right"/>
            </w:pPr>
            <w:r>
              <w:t>2.44</w:t>
            </w:r>
          </w:p>
        </w:tc>
        <w:tc>
          <w:tcPr>
            <w:tcW w:w="754" w:type="dxa"/>
          </w:tcPr>
          <w:p w14:paraId="4DEA39CE" w14:textId="77777777" w:rsidR="006B304D" w:rsidRDefault="00000000">
            <w:pPr>
              <w:pStyle w:val="Compact"/>
              <w:jc w:val="right"/>
            </w:pPr>
            <w:r>
              <w:t>2.62</w:t>
            </w:r>
          </w:p>
        </w:tc>
      </w:tr>
      <w:tr w:rsidR="006B304D" w14:paraId="431690AD" w14:textId="77777777">
        <w:tc>
          <w:tcPr>
            <w:tcW w:w="565" w:type="dxa"/>
          </w:tcPr>
          <w:p w14:paraId="1AB2B0B9" w14:textId="77777777" w:rsidR="006B304D" w:rsidRDefault="00000000">
            <w:pPr>
              <w:pStyle w:val="Compact"/>
            </w:pPr>
            <w:r>
              <w:t>Yung Wing</w:t>
            </w:r>
          </w:p>
        </w:tc>
        <w:tc>
          <w:tcPr>
            <w:tcW w:w="565" w:type="dxa"/>
          </w:tcPr>
          <w:p w14:paraId="543279E7" w14:textId="77777777" w:rsidR="006B304D" w:rsidRDefault="00000000">
            <w:pPr>
              <w:pStyle w:val="Compact"/>
            </w:pPr>
            <w:r>
              <w:t>C5</w:t>
            </w:r>
          </w:p>
        </w:tc>
        <w:tc>
          <w:tcPr>
            <w:tcW w:w="754" w:type="dxa"/>
          </w:tcPr>
          <w:p w14:paraId="2F7B84CF" w14:textId="77777777" w:rsidR="006B304D" w:rsidRDefault="00000000">
            <w:pPr>
              <w:pStyle w:val="Compact"/>
              <w:jc w:val="right"/>
            </w:pPr>
            <w:r>
              <w:t>2.08</w:t>
            </w:r>
          </w:p>
        </w:tc>
        <w:tc>
          <w:tcPr>
            <w:tcW w:w="754" w:type="dxa"/>
          </w:tcPr>
          <w:p w14:paraId="30A2D6A3" w14:textId="77777777" w:rsidR="006B304D" w:rsidRDefault="00000000">
            <w:pPr>
              <w:pStyle w:val="Compact"/>
              <w:jc w:val="right"/>
            </w:pPr>
            <w:r>
              <w:t>1.62</w:t>
            </w:r>
          </w:p>
        </w:tc>
        <w:tc>
          <w:tcPr>
            <w:tcW w:w="754" w:type="dxa"/>
          </w:tcPr>
          <w:p w14:paraId="7210F218" w14:textId="77777777" w:rsidR="006B304D" w:rsidRDefault="00000000">
            <w:pPr>
              <w:pStyle w:val="Compact"/>
              <w:jc w:val="right"/>
            </w:pPr>
            <w:r>
              <w:t>1.97</w:t>
            </w:r>
          </w:p>
        </w:tc>
        <w:tc>
          <w:tcPr>
            <w:tcW w:w="754" w:type="dxa"/>
          </w:tcPr>
          <w:p w14:paraId="0F247C7B" w14:textId="77777777" w:rsidR="006B304D" w:rsidRDefault="00000000">
            <w:pPr>
              <w:pStyle w:val="Compact"/>
              <w:jc w:val="right"/>
            </w:pPr>
            <w:r>
              <w:t>1.90</w:t>
            </w:r>
          </w:p>
        </w:tc>
        <w:tc>
          <w:tcPr>
            <w:tcW w:w="754" w:type="dxa"/>
          </w:tcPr>
          <w:p w14:paraId="05C8349B" w14:textId="77777777" w:rsidR="006B304D" w:rsidRDefault="00000000">
            <w:pPr>
              <w:pStyle w:val="Compact"/>
              <w:jc w:val="right"/>
            </w:pPr>
            <w:r>
              <w:t>1.82</w:t>
            </w:r>
          </w:p>
        </w:tc>
        <w:tc>
          <w:tcPr>
            <w:tcW w:w="754" w:type="dxa"/>
          </w:tcPr>
          <w:p w14:paraId="6C96E171" w14:textId="77777777" w:rsidR="006B304D" w:rsidRDefault="00000000">
            <w:pPr>
              <w:pStyle w:val="Compact"/>
              <w:jc w:val="right"/>
            </w:pPr>
            <w:r>
              <w:t>2.36</w:t>
            </w:r>
          </w:p>
        </w:tc>
        <w:tc>
          <w:tcPr>
            <w:tcW w:w="754" w:type="dxa"/>
          </w:tcPr>
          <w:p w14:paraId="7353A2A9" w14:textId="77777777" w:rsidR="006B304D" w:rsidRDefault="00000000">
            <w:pPr>
              <w:pStyle w:val="Compact"/>
              <w:jc w:val="right"/>
            </w:pPr>
            <w:r>
              <w:t>n/a</w:t>
            </w:r>
          </w:p>
        </w:tc>
        <w:tc>
          <w:tcPr>
            <w:tcW w:w="754" w:type="dxa"/>
          </w:tcPr>
          <w:p w14:paraId="6A941BE9" w14:textId="77777777" w:rsidR="006B304D" w:rsidRDefault="00000000">
            <w:pPr>
              <w:pStyle w:val="Compact"/>
              <w:jc w:val="right"/>
            </w:pPr>
            <w:r>
              <w:t>1.88</w:t>
            </w:r>
          </w:p>
        </w:tc>
        <w:tc>
          <w:tcPr>
            <w:tcW w:w="754" w:type="dxa"/>
          </w:tcPr>
          <w:p w14:paraId="4EFFB6D9" w14:textId="77777777" w:rsidR="006B304D" w:rsidRDefault="00000000">
            <w:pPr>
              <w:pStyle w:val="Compact"/>
              <w:jc w:val="right"/>
            </w:pPr>
            <w:r>
              <w:t>1.96</w:t>
            </w:r>
          </w:p>
        </w:tc>
      </w:tr>
      <w:tr w:rsidR="006B304D" w14:paraId="6CFDBC58" w14:textId="77777777">
        <w:tc>
          <w:tcPr>
            <w:tcW w:w="565" w:type="dxa"/>
          </w:tcPr>
          <w:p w14:paraId="53B921A0" w14:textId="77777777" w:rsidR="006B304D" w:rsidRDefault="006B304D">
            <w:pPr>
              <w:pStyle w:val="Compact"/>
            </w:pPr>
          </w:p>
        </w:tc>
        <w:tc>
          <w:tcPr>
            <w:tcW w:w="565" w:type="dxa"/>
          </w:tcPr>
          <w:p w14:paraId="004BDCBB" w14:textId="77777777" w:rsidR="006B304D" w:rsidRDefault="00000000">
            <w:pPr>
              <w:pStyle w:val="Compact"/>
            </w:pPr>
            <w:r>
              <w:t>C2a</w:t>
            </w:r>
          </w:p>
        </w:tc>
        <w:tc>
          <w:tcPr>
            <w:tcW w:w="754" w:type="dxa"/>
          </w:tcPr>
          <w:p w14:paraId="795FB118" w14:textId="77777777" w:rsidR="006B304D" w:rsidRDefault="00000000">
            <w:pPr>
              <w:pStyle w:val="Compact"/>
              <w:jc w:val="right"/>
            </w:pPr>
            <w:r>
              <w:t>2.28</w:t>
            </w:r>
          </w:p>
        </w:tc>
        <w:tc>
          <w:tcPr>
            <w:tcW w:w="754" w:type="dxa"/>
          </w:tcPr>
          <w:p w14:paraId="6719EAA4" w14:textId="77777777" w:rsidR="006B304D" w:rsidRDefault="00000000">
            <w:pPr>
              <w:pStyle w:val="Compact"/>
              <w:jc w:val="right"/>
            </w:pPr>
            <w:r>
              <w:t>1.95</w:t>
            </w:r>
          </w:p>
        </w:tc>
        <w:tc>
          <w:tcPr>
            <w:tcW w:w="754" w:type="dxa"/>
          </w:tcPr>
          <w:p w14:paraId="684B86A5" w14:textId="77777777" w:rsidR="006B304D" w:rsidRDefault="00000000">
            <w:pPr>
              <w:pStyle w:val="Compact"/>
              <w:jc w:val="right"/>
            </w:pPr>
            <w:r>
              <w:t>2.51</w:t>
            </w:r>
          </w:p>
        </w:tc>
        <w:tc>
          <w:tcPr>
            <w:tcW w:w="754" w:type="dxa"/>
          </w:tcPr>
          <w:p w14:paraId="34794574" w14:textId="77777777" w:rsidR="006B304D" w:rsidRDefault="00000000">
            <w:pPr>
              <w:pStyle w:val="Compact"/>
              <w:jc w:val="right"/>
            </w:pPr>
            <w:r>
              <w:t>2.26</w:t>
            </w:r>
          </w:p>
        </w:tc>
        <w:tc>
          <w:tcPr>
            <w:tcW w:w="754" w:type="dxa"/>
          </w:tcPr>
          <w:p w14:paraId="2B6A40FE" w14:textId="77777777" w:rsidR="006B304D" w:rsidRDefault="00000000">
            <w:pPr>
              <w:pStyle w:val="Compact"/>
              <w:jc w:val="right"/>
            </w:pPr>
            <w:r>
              <w:t>2.08</w:t>
            </w:r>
          </w:p>
        </w:tc>
        <w:tc>
          <w:tcPr>
            <w:tcW w:w="754" w:type="dxa"/>
          </w:tcPr>
          <w:p w14:paraId="264C1F8D" w14:textId="77777777" w:rsidR="006B304D" w:rsidRDefault="00000000">
            <w:pPr>
              <w:pStyle w:val="Compact"/>
              <w:jc w:val="right"/>
            </w:pPr>
            <w:r>
              <w:t>3.31</w:t>
            </w:r>
          </w:p>
        </w:tc>
        <w:tc>
          <w:tcPr>
            <w:tcW w:w="754" w:type="dxa"/>
          </w:tcPr>
          <w:p w14:paraId="51631E71" w14:textId="77777777" w:rsidR="006B304D" w:rsidRDefault="00000000">
            <w:pPr>
              <w:pStyle w:val="Compact"/>
              <w:jc w:val="right"/>
            </w:pPr>
            <w:r>
              <w:t>n/a</w:t>
            </w:r>
          </w:p>
        </w:tc>
        <w:tc>
          <w:tcPr>
            <w:tcW w:w="754" w:type="dxa"/>
          </w:tcPr>
          <w:p w14:paraId="6293B40F" w14:textId="77777777" w:rsidR="006B304D" w:rsidRDefault="00000000">
            <w:pPr>
              <w:pStyle w:val="Compact"/>
              <w:jc w:val="right"/>
            </w:pPr>
            <w:r>
              <w:t>2.22</w:t>
            </w:r>
          </w:p>
        </w:tc>
        <w:tc>
          <w:tcPr>
            <w:tcW w:w="754" w:type="dxa"/>
          </w:tcPr>
          <w:p w14:paraId="576F8993" w14:textId="77777777" w:rsidR="006B304D" w:rsidRDefault="00000000">
            <w:pPr>
              <w:pStyle w:val="Compact"/>
              <w:jc w:val="right"/>
            </w:pPr>
            <w:r>
              <w:t>2.40</w:t>
            </w:r>
          </w:p>
        </w:tc>
      </w:tr>
      <w:tr w:rsidR="006B304D" w14:paraId="33105ADE" w14:textId="77777777">
        <w:tc>
          <w:tcPr>
            <w:tcW w:w="565" w:type="dxa"/>
          </w:tcPr>
          <w:p w14:paraId="5D2F640B" w14:textId="77777777" w:rsidR="006B304D" w:rsidRDefault="006B304D">
            <w:pPr>
              <w:pStyle w:val="Compact"/>
            </w:pPr>
          </w:p>
        </w:tc>
        <w:tc>
          <w:tcPr>
            <w:tcW w:w="565" w:type="dxa"/>
          </w:tcPr>
          <w:p w14:paraId="7E1DDF5F" w14:textId="77777777" w:rsidR="006B304D" w:rsidRDefault="00000000">
            <w:pPr>
              <w:pStyle w:val="Compact"/>
            </w:pPr>
            <w:r>
              <w:t>C2c</w:t>
            </w:r>
          </w:p>
        </w:tc>
        <w:tc>
          <w:tcPr>
            <w:tcW w:w="754" w:type="dxa"/>
          </w:tcPr>
          <w:p w14:paraId="5B0F367F" w14:textId="77777777" w:rsidR="006B304D" w:rsidRDefault="00000000">
            <w:pPr>
              <w:pStyle w:val="Compact"/>
              <w:jc w:val="right"/>
            </w:pPr>
            <w:r>
              <w:t>2.15</w:t>
            </w:r>
          </w:p>
        </w:tc>
        <w:tc>
          <w:tcPr>
            <w:tcW w:w="754" w:type="dxa"/>
          </w:tcPr>
          <w:p w14:paraId="71AA910F" w14:textId="77777777" w:rsidR="006B304D" w:rsidRDefault="00000000">
            <w:pPr>
              <w:pStyle w:val="Compact"/>
              <w:jc w:val="right"/>
            </w:pPr>
            <w:r>
              <w:t>2.00</w:t>
            </w:r>
          </w:p>
        </w:tc>
        <w:tc>
          <w:tcPr>
            <w:tcW w:w="754" w:type="dxa"/>
          </w:tcPr>
          <w:p w14:paraId="378BCE02" w14:textId="77777777" w:rsidR="006B304D" w:rsidRDefault="00000000">
            <w:pPr>
              <w:pStyle w:val="Compact"/>
              <w:jc w:val="right"/>
            </w:pPr>
            <w:r>
              <w:t>2.33</w:t>
            </w:r>
          </w:p>
        </w:tc>
        <w:tc>
          <w:tcPr>
            <w:tcW w:w="754" w:type="dxa"/>
          </w:tcPr>
          <w:p w14:paraId="096AE963" w14:textId="77777777" w:rsidR="006B304D" w:rsidRDefault="00000000">
            <w:pPr>
              <w:pStyle w:val="Compact"/>
              <w:jc w:val="right"/>
            </w:pPr>
            <w:r>
              <w:t>2.21</w:t>
            </w:r>
          </w:p>
        </w:tc>
        <w:tc>
          <w:tcPr>
            <w:tcW w:w="754" w:type="dxa"/>
          </w:tcPr>
          <w:p w14:paraId="65883974" w14:textId="77777777" w:rsidR="006B304D" w:rsidRDefault="00000000">
            <w:pPr>
              <w:pStyle w:val="Compact"/>
              <w:jc w:val="right"/>
            </w:pPr>
            <w:r>
              <w:t>2.31</w:t>
            </w:r>
          </w:p>
        </w:tc>
        <w:tc>
          <w:tcPr>
            <w:tcW w:w="754" w:type="dxa"/>
          </w:tcPr>
          <w:p w14:paraId="361103B6" w14:textId="77777777" w:rsidR="006B304D" w:rsidRDefault="00000000">
            <w:pPr>
              <w:pStyle w:val="Compact"/>
              <w:jc w:val="right"/>
            </w:pPr>
            <w:r>
              <w:t>2.97</w:t>
            </w:r>
          </w:p>
        </w:tc>
        <w:tc>
          <w:tcPr>
            <w:tcW w:w="754" w:type="dxa"/>
          </w:tcPr>
          <w:p w14:paraId="45C83E86" w14:textId="77777777" w:rsidR="006B304D" w:rsidRDefault="00000000">
            <w:pPr>
              <w:pStyle w:val="Compact"/>
              <w:jc w:val="right"/>
            </w:pPr>
            <w:r>
              <w:t>n/a</w:t>
            </w:r>
          </w:p>
        </w:tc>
        <w:tc>
          <w:tcPr>
            <w:tcW w:w="754" w:type="dxa"/>
          </w:tcPr>
          <w:p w14:paraId="2E13799E" w14:textId="77777777" w:rsidR="006B304D" w:rsidRDefault="00000000">
            <w:pPr>
              <w:pStyle w:val="Compact"/>
              <w:jc w:val="right"/>
            </w:pPr>
            <w:r>
              <w:t>2.20</w:t>
            </w:r>
          </w:p>
        </w:tc>
        <w:tc>
          <w:tcPr>
            <w:tcW w:w="754" w:type="dxa"/>
          </w:tcPr>
          <w:p w14:paraId="3C2D5B32" w14:textId="77777777" w:rsidR="006B304D" w:rsidRDefault="00000000">
            <w:pPr>
              <w:pStyle w:val="Compact"/>
              <w:jc w:val="right"/>
            </w:pPr>
            <w:r>
              <w:t>2.33</w:t>
            </w:r>
          </w:p>
        </w:tc>
      </w:tr>
      <w:tr w:rsidR="006B304D" w14:paraId="7A3299B1" w14:textId="77777777">
        <w:tc>
          <w:tcPr>
            <w:tcW w:w="565" w:type="dxa"/>
          </w:tcPr>
          <w:p w14:paraId="157AB7FD" w14:textId="77777777" w:rsidR="006B304D" w:rsidRDefault="006B304D">
            <w:pPr>
              <w:pStyle w:val="Compact"/>
            </w:pPr>
          </w:p>
        </w:tc>
        <w:tc>
          <w:tcPr>
            <w:tcW w:w="565" w:type="dxa"/>
          </w:tcPr>
          <w:p w14:paraId="1FF12760" w14:textId="77777777" w:rsidR="006B304D" w:rsidRDefault="00000000">
            <w:pPr>
              <w:pStyle w:val="Compact"/>
            </w:pPr>
            <w:r>
              <w:t>C4</w:t>
            </w:r>
          </w:p>
        </w:tc>
        <w:tc>
          <w:tcPr>
            <w:tcW w:w="754" w:type="dxa"/>
          </w:tcPr>
          <w:p w14:paraId="018045C7" w14:textId="77777777" w:rsidR="006B304D" w:rsidRDefault="00000000">
            <w:pPr>
              <w:pStyle w:val="Compact"/>
              <w:jc w:val="right"/>
            </w:pPr>
            <w:r>
              <w:t>2.15</w:t>
            </w:r>
          </w:p>
        </w:tc>
        <w:tc>
          <w:tcPr>
            <w:tcW w:w="754" w:type="dxa"/>
          </w:tcPr>
          <w:p w14:paraId="310183BD" w14:textId="77777777" w:rsidR="006B304D" w:rsidRDefault="00000000">
            <w:pPr>
              <w:pStyle w:val="Compact"/>
              <w:jc w:val="right"/>
            </w:pPr>
            <w:r>
              <w:t>1.82</w:t>
            </w:r>
          </w:p>
        </w:tc>
        <w:tc>
          <w:tcPr>
            <w:tcW w:w="754" w:type="dxa"/>
          </w:tcPr>
          <w:p w14:paraId="2227B617" w14:textId="77777777" w:rsidR="006B304D" w:rsidRDefault="00000000">
            <w:pPr>
              <w:pStyle w:val="Compact"/>
              <w:jc w:val="right"/>
            </w:pPr>
            <w:r>
              <w:t>2.36</w:t>
            </w:r>
          </w:p>
        </w:tc>
        <w:tc>
          <w:tcPr>
            <w:tcW w:w="754" w:type="dxa"/>
          </w:tcPr>
          <w:p w14:paraId="688159D2" w14:textId="77777777" w:rsidR="006B304D" w:rsidRDefault="00000000">
            <w:pPr>
              <w:pStyle w:val="Compact"/>
              <w:jc w:val="right"/>
            </w:pPr>
            <w:r>
              <w:t>2.18</w:t>
            </w:r>
          </w:p>
        </w:tc>
        <w:tc>
          <w:tcPr>
            <w:tcW w:w="754" w:type="dxa"/>
          </w:tcPr>
          <w:p w14:paraId="455FBE18" w14:textId="77777777" w:rsidR="006B304D" w:rsidRDefault="00000000">
            <w:pPr>
              <w:pStyle w:val="Compact"/>
              <w:jc w:val="right"/>
            </w:pPr>
            <w:r>
              <w:t>2.13</w:t>
            </w:r>
          </w:p>
        </w:tc>
        <w:tc>
          <w:tcPr>
            <w:tcW w:w="754" w:type="dxa"/>
          </w:tcPr>
          <w:p w14:paraId="050C76FD" w14:textId="77777777" w:rsidR="006B304D" w:rsidRDefault="00000000">
            <w:pPr>
              <w:pStyle w:val="Compact"/>
              <w:jc w:val="right"/>
            </w:pPr>
            <w:r>
              <w:t>2.90</w:t>
            </w:r>
          </w:p>
        </w:tc>
        <w:tc>
          <w:tcPr>
            <w:tcW w:w="754" w:type="dxa"/>
          </w:tcPr>
          <w:p w14:paraId="4A3D7A56" w14:textId="77777777" w:rsidR="006B304D" w:rsidRDefault="00000000">
            <w:pPr>
              <w:pStyle w:val="Compact"/>
              <w:jc w:val="right"/>
            </w:pPr>
            <w:r>
              <w:t>n/a</w:t>
            </w:r>
          </w:p>
        </w:tc>
        <w:tc>
          <w:tcPr>
            <w:tcW w:w="754" w:type="dxa"/>
          </w:tcPr>
          <w:p w14:paraId="338B1873" w14:textId="77777777" w:rsidR="006B304D" w:rsidRDefault="00000000">
            <w:pPr>
              <w:pStyle w:val="Compact"/>
              <w:jc w:val="right"/>
            </w:pPr>
            <w:r>
              <w:t>2.13</w:t>
            </w:r>
          </w:p>
        </w:tc>
        <w:tc>
          <w:tcPr>
            <w:tcW w:w="754" w:type="dxa"/>
          </w:tcPr>
          <w:p w14:paraId="7A35BA22" w14:textId="77777777" w:rsidR="006B304D" w:rsidRDefault="00000000">
            <w:pPr>
              <w:pStyle w:val="Compact"/>
              <w:jc w:val="right"/>
            </w:pPr>
            <w:r>
              <w:t>2.26</w:t>
            </w:r>
          </w:p>
        </w:tc>
      </w:tr>
      <w:tr w:rsidR="006B304D" w14:paraId="719A883E" w14:textId="77777777">
        <w:tc>
          <w:tcPr>
            <w:tcW w:w="565" w:type="dxa"/>
          </w:tcPr>
          <w:p w14:paraId="023F1883" w14:textId="77777777" w:rsidR="006B304D" w:rsidRDefault="006B304D">
            <w:pPr>
              <w:pStyle w:val="Compact"/>
            </w:pPr>
          </w:p>
        </w:tc>
        <w:tc>
          <w:tcPr>
            <w:tcW w:w="565" w:type="dxa"/>
          </w:tcPr>
          <w:p w14:paraId="499BFAC8" w14:textId="77777777" w:rsidR="006B304D" w:rsidRDefault="00000000">
            <w:pPr>
              <w:pStyle w:val="Compact"/>
            </w:pPr>
            <w:r>
              <w:t>C4a</w:t>
            </w:r>
          </w:p>
        </w:tc>
        <w:tc>
          <w:tcPr>
            <w:tcW w:w="754" w:type="dxa"/>
          </w:tcPr>
          <w:p w14:paraId="7FF0B667" w14:textId="77777777" w:rsidR="006B304D" w:rsidRDefault="00000000">
            <w:pPr>
              <w:pStyle w:val="Compact"/>
              <w:jc w:val="right"/>
            </w:pPr>
            <w:r>
              <w:t>2.38</w:t>
            </w:r>
          </w:p>
        </w:tc>
        <w:tc>
          <w:tcPr>
            <w:tcW w:w="754" w:type="dxa"/>
          </w:tcPr>
          <w:p w14:paraId="509285E7" w14:textId="77777777" w:rsidR="006B304D" w:rsidRDefault="00000000">
            <w:pPr>
              <w:pStyle w:val="Compact"/>
              <w:jc w:val="right"/>
            </w:pPr>
            <w:r>
              <w:t>2.13</w:t>
            </w:r>
          </w:p>
        </w:tc>
        <w:tc>
          <w:tcPr>
            <w:tcW w:w="754" w:type="dxa"/>
          </w:tcPr>
          <w:p w14:paraId="2027CBC2" w14:textId="77777777" w:rsidR="006B304D" w:rsidRDefault="00000000">
            <w:pPr>
              <w:pStyle w:val="Compact"/>
              <w:jc w:val="right"/>
            </w:pPr>
            <w:r>
              <w:t>2.74</w:t>
            </w:r>
          </w:p>
        </w:tc>
        <w:tc>
          <w:tcPr>
            <w:tcW w:w="754" w:type="dxa"/>
          </w:tcPr>
          <w:p w14:paraId="31C086FA" w14:textId="77777777" w:rsidR="006B304D" w:rsidRDefault="00000000">
            <w:pPr>
              <w:pStyle w:val="Compact"/>
              <w:jc w:val="right"/>
            </w:pPr>
            <w:r>
              <w:t>2.38</w:t>
            </w:r>
          </w:p>
        </w:tc>
        <w:tc>
          <w:tcPr>
            <w:tcW w:w="754" w:type="dxa"/>
          </w:tcPr>
          <w:p w14:paraId="4206F2D2" w14:textId="77777777" w:rsidR="006B304D" w:rsidRDefault="00000000">
            <w:pPr>
              <w:pStyle w:val="Compact"/>
              <w:jc w:val="right"/>
            </w:pPr>
            <w:r>
              <w:t>2.36</w:t>
            </w:r>
          </w:p>
        </w:tc>
        <w:tc>
          <w:tcPr>
            <w:tcW w:w="754" w:type="dxa"/>
          </w:tcPr>
          <w:p w14:paraId="1F9E3F81" w14:textId="77777777" w:rsidR="006B304D" w:rsidRDefault="00000000">
            <w:pPr>
              <w:pStyle w:val="Compact"/>
              <w:jc w:val="right"/>
            </w:pPr>
            <w:r>
              <w:t>3.18</w:t>
            </w:r>
          </w:p>
        </w:tc>
        <w:tc>
          <w:tcPr>
            <w:tcW w:w="754" w:type="dxa"/>
          </w:tcPr>
          <w:p w14:paraId="14F6E9D8" w14:textId="77777777" w:rsidR="006B304D" w:rsidRDefault="00000000">
            <w:pPr>
              <w:pStyle w:val="Compact"/>
              <w:jc w:val="right"/>
            </w:pPr>
            <w:r>
              <w:t>n/a</w:t>
            </w:r>
          </w:p>
        </w:tc>
        <w:tc>
          <w:tcPr>
            <w:tcW w:w="754" w:type="dxa"/>
          </w:tcPr>
          <w:p w14:paraId="5F75BCDD" w14:textId="77777777" w:rsidR="006B304D" w:rsidRDefault="00000000">
            <w:pPr>
              <w:pStyle w:val="Compact"/>
              <w:jc w:val="right"/>
            </w:pPr>
            <w:r>
              <w:t>2.40</w:t>
            </w:r>
          </w:p>
        </w:tc>
        <w:tc>
          <w:tcPr>
            <w:tcW w:w="754" w:type="dxa"/>
          </w:tcPr>
          <w:p w14:paraId="42DB495F" w14:textId="77777777" w:rsidR="006B304D" w:rsidRDefault="00000000">
            <w:pPr>
              <w:pStyle w:val="Compact"/>
              <w:jc w:val="right"/>
            </w:pPr>
            <w:r>
              <w:t>2.53</w:t>
            </w:r>
          </w:p>
        </w:tc>
      </w:tr>
      <w:tr w:rsidR="006B304D" w14:paraId="1E4B1148" w14:textId="77777777">
        <w:tc>
          <w:tcPr>
            <w:tcW w:w="565" w:type="dxa"/>
          </w:tcPr>
          <w:p w14:paraId="50699E58" w14:textId="77777777" w:rsidR="006B304D" w:rsidRDefault="00000000">
            <w:pPr>
              <w:pStyle w:val="Compact"/>
            </w:pPr>
            <w:r>
              <w:t>Babur</w:t>
            </w:r>
          </w:p>
        </w:tc>
        <w:tc>
          <w:tcPr>
            <w:tcW w:w="565" w:type="dxa"/>
          </w:tcPr>
          <w:p w14:paraId="7EEC7E7D" w14:textId="77777777" w:rsidR="006B304D" w:rsidRDefault="00000000">
            <w:pPr>
              <w:pStyle w:val="Compact"/>
            </w:pPr>
            <w:r>
              <w:t>C5</w:t>
            </w:r>
          </w:p>
        </w:tc>
        <w:tc>
          <w:tcPr>
            <w:tcW w:w="754" w:type="dxa"/>
          </w:tcPr>
          <w:p w14:paraId="51BD9086" w14:textId="77777777" w:rsidR="006B304D" w:rsidRDefault="00000000">
            <w:pPr>
              <w:pStyle w:val="Compact"/>
              <w:jc w:val="right"/>
            </w:pPr>
            <w:r>
              <w:t>1.79</w:t>
            </w:r>
          </w:p>
        </w:tc>
        <w:tc>
          <w:tcPr>
            <w:tcW w:w="754" w:type="dxa"/>
          </w:tcPr>
          <w:p w14:paraId="705E3C1E" w14:textId="77777777" w:rsidR="006B304D" w:rsidRDefault="00000000">
            <w:pPr>
              <w:pStyle w:val="Compact"/>
              <w:jc w:val="right"/>
            </w:pPr>
            <w:r>
              <w:t>1.41</w:t>
            </w:r>
          </w:p>
        </w:tc>
        <w:tc>
          <w:tcPr>
            <w:tcW w:w="754" w:type="dxa"/>
          </w:tcPr>
          <w:p w14:paraId="6A354A20" w14:textId="77777777" w:rsidR="006B304D" w:rsidRDefault="00000000">
            <w:pPr>
              <w:pStyle w:val="Compact"/>
              <w:jc w:val="right"/>
            </w:pPr>
            <w:r>
              <w:t>1.79</w:t>
            </w:r>
          </w:p>
        </w:tc>
        <w:tc>
          <w:tcPr>
            <w:tcW w:w="754" w:type="dxa"/>
          </w:tcPr>
          <w:p w14:paraId="196997F3" w14:textId="77777777" w:rsidR="006B304D" w:rsidRDefault="00000000">
            <w:pPr>
              <w:pStyle w:val="Compact"/>
              <w:jc w:val="right"/>
            </w:pPr>
            <w:r>
              <w:t>2.10</w:t>
            </w:r>
          </w:p>
        </w:tc>
        <w:tc>
          <w:tcPr>
            <w:tcW w:w="754" w:type="dxa"/>
          </w:tcPr>
          <w:p w14:paraId="02F71574" w14:textId="77777777" w:rsidR="006B304D" w:rsidRDefault="00000000">
            <w:pPr>
              <w:pStyle w:val="Compact"/>
              <w:jc w:val="right"/>
            </w:pPr>
            <w:r>
              <w:t>1.69</w:t>
            </w:r>
          </w:p>
        </w:tc>
        <w:tc>
          <w:tcPr>
            <w:tcW w:w="754" w:type="dxa"/>
          </w:tcPr>
          <w:p w14:paraId="5BFEC440" w14:textId="77777777" w:rsidR="006B304D" w:rsidRDefault="00000000">
            <w:pPr>
              <w:pStyle w:val="Compact"/>
              <w:jc w:val="right"/>
            </w:pPr>
            <w:r>
              <w:t>2.90</w:t>
            </w:r>
          </w:p>
        </w:tc>
        <w:tc>
          <w:tcPr>
            <w:tcW w:w="754" w:type="dxa"/>
          </w:tcPr>
          <w:p w14:paraId="57BBC589" w14:textId="77777777" w:rsidR="006B304D" w:rsidRDefault="00000000">
            <w:pPr>
              <w:pStyle w:val="Compact"/>
              <w:jc w:val="right"/>
            </w:pPr>
            <w:r>
              <w:t>2.53</w:t>
            </w:r>
          </w:p>
        </w:tc>
        <w:tc>
          <w:tcPr>
            <w:tcW w:w="754" w:type="dxa"/>
          </w:tcPr>
          <w:p w14:paraId="5995F408" w14:textId="77777777" w:rsidR="006B304D" w:rsidRDefault="00000000">
            <w:pPr>
              <w:pStyle w:val="Compact"/>
              <w:jc w:val="right"/>
            </w:pPr>
            <w:r>
              <w:t>1.76</w:t>
            </w:r>
          </w:p>
        </w:tc>
        <w:tc>
          <w:tcPr>
            <w:tcW w:w="754" w:type="dxa"/>
          </w:tcPr>
          <w:p w14:paraId="68BFB9E2" w14:textId="77777777" w:rsidR="006B304D" w:rsidRDefault="00000000">
            <w:pPr>
              <w:pStyle w:val="Compact"/>
              <w:jc w:val="right"/>
            </w:pPr>
            <w:r>
              <w:t>2.03</w:t>
            </w:r>
          </w:p>
        </w:tc>
      </w:tr>
      <w:tr w:rsidR="006B304D" w14:paraId="301BB5EA" w14:textId="77777777">
        <w:tc>
          <w:tcPr>
            <w:tcW w:w="565" w:type="dxa"/>
          </w:tcPr>
          <w:p w14:paraId="40E2CC80" w14:textId="77777777" w:rsidR="006B304D" w:rsidRDefault="006B304D">
            <w:pPr>
              <w:pStyle w:val="Compact"/>
            </w:pPr>
          </w:p>
        </w:tc>
        <w:tc>
          <w:tcPr>
            <w:tcW w:w="565" w:type="dxa"/>
          </w:tcPr>
          <w:p w14:paraId="57CC2011" w14:textId="77777777" w:rsidR="006B304D" w:rsidRDefault="00000000">
            <w:pPr>
              <w:pStyle w:val="Compact"/>
            </w:pPr>
            <w:r>
              <w:t>C2a</w:t>
            </w:r>
          </w:p>
        </w:tc>
        <w:tc>
          <w:tcPr>
            <w:tcW w:w="754" w:type="dxa"/>
          </w:tcPr>
          <w:p w14:paraId="4CF716A6" w14:textId="77777777" w:rsidR="006B304D" w:rsidRDefault="00000000">
            <w:pPr>
              <w:pStyle w:val="Compact"/>
              <w:jc w:val="right"/>
            </w:pPr>
            <w:r>
              <w:t>1.92</w:t>
            </w:r>
          </w:p>
        </w:tc>
        <w:tc>
          <w:tcPr>
            <w:tcW w:w="754" w:type="dxa"/>
          </w:tcPr>
          <w:p w14:paraId="3E2CBC6A" w14:textId="77777777" w:rsidR="006B304D" w:rsidRDefault="00000000">
            <w:pPr>
              <w:pStyle w:val="Compact"/>
              <w:jc w:val="right"/>
            </w:pPr>
            <w:r>
              <w:t>1.49</w:t>
            </w:r>
          </w:p>
        </w:tc>
        <w:tc>
          <w:tcPr>
            <w:tcW w:w="754" w:type="dxa"/>
          </w:tcPr>
          <w:p w14:paraId="55450DBE" w14:textId="77777777" w:rsidR="006B304D" w:rsidRDefault="00000000">
            <w:pPr>
              <w:pStyle w:val="Compact"/>
              <w:jc w:val="right"/>
            </w:pPr>
            <w:r>
              <w:t>2.23</w:t>
            </w:r>
          </w:p>
        </w:tc>
        <w:tc>
          <w:tcPr>
            <w:tcW w:w="754" w:type="dxa"/>
          </w:tcPr>
          <w:p w14:paraId="552D06B1" w14:textId="77777777" w:rsidR="006B304D" w:rsidRDefault="00000000">
            <w:pPr>
              <w:pStyle w:val="Compact"/>
              <w:jc w:val="right"/>
            </w:pPr>
            <w:r>
              <w:t>2.21</w:t>
            </w:r>
          </w:p>
        </w:tc>
        <w:tc>
          <w:tcPr>
            <w:tcW w:w="754" w:type="dxa"/>
          </w:tcPr>
          <w:p w14:paraId="3B6697E2" w14:textId="77777777" w:rsidR="006B304D" w:rsidRDefault="00000000">
            <w:pPr>
              <w:pStyle w:val="Compact"/>
              <w:jc w:val="right"/>
            </w:pPr>
            <w:r>
              <w:t>1.69</w:t>
            </w:r>
          </w:p>
        </w:tc>
        <w:tc>
          <w:tcPr>
            <w:tcW w:w="754" w:type="dxa"/>
          </w:tcPr>
          <w:p w14:paraId="69DD7BEF" w14:textId="77777777" w:rsidR="006B304D" w:rsidRDefault="00000000">
            <w:pPr>
              <w:pStyle w:val="Compact"/>
              <w:jc w:val="right"/>
            </w:pPr>
            <w:r>
              <w:t>2.87</w:t>
            </w:r>
          </w:p>
        </w:tc>
        <w:tc>
          <w:tcPr>
            <w:tcW w:w="754" w:type="dxa"/>
          </w:tcPr>
          <w:p w14:paraId="70E880EC" w14:textId="77777777" w:rsidR="006B304D" w:rsidRDefault="00000000">
            <w:pPr>
              <w:pStyle w:val="Compact"/>
              <w:jc w:val="right"/>
            </w:pPr>
            <w:r>
              <w:t>3.53</w:t>
            </w:r>
          </w:p>
        </w:tc>
        <w:tc>
          <w:tcPr>
            <w:tcW w:w="754" w:type="dxa"/>
          </w:tcPr>
          <w:p w14:paraId="22A6DCAA" w14:textId="77777777" w:rsidR="006B304D" w:rsidRDefault="00000000">
            <w:pPr>
              <w:pStyle w:val="Compact"/>
              <w:jc w:val="right"/>
            </w:pPr>
            <w:r>
              <w:t>1.91</w:t>
            </w:r>
          </w:p>
        </w:tc>
        <w:tc>
          <w:tcPr>
            <w:tcW w:w="754" w:type="dxa"/>
          </w:tcPr>
          <w:p w14:paraId="766C3434" w14:textId="77777777" w:rsidR="006B304D" w:rsidRDefault="00000000">
            <w:pPr>
              <w:pStyle w:val="Compact"/>
              <w:jc w:val="right"/>
            </w:pPr>
            <w:r>
              <w:t>2.28</w:t>
            </w:r>
          </w:p>
        </w:tc>
      </w:tr>
      <w:tr w:rsidR="006B304D" w14:paraId="4F9DAA4E" w14:textId="77777777">
        <w:tc>
          <w:tcPr>
            <w:tcW w:w="565" w:type="dxa"/>
          </w:tcPr>
          <w:p w14:paraId="321E91C6" w14:textId="77777777" w:rsidR="006B304D" w:rsidRDefault="006B304D">
            <w:pPr>
              <w:pStyle w:val="Compact"/>
            </w:pPr>
          </w:p>
        </w:tc>
        <w:tc>
          <w:tcPr>
            <w:tcW w:w="565" w:type="dxa"/>
          </w:tcPr>
          <w:p w14:paraId="59CB2282" w14:textId="77777777" w:rsidR="006B304D" w:rsidRDefault="00000000">
            <w:pPr>
              <w:pStyle w:val="Compact"/>
            </w:pPr>
            <w:r>
              <w:t>C2c</w:t>
            </w:r>
          </w:p>
        </w:tc>
        <w:tc>
          <w:tcPr>
            <w:tcW w:w="754" w:type="dxa"/>
          </w:tcPr>
          <w:p w14:paraId="60F7BD4D" w14:textId="77777777" w:rsidR="006B304D" w:rsidRDefault="00000000">
            <w:pPr>
              <w:pStyle w:val="Compact"/>
              <w:jc w:val="right"/>
            </w:pPr>
            <w:r>
              <w:t>1.23</w:t>
            </w:r>
          </w:p>
        </w:tc>
        <w:tc>
          <w:tcPr>
            <w:tcW w:w="754" w:type="dxa"/>
          </w:tcPr>
          <w:p w14:paraId="1B261847" w14:textId="77777777" w:rsidR="006B304D" w:rsidRDefault="00000000">
            <w:pPr>
              <w:pStyle w:val="Compact"/>
              <w:jc w:val="right"/>
            </w:pPr>
            <w:r>
              <w:t>1.03</w:t>
            </w:r>
          </w:p>
        </w:tc>
        <w:tc>
          <w:tcPr>
            <w:tcW w:w="754" w:type="dxa"/>
          </w:tcPr>
          <w:p w14:paraId="1F7E2573" w14:textId="77777777" w:rsidR="006B304D" w:rsidRDefault="00000000">
            <w:pPr>
              <w:pStyle w:val="Compact"/>
              <w:jc w:val="right"/>
            </w:pPr>
            <w:r>
              <w:t>1.23</w:t>
            </w:r>
          </w:p>
        </w:tc>
        <w:tc>
          <w:tcPr>
            <w:tcW w:w="754" w:type="dxa"/>
          </w:tcPr>
          <w:p w14:paraId="456F7575" w14:textId="77777777" w:rsidR="006B304D" w:rsidRDefault="00000000">
            <w:pPr>
              <w:pStyle w:val="Compact"/>
              <w:jc w:val="right"/>
            </w:pPr>
            <w:r>
              <w:t>1.23</w:t>
            </w:r>
          </w:p>
        </w:tc>
        <w:tc>
          <w:tcPr>
            <w:tcW w:w="754" w:type="dxa"/>
          </w:tcPr>
          <w:p w14:paraId="5FF9EAAF" w14:textId="77777777" w:rsidR="006B304D" w:rsidRDefault="00000000">
            <w:pPr>
              <w:pStyle w:val="Compact"/>
              <w:jc w:val="right"/>
            </w:pPr>
            <w:r>
              <w:t>1.13</w:t>
            </w:r>
          </w:p>
        </w:tc>
        <w:tc>
          <w:tcPr>
            <w:tcW w:w="754" w:type="dxa"/>
          </w:tcPr>
          <w:p w14:paraId="11AD2BF8" w14:textId="77777777" w:rsidR="006B304D" w:rsidRDefault="00000000">
            <w:pPr>
              <w:pStyle w:val="Compact"/>
              <w:jc w:val="right"/>
            </w:pPr>
            <w:r>
              <w:t>1.64</w:t>
            </w:r>
          </w:p>
        </w:tc>
        <w:tc>
          <w:tcPr>
            <w:tcW w:w="754" w:type="dxa"/>
          </w:tcPr>
          <w:p w14:paraId="3B7C8E41" w14:textId="77777777" w:rsidR="006B304D" w:rsidRDefault="00000000">
            <w:pPr>
              <w:pStyle w:val="Compact"/>
              <w:jc w:val="right"/>
            </w:pPr>
            <w:r>
              <w:t>1.14</w:t>
            </w:r>
          </w:p>
        </w:tc>
        <w:tc>
          <w:tcPr>
            <w:tcW w:w="754" w:type="dxa"/>
          </w:tcPr>
          <w:p w14:paraId="346A2031" w14:textId="77777777" w:rsidR="006B304D" w:rsidRDefault="00000000">
            <w:pPr>
              <w:pStyle w:val="Compact"/>
              <w:jc w:val="right"/>
            </w:pPr>
            <w:r>
              <w:t>1.17</w:t>
            </w:r>
          </w:p>
        </w:tc>
        <w:tc>
          <w:tcPr>
            <w:tcW w:w="754" w:type="dxa"/>
          </w:tcPr>
          <w:p w14:paraId="6661C3B3" w14:textId="77777777" w:rsidR="006B304D" w:rsidRDefault="00000000">
            <w:pPr>
              <w:pStyle w:val="Compact"/>
              <w:jc w:val="right"/>
            </w:pPr>
            <w:r>
              <w:t>1.23</w:t>
            </w:r>
          </w:p>
        </w:tc>
      </w:tr>
      <w:tr w:rsidR="006B304D" w14:paraId="74204B41" w14:textId="77777777">
        <w:tc>
          <w:tcPr>
            <w:tcW w:w="565" w:type="dxa"/>
          </w:tcPr>
          <w:p w14:paraId="6E9B4AF9" w14:textId="77777777" w:rsidR="006B304D" w:rsidRDefault="006B304D">
            <w:pPr>
              <w:pStyle w:val="Compact"/>
            </w:pPr>
          </w:p>
        </w:tc>
        <w:tc>
          <w:tcPr>
            <w:tcW w:w="565" w:type="dxa"/>
          </w:tcPr>
          <w:p w14:paraId="56982E16" w14:textId="77777777" w:rsidR="006B304D" w:rsidRDefault="00000000">
            <w:pPr>
              <w:pStyle w:val="Compact"/>
            </w:pPr>
            <w:r>
              <w:t>C4</w:t>
            </w:r>
          </w:p>
        </w:tc>
        <w:tc>
          <w:tcPr>
            <w:tcW w:w="754" w:type="dxa"/>
          </w:tcPr>
          <w:p w14:paraId="272CF71B" w14:textId="77777777" w:rsidR="006B304D" w:rsidRDefault="00000000">
            <w:pPr>
              <w:pStyle w:val="Compact"/>
              <w:jc w:val="right"/>
            </w:pPr>
            <w:r>
              <w:t>2.18</w:t>
            </w:r>
          </w:p>
        </w:tc>
        <w:tc>
          <w:tcPr>
            <w:tcW w:w="754" w:type="dxa"/>
          </w:tcPr>
          <w:p w14:paraId="03109CFB" w14:textId="77777777" w:rsidR="006B304D" w:rsidRDefault="00000000">
            <w:pPr>
              <w:pStyle w:val="Compact"/>
              <w:jc w:val="right"/>
            </w:pPr>
            <w:r>
              <w:t>1.59</w:t>
            </w:r>
          </w:p>
        </w:tc>
        <w:tc>
          <w:tcPr>
            <w:tcW w:w="754" w:type="dxa"/>
          </w:tcPr>
          <w:p w14:paraId="2F62F851" w14:textId="77777777" w:rsidR="006B304D" w:rsidRDefault="00000000">
            <w:pPr>
              <w:pStyle w:val="Compact"/>
              <w:jc w:val="right"/>
            </w:pPr>
            <w:r>
              <w:t>2.10</w:t>
            </w:r>
          </w:p>
        </w:tc>
        <w:tc>
          <w:tcPr>
            <w:tcW w:w="754" w:type="dxa"/>
          </w:tcPr>
          <w:p w14:paraId="02DCF893" w14:textId="77777777" w:rsidR="006B304D" w:rsidRDefault="00000000">
            <w:pPr>
              <w:pStyle w:val="Compact"/>
              <w:jc w:val="right"/>
            </w:pPr>
            <w:r>
              <w:t>2.26</w:t>
            </w:r>
          </w:p>
        </w:tc>
        <w:tc>
          <w:tcPr>
            <w:tcW w:w="754" w:type="dxa"/>
          </w:tcPr>
          <w:p w14:paraId="7238CBE8" w14:textId="77777777" w:rsidR="006B304D" w:rsidRDefault="00000000">
            <w:pPr>
              <w:pStyle w:val="Compact"/>
              <w:jc w:val="right"/>
            </w:pPr>
            <w:r>
              <w:t>2.03</w:t>
            </w:r>
          </w:p>
        </w:tc>
        <w:tc>
          <w:tcPr>
            <w:tcW w:w="754" w:type="dxa"/>
          </w:tcPr>
          <w:p w14:paraId="07F37F72" w14:textId="77777777" w:rsidR="006B304D" w:rsidRDefault="00000000">
            <w:pPr>
              <w:pStyle w:val="Compact"/>
              <w:jc w:val="right"/>
            </w:pPr>
            <w:r>
              <w:t>3.36</w:t>
            </w:r>
          </w:p>
        </w:tc>
        <w:tc>
          <w:tcPr>
            <w:tcW w:w="754" w:type="dxa"/>
          </w:tcPr>
          <w:p w14:paraId="236CDBB5" w14:textId="77777777" w:rsidR="006B304D" w:rsidRDefault="00000000">
            <w:pPr>
              <w:pStyle w:val="Compact"/>
              <w:jc w:val="right"/>
            </w:pPr>
            <w:r>
              <w:t>3.06</w:t>
            </w:r>
          </w:p>
        </w:tc>
        <w:tc>
          <w:tcPr>
            <w:tcW w:w="754" w:type="dxa"/>
          </w:tcPr>
          <w:p w14:paraId="22357770" w14:textId="77777777" w:rsidR="006B304D" w:rsidRDefault="00000000">
            <w:pPr>
              <w:pStyle w:val="Compact"/>
              <w:jc w:val="right"/>
            </w:pPr>
            <w:r>
              <w:t>2.03</w:t>
            </w:r>
          </w:p>
        </w:tc>
        <w:tc>
          <w:tcPr>
            <w:tcW w:w="754" w:type="dxa"/>
          </w:tcPr>
          <w:p w14:paraId="7833BE81" w14:textId="77777777" w:rsidR="006B304D" w:rsidRDefault="00000000">
            <w:pPr>
              <w:pStyle w:val="Compact"/>
              <w:jc w:val="right"/>
            </w:pPr>
            <w:r>
              <w:t>2.37</w:t>
            </w:r>
          </w:p>
        </w:tc>
      </w:tr>
      <w:tr w:rsidR="006B304D" w14:paraId="1F597E00" w14:textId="77777777">
        <w:tc>
          <w:tcPr>
            <w:tcW w:w="565" w:type="dxa"/>
          </w:tcPr>
          <w:p w14:paraId="15F3E823" w14:textId="77777777" w:rsidR="006B304D" w:rsidRDefault="006B304D">
            <w:pPr>
              <w:pStyle w:val="Compact"/>
            </w:pPr>
          </w:p>
        </w:tc>
        <w:tc>
          <w:tcPr>
            <w:tcW w:w="565" w:type="dxa"/>
          </w:tcPr>
          <w:p w14:paraId="491D535E" w14:textId="77777777" w:rsidR="006B304D" w:rsidRDefault="00000000">
            <w:pPr>
              <w:pStyle w:val="Compact"/>
            </w:pPr>
            <w:r>
              <w:t>C4a</w:t>
            </w:r>
          </w:p>
        </w:tc>
        <w:tc>
          <w:tcPr>
            <w:tcW w:w="754" w:type="dxa"/>
          </w:tcPr>
          <w:p w14:paraId="05141006" w14:textId="77777777" w:rsidR="006B304D" w:rsidRDefault="00000000">
            <w:pPr>
              <w:pStyle w:val="Compact"/>
              <w:jc w:val="right"/>
            </w:pPr>
            <w:r>
              <w:t>2.13</w:t>
            </w:r>
          </w:p>
        </w:tc>
        <w:tc>
          <w:tcPr>
            <w:tcW w:w="754" w:type="dxa"/>
          </w:tcPr>
          <w:p w14:paraId="6DB7659B" w14:textId="77777777" w:rsidR="006B304D" w:rsidRDefault="00000000">
            <w:pPr>
              <w:pStyle w:val="Compact"/>
              <w:jc w:val="right"/>
            </w:pPr>
            <w:r>
              <w:t>1.77</w:t>
            </w:r>
          </w:p>
        </w:tc>
        <w:tc>
          <w:tcPr>
            <w:tcW w:w="754" w:type="dxa"/>
          </w:tcPr>
          <w:p w14:paraId="2FC1EAB0" w14:textId="77777777" w:rsidR="006B304D" w:rsidRDefault="00000000">
            <w:pPr>
              <w:pStyle w:val="Compact"/>
              <w:jc w:val="right"/>
            </w:pPr>
            <w:r>
              <w:t>2.18</w:t>
            </w:r>
          </w:p>
        </w:tc>
        <w:tc>
          <w:tcPr>
            <w:tcW w:w="754" w:type="dxa"/>
          </w:tcPr>
          <w:p w14:paraId="3D5533AF" w14:textId="77777777" w:rsidR="006B304D" w:rsidRDefault="00000000">
            <w:pPr>
              <w:pStyle w:val="Compact"/>
              <w:jc w:val="right"/>
            </w:pPr>
            <w:r>
              <w:t>2.15</w:t>
            </w:r>
          </w:p>
        </w:tc>
        <w:tc>
          <w:tcPr>
            <w:tcW w:w="754" w:type="dxa"/>
          </w:tcPr>
          <w:p w14:paraId="08ACA0F0" w14:textId="77777777" w:rsidR="006B304D" w:rsidRDefault="00000000">
            <w:pPr>
              <w:pStyle w:val="Compact"/>
              <w:jc w:val="right"/>
            </w:pPr>
            <w:r>
              <w:t>1.82</w:t>
            </w:r>
          </w:p>
        </w:tc>
        <w:tc>
          <w:tcPr>
            <w:tcW w:w="754" w:type="dxa"/>
          </w:tcPr>
          <w:p w14:paraId="61A6BAED" w14:textId="77777777" w:rsidR="006B304D" w:rsidRDefault="00000000">
            <w:pPr>
              <w:pStyle w:val="Compact"/>
              <w:jc w:val="right"/>
            </w:pPr>
            <w:r>
              <w:t>3.18</w:t>
            </w:r>
          </w:p>
        </w:tc>
        <w:tc>
          <w:tcPr>
            <w:tcW w:w="754" w:type="dxa"/>
          </w:tcPr>
          <w:p w14:paraId="545E0896" w14:textId="77777777" w:rsidR="006B304D" w:rsidRDefault="00000000">
            <w:pPr>
              <w:pStyle w:val="Compact"/>
              <w:jc w:val="right"/>
            </w:pPr>
            <w:r>
              <w:t>3.47</w:t>
            </w:r>
          </w:p>
        </w:tc>
        <w:tc>
          <w:tcPr>
            <w:tcW w:w="754" w:type="dxa"/>
          </w:tcPr>
          <w:p w14:paraId="367C5150" w14:textId="77777777" w:rsidR="006B304D" w:rsidRDefault="00000000">
            <w:pPr>
              <w:pStyle w:val="Compact"/>
              <w:jc w:val="right"/>
            </w:pPr>
            <w:r>
              <w:t>2.01</w:t>
            </w:r>
          </w:p>
        </w:tc>
        <w:tc>
          <w:tcPr>
            <w:tcW w:w="754" w:type="dxa"/>
          </w:tcPr>
          <w:p w14:paraId="5A483657" w14:textId="77777777" w:rsidR="006B304D" w:rsidRDefault="00000000">
            <w:pPr>
              <w:pStyle w:val="Compact"/>
              <w:jc w:val="right"/>
            </w:pPr>
            <w:r>
              <w:t>2.39</w:t>
            </w:r>
          </w:p>
        </w:tc>
      </w:tr>
      <w:tr w:rsidR="006B304D" w14:paraId="6203F1D6" w14:textId="77777777">
        <w:tc>
          <w:tcPr>
            <w:tcW w:w="565" w:type="dxa"/>
          </w:tcPr>
          <w:p w14:paraId="47438A09" w14:textId="77777777" w:rsidR="006B304D" w:rsidRDefault="00000000">
            <w:pPr>
              <w:pStyle w:val="Compact"/>
            </w:pPr>
            <w:r>
              <w:lastRenderedPageBreak/>
              <w:t>Cellini</w:t>
            </w:r>
          </w:p>
        </w:tc>
        <w:tc>
          <w:tcPr>
            <w:tcW w:w="565" w:type="dxa"/>
          </w:tcPr>
          <w:p w14:paraId="0513526A" w14:textId="77777777" w:rsidR="006B304D" w:rsidRDefault="00000000">
            <w:pPr>
              <w:pStyle w:val="Compact"/>
            </w:pPr>
            <w:r>
              <w:t>C5</w:t>
            </w:r>
          </w:p>
        </w:tc>
        <w:tc>
          <w:tcPr>
            <w:tcW w:w="754" w:type="dxa"/>
          </w:tcPr>
          <w:p w14:paraId="514D6980" w14:textId="77777777" w:rsidR="006B304D" w:rsidRDefault="00000000">
            <w:pPr>
              <w:pStyle w:val="Compact"/>
              <w:jc w:val="right"/>
            </w:pPr>
            <w:r>
              <w:t>2.64</w:t>
            </w:r>
          </w:p>
        </w:tc>
        <w:tc>
          <w:tcPr>
            <w:tcW w:w="754" w:type="dxa"/>
          </w:tcPr>
          <w:p w14:paraId="21D527CC" w14:textId="77777777" w:rsidR="006B304D" w:rsidRDefault="00000000">
            <w:pPr>
              <w:pStyle w:val="Compact"/>
              <w:jc w:val="right"/>
            </w:pPr>
            <w:r>
              <w:t>1.90</w:t>
            </w:r>
          </w:p>
        </w:tc>
        <w:tc>
          <w:tcPr>
            <w:tcW w:w="754" w:type="dxa"/>
          </w:tcPr>
          <w:p w14:paraId="09647DDA" w14:textId="77777777" w:rsidR="006B304D" w:rsidRDefault="00000000">
            <w:pPr>
              <w:pStyle w:val="Compact"/>
              <w:jc w:val="right"/>
            </w:pPr>
            <w:r>
              <w:t>2.54</w:t>
            </w:r>
          </w:p>
        </w:tc>
        <w:tc>
          <w:tcPr>
            <w:tcW w:w="754" w:type="dxa"/>
          </w:tcPr>
          <w:p w14:paraId="6F3CC545" w14:textId="77777777" w:rsidR="006B304D" w:rsidRDefault="00000000">
            <w:pPr>
              <w:pStyle w:val="Compact"/>
              <w:jc w:val="right"/>
            </w:pPr>
            <w:r>
              <w:t>2.51</w:t>
            </w:r>
          </w:p>
        </w:tc>
        <w:tc>
          <w:tcPr>
            <w:tcW w:w="754" w:type="dxa"/>
          </w:tcPr>
          <w:p w14:paraId="0968E74C" w14:textId="77777777" w:rsidR="006B304D" w:rsidRDefault="00000000">
            <w:pPr>
              <w:pStyle w:val="Compact"/>
              <w:jc w:val="right"/>
            </w:pPr>
            <w:r>
              <w:t>2.31</w:t>
            </w:r>
          </w:p>
        </w:tc>
        <w:tc>
          <w:tcPr>
            <w:tcW w:w="754" w:type="dxa"/>
          </w:tcPr>
          <w:p w14:paraId="187E1292" w14:textId="77777777" w:rsidR="006B304D" w:rsidRDefault="00000000">
            <w:pPr>
              <w:pStyle w:val="Compact"/>
              <w:jc w:val="right"/>
            </w:pPr>
            <w:r>
              <w:t>3.46</w:t>
            </w:r>
          </w:p>
        </w:tc>
        <w:tc>
          <w:tcPr>
            <w:tcW w:w="754" w:type="dxa"/>
          </w:tcPr>
          <w:p w14:paraId="379B3B37" w14:textId="77777777" w:rsidR="006B304D" w:rsidRDefault="00000000">
            <w:pPr>
              <w:pStyle w:val="Compact"/>
              <w:jc w:val="right"/>
            </w:pPr>
            <w:r>
              <w:t>n/a</w:t>
            </w:r>
          </w:p>
        </w:tc>
        <w:tc>
          <w:tcPr>
            <w:tcW w:w="754" w:type="dxa"/>
          </w:tcPr>
          <w:p w14:paraId="593B6E18" w14:textId="77777777" w:rsidR="006B304D" w:rsidRDefault="00000000">
            <w:pPr>
              <w:pStyle w:val="Compact"/>
              <w:jc w:val="right"/>
            </w:pPr>
            <w:r>
              <w:t>2.38</w:t>
            </w:r>
          </w:p>
        </w:tc>
        <w:tc>
          <w:tcPr>
            <w:tcW w:w="754" w:type="dxa"/>
          </w:tcPr>
          <w:p w14:paraId="57FB62A3" w14:textId="77777777" w:rsidR="006B304D" w:rsidRDefault="00000000">
            <w:pPr>
              <w:pStyle w:val="Compact"/>
              <w:jc w:val="right"/>
            </w:pPr>
            <w:r>
              <w:t>2.56</w:t>
            </w:r>
          </w:p>
        </w:tc>
      </w:tr>
      <w:tr w:rsidR="006B304D" w14:paraId="000F704C" w14:textId="77777777">
        <w:tc>
          <w:tcPr>
            <w:tcW w:w="565" w:type="dxa"/>
          </w:tcPr>
          <w:p w14:paraId="4C618ACA" w14:textId="77777777" w:rsidR="006B304D" w:rsidRDefault="006B304D">
            <w:pPr>
              <w:pStyle w:val="Compact"/>
            </w:pPr>
          </w:p>
        </w:tc>
        <w:tc>
          <w:tcPr>
            <w:tcW w:w="565" w:type="dxa"/>
          </w:tcPr>
          <w:p w14:paraId="55163E60" w14:textId="77777777" w:rsidR="006B304D" w:rsidRDefault="00000000">
            <w:pPr>
              <w:pStyle w:val="Compact"/>
            </w:pPr>
            <w:r>
              <w:t>C2a</w:t>
            </w:r>
          </w:p>
        </w:tc>
        <w:tc>
          <w:tcPr>
            <w:tcW w:w="754" w:type="dxa"/>
          </w:tcPr>
          <w:p w14:paraId="5163BE4B" w14:textId="77777777" w:rsidR="006B304D" w:rsidRDefault="00000000">
            <w:pPr>
              <w:pStyle w:val="Compact"/>
              <w:jc w:val="right"/>
            </w:pPr>
            <w:r>
              <w:t>2.31</w:t>
            </w:r>
          </w:p>
        </w:tc>
        <w:tc>
          <w:tcPr>
            <w:tcW w:w="754" w:type="dxa"/>
          </w:tcPr>
          <w:p w14:paraId="7A881FC7" w14:textId="77777777" w:rsidR="006B304D" w:rsidRDefault="00000000">
            <w:pPr>
              <w:pStyle w:val="Compact"/>
              <w:jc w:val="right"/>
            </w:pPr>
            <w:r>
              <w:t>2.26</w:t>
            </w:r>
          </w:p>
        </w:tc>
        <w:tc>
          <w:tcPr>
            <w:tcW w:w="754" w:type="dxa"/>
          </w:tcPr>
          <w:p w14:paraId="53382202" w14:textId="77777777" w:rsidR="006B304D" w:rsidRDefault="00000000">
            <w:pPr>
              <w:pStyle w:val="Compact"/>
              <w:jc w:val="right"/>
            </w:pPr>
            <w:r>
              <w:t>2.85</w:t>
            </w:r>
          </w:p>
        </w:tc>
        <w:tc>
          <w:tcPr>
            <w:tcW w:w="754" w:type="dxa"/>
          </w:tcPr>
          <w:p w14:paraId="2B7D855D" w14:textId="77777777" w:rsidR="006B304D" w:rsidRDefault="00000000">
            <w:pPr>
              <w:pStyle w:val="Compact"/>
              <w:jc w:val="right"/>
            </w:pPr>
            <w:r>
              <w:t>2.62</w:t>
            </w:r>
          </w:p>
        </w:tc>
        <w:tc>
          <w:tcPr>
            <w:tcW w:w="754" w:type="dxa"/>
          </w:tcPr>
          <w:p w14:paraId="09720413" w14:textId="77777777" w:rsidR="006B304D" w:rsidRDefault="00000000">
            <w:pPr>
              <w:pStyle w:val="Compact"/>
              <w:jc w:val="right"/>
            </w:pPr>
            <w:r>
              <w:t>2.69</w:t>
            </w:r>
          </w:p>
        </w:tc>
        <w:tc>
          <w:tcPr>
            <w:tcW w:w="754" w:type="dxa"/>
          </w:tcPr>
          <w:p w14:paraId="761304B9" w14:textId="77777777" w:rsidR="006B304D" w:rsidRDefault="00000000">
            <w:pPr>
              <w:pStyle w:val="Compact"/>
              <w:jc w:val="right"/>
            </w:pPr>
            <w:r>
              <w:t>3.62</w:t>
            </w:r>
          </w:p>
        </w:tc>
        <w:tc>
          <w:tcPr>
            <w:tcW w:w="754" w:type="dxa"/>
          </w:tcPr>
          <w:p w14:paraId="52A91369" w14:textId="77777777" w:rsidR="006B304D" w:rsidRDefault="00000000">
            <w:pPr>
              <w:pStyle w:val="Compact"/>
              <w:jc w:val="right"/>
            </w:pPr>
            <w:r>
              <w:t>n/a</w:t>
            </w:r>
          </w:p>
        </w:tc>
        <w:tc>
          <w:tcPr>
            <w:tcW w:w="754" w:type="dxa"/>
          </w:tcPr>
          <w:p w14:paraId="3B5A73B1" w14:textId="77777777" w:rsidR="006B304D" w:rsidRDefault="00000000">
            <w:pPr>
              <w:pStyle w:val="Compact"/>
              <w:jc w:val="right"/>
            </w:pPr>
            <w:r>
              <w:t>2.54</w:t>
            </w:r>
          </w:p>
        </w:tc>
        <w:tc>
          <w:tcPr>
            <w:tcW w:w="754" w:type="dxa"/>
          </w:tcPr>
          <w:p w14:paraId="18153142" w14:textId="77777777" w:rsidR="006B304D" w:rsidRDefault="00000000">
            <w:pPr>
              <w:pStyle w:val="Compact"/>
              <w:jc w:val="right"/>
            </w:pPr>
            <w:r>
              <w:t>2.72</w:t>
            </w:r>
          </w:p>
        </w:tc>
      </w:tr>
      <w:tr w:rsidR="006B304D" w14:paraId="011BE263" w14:textId="77777777">
        <w:tc>
          <w:tcPr>
            <w:tcW w:w="565" w:type="dxa"/>
          </w:tcPr>
          <w:p w14:paraId="6B53B360" w14:textId="77777777" w:rsidR="006B304D" w:rsidRDefault="006B304D">
            <w:pPr>
              <w:pStyle w:val="Compact"/>
            </w:pPr>
          </w:p>
        </w:tc>
        <w:tc>
          <w:tcPr>
            <w:tcW w:w="565" w:type="dxa"/>
          </w:tcPr>
          <w:p w14:paraId="05156AAF" w14:textId="77777777" w:rsidR="006B304D" w:rsidRDefault="00000000">
            <w:pPr>
              <w:pStyle w:val="Compact"/>
            </w:pPr>
            <w:r>
              <w:t>C2c</w:t>
            </w:r>
          </w:p>
        </w:tc>
        <w:tc>
          <w:tcPr>
            <w:tcW w:w="754" w:type="dxa"/>
          </w:tcPr>
          <w:p w14:paraId="21AA5F9E" w14:textId="77777777" w:rsidR="006B304D" w:rsidRDefault="00000000">
            <w:pPr>
              <w:pStyle w:val="Compact"/>
              <w:jc w:val="right"/>
            </w:pPr>
            <w:r>
              <w:t>1.79</w:t>
            </w:r>
          </w:p>
        </w:tc>
        <w:tc>
          <w:tcPr>
            <w:tcW w:w="754" w:type="dxa"/>
          </w:tcPr>
          <w:p w14:paraId="2022F20A" w14:textId="77777777" w:rsidR="006B304D" w:rsidRDefault="00000000">
            <w:pPr>
              <w:pStyle w:val="Compact"/>
              <w:jc w:val="right"/>
            </w:pPr>
            <w:r>
              <w:t>1.59</w:t>
            </w:r>
          </w:p>
        </w:tc>
        <w:tc>
          <w:tcPr>
            <w:tcW w:w="754" w:type="dxa"/>
          </w:tcPr>
          <w:p w14:paraId="77AC219A" w14:textId="77777777" w:rsidR="006B304D" w:rsidRDefault="00000000">
            <w:pPr>
              <w:pStyle w:val="Compact"/>
              <w:jc w:val="right"/>
            </w:pPr>
            <w:r>
              <w:t>1.90</w:t>
            </w:r>
          </w:p>
        </w:tc>
        <w:tc>
          <w:tcPr>
            <w:tcW w:w="754" w:type="dxa"/>
          </w:tcPr>
          <w:p w14:paraId="21920516" w14:textId="77777777" w:rsidR="006B304D" w:rsidRDefault="00000000">
            <w:pPr>
              <w:pStyle w:val="Compact"/>
              <w:jc w:val="right"/>
            </w:pPr>
            <w:r>
              <w:t>2.00</w:t>
            </w:r>
          </w:p>
        </w:tc>
        <w:tc>
          <w:tcPr>
            <w:tcW w:w="754" w:type="dxa"/>
          </w:tcPr>
          <w:p w14:paraId="79D9E572" w14:textId="77777777" w:rsidR="006B304D" w:rsidRDefault="00000000">
            <w:pPr>
              <w:pStyle w:val="Compact"/>
              <w:jc w:val="right"/>
            </w:pPr>
            <w:r>
              <w:t>1.79</w:t>
            </w:r>
          </w:p>
        </w:tc>
        <w:tc>
          <w:tcPr>
            <w:tcW w:w="754" w:type="dxa"/>
          </w:tcPr>
          <w:p w14:paraId="3744390E" w14:textId="77777777" w:rsidR="006B304D" w:rsidRDefault="00000000">
            <w:pPr>
              <w:pStyle w:val="Compact"/>
              <w:jc w:val="right"/>
            </w:pPr>
            <w:r>
              <w:t>2.59</w:t>
            </w:r>
          </w:p>
        </w:tc>
        <w:tc>
          <w:tcPr>
            <w:tcW w:w="754" w:type="dxa"/>
          </w:tcPr>
          <w:p w14:paraId="4F4DA4A1" w14:textId="77777777" w:rsidR="006B304D" w:rsidRDefault="00000000">
            <w:pPr>
              <w:pStyle w:val="Compact"/>
              <w:jc w:val="right"/>
            </w:pPr>
            <w:r>
              <w:t>n/a</w:t>
            </w:r>
          </w:p>
        </w:tc>
        <w:tc>
          <w:tcPr>
            <w:tcW w:w="754" w:type="dxa"/>
          </w:tcPr>
          <w:p w14:paraId="70B18675" w14:textId="77777777" w:rsidR="006B304D" w:rsidRDefault="00000000">
            <w:pPr>
              <w:pStyle w:val="Compact"/>
              <w:jc w:val="right"/>
            </w:pPr>
            <w:r>
              <w:t>1.82</w:t>
            </w:r>
          </w:p>
        </w:tc>
        <w:tc>
          <w:tcPr>
            <w:tcW w:w="754" w:type="dxa"/>
          </w:tcPr>
          <w:p w14:paraId="65802BC4" w14:textId="77777777" w:rsidR="006B304D" w:rsidRDefault="00000000">
            <w:pPr>
              <w:pStyle w:val="Compact"/>
              <w:jc w:val="right"/>
            </w:pPr>
            <w:r>
              <w:t>1.94</w:t>
            </w:r>
          </w:p>
        </w:tc>
      </w:tr>
      <w:tr w:rsidR="006B304D" w14:paraId="3C90A89E" w14:textId="77777777">
        <w:tc>
          <w:tcPr>
            <w:tcW w:w="565" w:type="dxa"/>
          </w:tcPr>
          <w:p w14:paraId="25C89DD3" w14:textId="77777777" w:rsidR="006B304D" w:rsidRDefault="006B304D">
            <w:pPr>
              <w:pStyle w:val="Compact"/>
            </w:pPr>
          </w:p>
        </w:tc>
        <w:tc>
          <w:tcPr>
            <w:tcW w:w="565" w:type="dxa"/>
          </w:tcPr>
          <w:p w14:paraId="1C5B616D" w14:textId="77777777" w:rsidR="006B304D" w:rsidRDefault="00000000">
            <w:pPr>
              <w:pStyle w:val="Compact"/>
            </w:pPr>
            <w:r>
              <w:t>C4</w:t>
            </w:r>
          </w:p>
        </w:tc>
        <w:tc>
          <w:tcPr>
            <w:tcW w:w="754" w:type="dxa"/>
          </w:tcPr>
          <w:p w14:paraId="78B5534C" w14:textId="77777777" w:rsidR="006B304D" w:rsidRDefault="00000000">
            <w:pPr>
              <w:pStyle w:val="Compact"/>
              <w:jc w:val="right"/>
            </w:pPr>
            <w:r>
              <w:t>2.44</w:t>
            </w:r>
          </w:p>
        </w:tc>
        <w:tc>
          <w:tcPr>
            <w:tcW w:w="754" w:type="dxa"/>
          </w:tcPr>
          <w:p w14:paraId="5F4971BF" w14:textId="77777777" w:rsidR="006B304D" w:rsidRDefault="00000000">
            <w:pPr>
              <w:pStyle w:val="Compact"/>
              <w:jc w:val="right"/>
            </w:pPr>
            <w:r>
              <w:t>2.03</w:t>
            </w:r>
          </w:p>
        </w:tc>
        <w:tc>
          <w:tcPr>
            <w:tcW w:w="754" w:type="dxa"/>
          </w:tcPr>
          <w:p w14:paraId="1F9D9A9C" w14:textId="77777777" w:rsidR="006B304D" w:rsidRDefault="00000000">
            <w:pPr>
              <w:pStyle w:val="Compact"/>
              <w:jc w:val="right"/>
            </w:pPr>
            <w:r>
              <w:t>2.74</w:t>
            </w:r>
          </w:p>
        </w:tc>
        <w:tc>
          <w:tcPr>
            <w:tcW w:w="754" w:type="dxa"/>
          </w:tcPr>
          <w:p w14:paraId="7C410D90" w14:textId="77777777" w:rsidR="006B304D" w:rsidRDefault="00000000">
            <w:pPr>
              <w:pStyle w:val="Compact"/>
              <w:jc w:val="right"/>
            </w:pPr>
            <w:r>
              <w:t>2.51</w:t>
            </w:r>
          </w:p>
        </w:tc>
        <w:tc>
          <w:tcPr>
            <w:tcW w:w="754" w:type="dxa"/>
          </w:tcPr>
          <w:p w14:paraId="66B244AC" w14:textId="77777777" w:rsidR="006B304D" w:rsidRDefault="00000000">
            <w:pPr>
              <w:pStyle w:val="Compact"/>
              <w:jc w:val="right"/>
            </w:pPr>
            <w:r>
              <w:t>2.38</w:t>
            </w:r>
          </w:p>
        </w:tc>
        <w:tc>
          <w:tcPr>
            <w:tcW w:w="754" w:type="dxa"/>
          </w:tcPr>
          <w:p w14:paraId="600161F5" w14:textId="77777777" w:rsidR="006B304D" w:rsidRDefault="00000000">
            <w:pPr>
              <w:pStyle w:val="Compact"/>
              <w:jc w:val="right"/>
            </w:pPr>
            <w:r>
              <w:t>3.56</w:t>
            </w:r>
          </w:p>
        </w:tc>
        <w:tc>
          <w:tcPr>
            <w:tcW w:w="754" w:type="dxa"/>
          </w:tcPr>
          <w:p w14:paraId="3017EE4A" w14:textId="77777777" w:rsidR="006B304D" w:rsidRDefault="00000000">
            <w:pPr>
              <w:pStyle w:val="Compact"/>
              <w:jc w:val="right"/>
            </w:pPr>
            <w:r>
              <w:t>n/a</w:t>
            </w:r>
          </w:p>
        </w:tc>
        <w:tc>
          <w:tcPr>
            <w:tcW w:w="754" w:type="dxa"/>
          </w:tcPr>
          <w:p w14:paraId="211D5125" w14:textId="77777777" w:rsidR="006B304D" w:rsidRDefault="00000000">
            <w:pPr>
              <w:pStyle w:val="Compact"/>
              <w:jc w:val="right"/>
            </w:pPr>
            <w:r>
              <w:t>2.42</w:t>
            </w:r>
          </w:p>
        </w:tc>
        <w:tc>
          <w:tcPr>
            <w:tcW w:w="754" w:type="dxa"/>
          </w:tcPr>
          <w:p w14:paraId="7CBEBE1F" w14:textId="77777777" w:rsidR="006B304D" w:rsidRDefault="00000000">
            <w:pPr>
              <w:pStyle w:val="Compact"/>
              <w:jc w:val="right"/>
            </w:pPr>
            <w:r>
              <w:t>2.61</w:t>
            </w:r>
          </w:p>
        </w:tc>
      </w:tr>
      <w:tr w:rsidR="006B304D" w14:paraId="3BB951C4" w14:textId="77777777">
        <w:tc>
          <w:tcPr>
            <w:tcW w:w="565" w:type="dxa"/>
          </w:tcPr>
          <w:p w14:paraId="14A18AE5" w14:textId="77777777" w:rsidR="006B304D" w:rsidRDefault="006B304D">
            <w:pPr>
              <w:pStyle w:val="Compact"/>
            </w:pPr>
          </w:p>
        </w:tc>
        <w:tc>
          <w:tcPr>
            <w:tcW w:w="565" w:type="dxa"/>
          </w:tcPr>
          <w:p w14:paraId="145A3056" w14:textId="77777777" w:rsidR="006B304D" w:rsidRDefault="00000000">
            <w:pPr>
              <w:pStyle w:val="Compact"/>
            </w:pPr>
            <w:r>
              <w:t>C4a</w:t>
            </w:r>
          </w:p>
        </w:tc>
        <w:tc>
          <w:tcPr>
            <w:tcW w:w="754" w:type="dxa"/>
          </w:tcPr>
          <w:p w14:paraId="62FD0F1C" w14:textId="77777777" w:rsidR="006B304D" w:rsidRDefault="00000000">
            <w:pPr>
              <w:pStyle w:val="Compact"/>
              <w:jc w:val="right"/>
            </w:pPr>
            <w:r>
              <w:t>2.56</w:t>
            </w:r>
          </w:p>
        </w:tc>
        <w:tc>
          <w:tcPr>
            <w:tcW w:w="754" w:type="dxa"/>
          </w:tcPr>
          <w:p w14:paraId="21398409" w14:textId="77777777" w:rsidR="006B304D" w:rsidRDefault="00000000">
            <w:pPr>
              <w:pStyle w:val="Compact"/>
              <w:jc w:val="right"/>
            </w:pPr>
            <w:r>
              <w:t>2.28</w:t>
            </w:r>
          </w:p>
        </w:tc>
        <w:tc>
          <w:tcPr>
            <w:tcW w:w="754" w:type="dxa"/>
          </w:tcPr>
          <w:p w14:paraId="368AFF19" w14:textId="77777777" w:rsidR="006B304D" w:rsidRDefault="00000000">
            <w:pPr>
              <w:pStyle w:val="Compact"/>
              <w:jc w:val="right"/>
            </w:pPr>
            <w:r>
              <w:t>2.69</w:t>
            </w:r>
          </w:p>
        </w:tc>
        <w:tc>
          <w:tcPr>
            <w:tcW w:w="754" w:type="dxa"/>
          </w:tcPr>
          <w:p w14:paraId="0D6933E8" w14:textId="77777777" w:rsidR="006B304D" w:rsidRDefault="00000000">
            <w:pPr>
              <w:pStyle w:val="Compact"/>
              <w:jc w:val="right"/>
            </w:pPr>
            <w:r>
              <w:t>2.56</w:t>
            </w:r>
          </w:p>
        </w:tc>
        <w:tc>
          <w:tcPr>
            <w:tcW w:w="754" w:type="dxa"/>
          </w:tcPr>
          <w:p w14:paraId="17F90C3F" w14:textId="77777777" w:rsidR="006B304D" w:rsidRDefault="00000000">
            <w:pPr>
              <w:pStyle w:val="Compact"/>
              <w:jc w:val="right"/>
            </w:pPr>
            <w:r>
              <w:t>2.54</w:t>
            </w:r>
          </w:p>
        </w:tc>
        <w:tc>
          <w:tcPr>
            <w:tcW w:w="754" w:type="dxa"/>
          </w:tcPr>
          <w:p w14:paraId="485792DF" w14:textId="77777777" w:rsidR="006B304D" w:rsidRDefault="00000000">
            <w:pPr>
              <w:pStyle w:val="Compact"/>
              <w:jc w:val="right"/>
            </w:pPr>
            <w:r>
              <w:t>4.13</w:t>
            </w:r>
          </w:p>
        </w:tc>
        <w:tc>
          <w:tcPr>
            <w:tcW w:w="754" w:type="dxa"/>
          </w:tcPr>
          <w:p w14:paraId="62AA4183" w14:textId="77777777" w:rsidR="006B304D" w:rsidRDefault="00000000">
            <w:pPr>
              <w:pStyle w:val="Compact"/>
              <w:jc w:val="right"/>
            </w:pPr>
            <w:r>
              <w:t>n/a</w:t>
            </w:r>
          </w:p>
        </w:tc>
        <w:tc>
          <w:tcPr>
            <w:tcW w:w="754" w:type="dxa"/>
          </w:tcPr>
          <w:p w14:paraId="38A029E3" w14:textId="77777777" w:rsidR="006B304D" w:rsidRDefault="00000000">
            <w:pPr>
              <w:pStyle w:val="Compact"/>
              <w:jc w:val="right"/>
            </w:pPr>
            <w:r>
              <w:t>2.53</w:t>
            </w:r>
          </w:p>
        </w:tc>
        <w:tc>
          <w:tcPr>
            <w:tcW w:w="754" w:type="dxa"/>
          </w:tcPr>
          <w:p w14:paraId="7373C77F" w14:textId="77777777" w:rsidR="006B304D" w:rsidRDefault="00000000">
            <w:pPr>
              <w:pStyle w:val="Compact"/>
              <w:jc w:val="right"/>
            </w:pPr>
            <w:r>
              <w:t>2.79</w:t>
            </w:r>
          </w:p>
        </w:tc>
      </w:tr>
      <w:tr w:rsidR="006B304D" w14:paraId="6ED88E06" w14:textId="77777777">
        <w:tc>
          <w:tcPr>
            <w:tcW w:w="565" w:type="dxa"/>
          </w:tcPr>
          <w:p w14:paraId="4F82A524" w14:textId="77777777" w:rsidR="006B304D" w:rsidRDefault="00000000">
            <w:pPr>
              <w:pStyle w:val="Compact"/>
            </w:pPr>
            <w:r>
              <w:t>Zitkala-Sa</w:t>
            </w:r>
          </w:p>
        </w:tc>
        <w:tc>
          <w:tcPr>
            <w:tcW w:w="565" w:type="dxa"/>
          </w:tcPr>
          <w:p w14:paraId="62064738" w14:textId="77777777" w:rsidR="006B304D" w:rsidRDefault="00000000">
            <w:pPr>
              <w:pStyle w:val="Compact"/>
            </w:pPr>
            <w:r>
              <w:t>C5</w:t>
            </w:r>
          </w:p>
        </w:tc>
        <w:tc>
          <w:tcPr>
            <w:tcW w:w="754" w:type="dxa"/>
          </w:tcPr>
          <w:p w14:paraId="25E713D3" w14:textId="77777777" w:rsidR="006B304D" w:rsidRDefault="00000000">
            <w:pPr>
              <w:pStyle w:val="Compact"/>
              <w:jc w:val="right"/>
            </w:pPr>
            <w:r>
              <w:t>2.62</w:t>
            </w:r>
          </w:p>
        </w:tc>
        <w:tc>
          <w:tcPr>
            <w:tcW w:w="754" w:type="dxa"/>
          </w:tcPr>
          <w:p w14:paraId="2CF04F62" w14:textId="77777777" w:rsidR="006B304D" w:rsidRDefault="00000000">
            <w:pPr>
              <w:pStyle w:val="Compact"/>
              <w:jc w:val="right"/>
            </w:pPr>
            <w:r>
              <w:t>1.85</w:t>
            </w:r>
          </w:p>
        </w:tc>
        <w:tc>
          <w:tcPr>
            <w:tcW w:w="754" w:type="dxa"/>
          </w:tcPr>
          <w:p w14:paraId="1A223241" w14:textId="77777777" w:rsidR="006B304D" w:rsidRDefault="00000000">
            <w:pPr>
              <w:pStyle w:val="Compact"/>
              <w:jc w:val="right"/>
            </w:pPr>
            <w:r>
              <w:t>2.46</w:t>
            </w:r>
          </w:p>
        </w:tc>
        <w:tc>
          <w:tcPr>
            <w:tcW w:w="754" w:type="dxa"/>
          </w:tcPr>
          <w:p w14:paraId="2CEE9E50" w14:textId="77777777" w:rsidR="006B304D" w:rsidRDefault="00000000">
            <w:pPr>
              <w:pStyle w:val="Compact"/>
              <w:jc w:val="right"/>
            </w:pPr>
            <w:r>
              <w:t>2.38</w:t>
            </w:r>
          </w:p>
        </w:tc>
        <w:tc>
          <w:tcPr>
            <w:tcW w:w="754" w:type="dxa"/>
          </w:tcPr>
          <w:p w14:paraId="593C2D77" w14:textId="77777777" w:rsidR="006B304D" w:rsidRDefault="00000000">
            <w:pPr>
              <w:pStyle w:val="Compact"/>
              <w:jc w:val="right"/>
            </w:pPr>
            <w:r>
              <w:t>2.38</w:t>
            </w:r>
          </w:p>
        </w:tc>
        <w:tc>
          <w:tcPr>
            <w:tcW w:w="754" w:type="dxa"/>
          </w:tcPr>
          <w:p w14:paraId="74A9163A" w14:textId="77777777" w:rsidR="006B304D" w:rsidRDefault="00000000">
            <w:pPr>
              <w:pStyle w:val="Compact"/>
              <w:jc w:val="right"/>
            </w:pPr>
            <w:r>
              <w:t>3.90</w:t>
            </w:r>
          </w:p>
        </w:tc>
        <w:tc>
          <w:tcPr>
            <w:tcW w:w="754" w:type="dxa"/>
          </w:tcPr>
          <w:p w14:paraId="15C6B3C5" w14:textId="77777777" w:rsidR="006B304D" w:rsidRDefault="00000000">
            <w:pPr>
              <w:pStyle w:val="Compact"/>
              <w:jc w:val="right"/>
            </w:pPr>
            <w:r>
              <w:t>n/a</w:t>
            </w:r>
          </w:p>
        </w:tc>
        <w:tc>
          <w:tcPr>
            <w:tcW w:w="754" w:type="dxa"/>
          </w:tcPr>
          <w:p w14:paraId="02EB5A6C" w14:textId="77777777" w:rsidR="006B304D" w:rsidRDefault="00000000">
            <w:pPr>
              <w:pStyle w:val="Compact"/>
              <w:jc w:val="right"/>
            </w:pPr>
            <w:r>
              <w:t>2.34</w:t>
            </w:r>
          </w:p>
        </w:tc>
        <w:tc>
          <w:tcPr>
            <w:tcW w:w="754" w:type="dxa"/>
          </w:tcPr>
          <w:p w14:paraId="19F88A26" w14:textId="77777777" w:rsidR="006B304D" w:rsidRDefault="00000000">
            <w:pPr>
              <w:pStyle w:val="Compact"/>
              <w:jc w:val="right"/>
            </w:pPr>
            <w:r>
              <w:t>2.60</w:t>
            </w:r>
          </w:p>
        </w:tc>
      </w:tr>
      <w:tr w:rsidR="006B304D" w14:paraId="3E54C64C" w14:textId="77777777">
        <w:tc>
          <w:tcPr>
            <w:tcW w:w="565" w:type="dxa"/>
          </w:tcPr>
          <w:p w14:paraId="04CD7232" w14:textId="77777777" w:rsidR="006B304D" w:rsidRDefault="006B304D">
            <w:pPr>
              <w:pStyle w:val="Compact"/>
            </w:pPr>
          </w:p>
        </w:tc>
        <w:tc>
          <w:tcPr>
            <w:tcW w:w="565" w:type="dxa"/>
          </w:tcPr>
          <w:p w14:paraId="58A29EEF" w14:textId="77777777" w:rsidR="006B304D" w:rsidRDefault="00000000">
            <w:pPr>
              <w:pStyle w:val="Compact"/>
            </w:pPr>
            <w:r>
              <w:t>C2a</w:t>
            </w:r>
          </w:p>
        </w:tc>
        <w:tc>
          <w:tcPr>
            <w:tcW w:w="754" w:type="dxa"/>
          </w:tcPr>
          <w:p w14:paraId="71B82E8F" w14:textId="77777777" w:rsidR="006B304D" w:rsidRDefault="00000000">
            <w:pPr>
              <w:pStyle w:val="Compact"/>
              <w:jc w:val="right"/>
            </w:pPr>
            <w:r>
              <w:t>2.15</w:t>
            </w:r>
          </w:p>
        </w:tc>
        <w:tc>
          <w:tcPr>
            <w:tcW w:w="754" w:type="dxa"/>
          </w:tcPr>
          <w:p w14:paraId="41DF07D4" w14:textId="77777777" w:rsidR="006B304D" w:rsidRDefault="00000000">
            <w:pPr>
              <w:pStyle w:val="Compact"/>
              <w:jc w:val="right"/>
            </w:pPr>
            <w:r>
              <w:t>1.64</w:t>
            </w:r>
          </w:p>
        </w:tc>
        <w:tc>
          <w:tcPr>
            <w:tcW w:w="754" w:type="dxa"/>
          </w:tcPr>
          <w:p w14:paraId="243C2ECD" w14:textId="77777777" w:rsidR="006B304D" w:rsidRDefault="00000000">
            <w:pPr>
              <w:pStyle w:val="Compact"/>
              <w:jc w:val="right"/>
            </w:pPr>
            <w:r>
              <w:t>2.21</w:t>
            </w:r>
          </w:p>
        </w:tc>
        <w:tc>
          <w:tcPr>
            <w:tcW w:w="754" w:type="dxa"/>
          </w:tcPr>
          <w:p w14:paraId="33DC3FB2" w14:textId="77777777" w:rsidR="006B304D" w:rsidRDefault="00000000">
            <w:pPr>
              <w:pStyle w:val="Compact"/>
              <w:jc w:val="right"/>
            </w:pPr>
            <w:r>
              <w:t>2.05</w:t>
            </w:r>
          </w:p>
        </w:tc>
        <w:tc>
          <w:tcPr>
            <w:tcW w:w="754" w:type="dxa"/>
          </w:tcPr>
          <w:p w14:paraId="2384659C" w14:textId="77777777" w:rsidR="006B304D" w:rsidRDefault="00000000">
            <w:pPr>
              <w:pStyle w:val="Compact"/>
              <w:jc w:val="right"/>
            </w:pPr>
            <w:r>
              <w:t>2.10</w:t>
            </w:r>
          </w:p>
        </w:tc>
        <w:tc>
          <w:tcPr>
            <w:tcW w:w="754" w:type="dxa"/>
          </w:tcPr>
          <w:p w14:paraId="293AD243" w14:textId="77777777" w:rsidR="006B304D" w:rsidRDefault="00000000">
            <w:pPr>
              <w:pStyle w:val="Compact"/>
              <w:jc w:val="right"/>
            </w:pPr>
            <w:r>
              <w:t>3.00</w:t>
            </w:r>
          </w:p>
        </w:tc>
        <w:tc>
          <w:tcPr>
            <w:tcW w:w="754" w:type="dxa"/>
          </w:tcPr>
          <w:p w14:paraId="50A11DD8" w14:textId="77777777" w:rsidR="006B304D" w:rsidRDefault="00000000">
            <w:pPr>
              <w:pStyle w:val="Compact"/>
              <w:jc w:val="right"/>
            </w:pPr>
            <w:r>
              <w:t>n/a</w:t>
            </w:r>
          </w:p>
        </w:tc>
        <w:tc>
          <w:tcPr>
            <w:tcW w:w="754" w:type="dxa"/>
          </w:tcPr>
          <w:p w14:paraId="5002C893" w14:textId="77777777" w:rsidR="006B304D" w:rsidRDefault="00000000">
            <w:pPr>
              <w:pStyle w:val="Compact"/>
              <w:jc w:val="right"/>
            </w:pPr>
            <w:r>
              <w:t>2.03</w:t>
            </w:r>
          </w:p>
        </w:tc>
        <w:tc>
          <w:tcPr>
            <w:tcW w:w="754" w:type="dxa"/>
          </w:tcPr>
          <w:p w14:paraId="15D598D4" w14:textId="77777777" w:rsidR="006B304D" w:rsidRDefault="00000000">
            <w:pPr>
              <w:pStyle w:val="Compact"/>
              <w:jc w:val="right"/>
            </w:pPr>
            <w:r>
              <w:t>2.19</w:t>
            </w:r>
          </w:p>
        </w:tc>
      </w:tr>
      <w:tr w:rsidR="006B304D" w14:paraId="20BE6AAA" w14:textId="77777777">
        <w:tc>
          <w:tcPr>
            <w:tcW w:w="565" w:type="dxa"/>
          </w:tcPr>
          <w:p w14:paraId="55481DCF" w14:textId="77777777" w:rsidR="006B304D" w:rsidRDefault="006B304D">
            <w:pPr>
              <w:pStyle w:val="Compact"/>
            </w:pPr>
          </w:p>
        </w:tc>
        <w:tc>
          <w:tcPr>
            <w:tcW w:w="565" w:type="dxa"/>
          </w:tcPr>
          <w:p w14:paraId="4AAC83FC" w14:textId="77777777" w:rsidR="006B304D" w:rsidRDefault="00000000">
            <w:pPr>
              <w:pStyle w:val="Compact"/>
            </w:pPr>
            <w:r>
              <w:t>C2c</w:t>
            </w:r>
          </w:p>
        </w:tc>
        <w:tc>
          <w:tcPr>
            <w:tcW w:w="754" w:type="dxa"/>
          </w:tcPr>
          <w:p w14:paraId="57504911" w14:textId="77777777" w:rsidR="006B304D" w:rsidRDefault="00000000">
            <w:pPr>
              <w:pStyle w:val="Compact"/>
              <w:jc w:val="right"/>
            </w:pPr>
            <w:r>
              <w:t>1.82</w:t>
            </w:r>
          </w:p>
        </w:tc>
        <w:tc>
          <w:tcPr>
            <w:tcW w:w="754" w:type="dxa"/>
          </w:tcPr>
          <w:p w14:paraId="3E0FE7F1" w14:textId="77777777" w:rsidR="006B304D" w:rsidRDefault="00000000">
            <w:pPr>
              <w:pStyle w:val="Compact"/>
              <w:jc w:val="right"/>
            </w:pPr>
            <w:r>
              <w:t>1.36</w:t>
            </w:r>
          </w:p>
        </w:tc>
        <w:tc>
          <w:tcPr>
            <w:tcW w:w="754" w:type="dxa"/>
          </w:tcPr>
          <w:p w14:paraId="0341EF6E" w14:textId="77777777" w:rsidR="006B304D" w:rsidRDefault="00000000">
            <w:pPr>
              <w:pStyle w:val="Compact"/>
              <w:jc w:val="right"/>
            </w:pPr>
            <w:r>
              <w:t>1.87</w:t>
            </w:r>
          </w:p>
        </w:tc>
        <w:tc>
          <w:tcPr>
            <w:tcW w:w="754" w:type="dxa"/>
          </w:tcPr>
          <w:p w14:paraId="138B1180" w14:textId="77777777" w:rsidR="006B304D" w:rsidRDefault="00000000">
            <w:pPr>
              <w:pStyle w:val="Compact"/>
              <w:jc w:val="right"/>
            </w:pPr>
            <w:r>
              <w:t>1.69</w:t>
            </w:r>
          </w:p>
        </w:tc>
        <w:tc>
          <w:tcPr>
            <w:tcW w:w="754" w:type="dxa"/>
          </w:tcPr>
          <w:p w14:paraId="592B1A5E" w14:textId="77777777" w:rsidR="006B304D" w:rsidRDefault="00000000">
            <w:pPr>
              <w:pStyle w:val="Compact"/>
              <w:jc w:val="right"/>
            </w:pPr>
            <w:r>
              <w:t>1.56</w:t>
            </w:r>
          </w:p>
        </w:tc>
        <w:tc>
          <w:tcPr>
            <w:tcW w:w="754" w:type="dxa"/>
          </w:tcPr>
          <w:p w14:paraId="659F61D6" w14:textId="77777777" w:rsidR="006B304D" w:rsidRDefault="00000000">
            <w:pPr>
              <w:pStyle w:val="Compact"/>
              <w:jc w:val="right"/>
            </w:pPr>
            <w:r>
              <w:t>2.23</w:t>
            </w:r>
          </w:p>
        </w:tc>
        <w:tc>
          <w:tcPr>
            <w:tcW w:w="754" w:type="dxa"/>
          </w:tcPr>
          <w:p w14:paraId="2E7938D8" w14:textId="77777777" w:rsidR="006B304D" w:rsidRDefault="00000000">
            <w:pPr>
              <w:pStyle w:val="Compact"/>
              <w:jc w:val="right"/>
            </w:pPr>
            <w:r>
              <w:t>n/a</w:t>
            </w:r>
          </w:p>
        </w:tc>
        <w:tc>
          <w:tcPr>
            <w:tcW w:w="754" w:type="dxa"/>
          </w:tcPr>
          <w:p w14:paraId="7B8671BC" w14:textId="77777777" w:rsidR="006B304D" w:rsidRDefault="00000000">
            <w:pPr>
              <w:pStyle w:val="Compact"/>
              <w:jc w:val="right"/>
            </w:pPr>
            <w:r>
              <w:t>1.66</w:t>
            </w:r>
          </w:p>
        </w:tc>
        <w:tc>
          <w:tcPr>
            <w:tcW w:w="754" w:type="dxa"/>
          </w:tcPr>
          <w:p w14:paraId="6FC62D22" w14:textId="77777777" w:rsidR="006B304D" w:rsidRDefault="00000000">
            <w:pPr>
              <w:pStyle w:val="Compact"/>
              <w:jc w:val="right"/>
            </w:pPr>
            <w:r>
              <w:t>1.76</w:t>
            </w:r>
          </w:p>
        </w:tc>
      </w:tr>
      <w:tr w:rsidR="006B304D" w14:paraId="47CAEF1B" w14:textId="77777777">
        <w:tc>
          <w:tcPr>
            <w:tcW w:w="565" w:type="dxa"/>
          </w:tcPr>
          <w:p w14:paraId="440EB23B" w14:textId="77777777" w:rsidR="006B304D" w:rsidRDefault="006B304D">
            <w:pPr>
              <w:pStyle w:val="Compact"/>
            </w:pPr>
          </w:p>
        </w:tc>
        <w:tc>
          <w:tcPr>
            <w:tcW w:w="565" w:type="dxa"/>
          </w:tcPr>
          <w:p w14:paraId="02D85D4D" w14:textId="77777777" w:rsidR="006B304D" w:rsidRDefault="00000000">
            <w:pPr>
              <w:pStyle w:val="Compact"/>
            </w:pPr>
            <w:r>
              <w:t>C4</w:t>
            </w:r>
          </w:p>
        </w:tc>
        <w:tc>
          <w:tcPr>
            <w:tcW w:w="754" w:type="dxa"/>
          </w:tcPr>
          <w:p w14:paraId="417FFA9C" w14:textId="77777777" w:rsidR="006B304D" w:rsidRDefault="00000000">
            <w:pPr>
              <w:pStyle w:val="Compact"/>
              <w:jc w:val="right"/>
            </w:pPr>
            <w:r>
              <w:t>2.41</w:t>
            </w:r>
          </w:p>
        </w:tc>
        <w:tc>
          <w:tcPr>
            <w:tcW w:w="754" w:type="dxa"/>
          </w:tcPr>
          <w:p w14:paraId="65BE0FE2" w14:textId="77777777" w:rsidR="006B304D" w:rsidRDefault="00000000">
            <w:pPr>
              <w:pStyle w:val="Compact"/>
              <w:jc w:val="right"/>
            </w:pPr>
            <w:r>
              <w:t>1.72</w:t>
            </w:r>
          </w:p>
        </w:tc>
        <w:tc>
          <w:tcPr>
            <w:tcW w:w="754" w:type="dxa"/>
          </w:tcPr>
          <w:p w14:paraId="47744072" w14:textId="77777777" w:rsidR="006B304D" w:rsidRDefault="00000000">
            <w:pPr>
              <w:pStyle w:val="Compact"/>
              <w:jc w:val="right"/>
            </w:pPr>
            <w:r>
              <w:t>2.31</w:t>
            </w:r>
          </w:p>
        </w:tc>
        <w:tc>
          <w:tcPr>
            <w:tcW w:w="754" w:type="dxa"/>
          </w:tcPr>
          <w:p w14:paraId="51D92C1B" w14:textId="77777777" w:rsidR="006B304D" w:rsidRDefault="00000000">
            <w:pPr>
              <w:pStyle w:val="Compact"/>
              <w:jc w:val="right"/>
            </w:pPr>
            <w:r>
              <w:t>2.08</w:t>
            </w:r>
          </w:p>
        </w:tc>
        <w:tc>
          <w:tcPr>
            <w:tcW w:w="754" w:type="dxa"/>
          </w:tcPr>
          <w:p w14:paraId="137DE7B8" w14:textId="77777777" w:rsidR="006B304D" w:rsidRDefault="00000000">
            <w:pPr>
              <w:pStyle w:val="Compact"/>
              <w:jc w:val="right"/>
            </w:pPr>
            <w:r>
              <w:t>2.00</w:t>
            </w:r>
          </w:p>
        </w:tc>
        <w:tc>
          <w:tcPr>
            <w:tcW w:w="754" w:type="dxa"/>
          </w:tcPr>
          <w:p w14:paraId="602F4480" w14:textId="77777777" w:rsidR="006B304D" w:rsidRDefault="00000000">
            <w:pPr>
              <w:pStyle w:val="Compact"/>
              <w:jc w:val="right"/>
            </w:pPr>
            <w:r>
              <w:t>3.28</w:t>
            </w:r>
          </w:p>
        </w:tc>
        <w:tc>
          <w:tcPr>
            <w:tcW w:w="754" w:type="dxa"/>
          </w:tcPr>
          <w:p w14:paraId="1063C75B" w14:textId="77777777" w:rsidR="006B304D" w:rsidRDefault="00000000">
            <w:pPr>
              <w:pStyle w:val="Compact"/>
              <w:jc w:val="right"/>
            </w:pPr>
            <w:r>
              <w:t>n/a</w:t>
            </w:r>
          </w:p>
        </w:tc>
        <w:tc>
          <w:tcPr>
            <w:tcW w:w="754" w:type="dxa"/>
          </w:tcPr>
          <w:p w14:paraId="5EE3B444" w14:textId="77777777" w:rsidR="006B304D" w:rsidRDefault="00000000">
            <w:pPr>
              <w:pStyle w:val="Compact"/>
              <w:jc w:val="right"/>
            </w:pPr>
            <w:r>
              <w:t>2.10</w:t>
            </w:r>
          </w:p>
        </w:tc>
        <w:tc>
          <w:tcPr>
            <w:tcW w:w="754" w:type="dxa"/>
          </w:tcPr>
          <w:p w14:paraId="6087761C" w14:textId="77777777" w:rsidR="006B304D" w:rsidRDefault="00000000">
            <w:pPr>
              <w:pStyle w:val="Compact"/>
              <w:jc w:val="right"/>
            </w:pPr>
            <w:r>
              <w:t>2.30</w:t>
            </w:r>
          </w:p>
        </w:tc>
      </w:tr>
      <w:tr w:rsidR="006B304D" w14:paraId="64DD7698" w14:textId="77777777">
        <w:tc>
          <w:tcPr>
            <w:tcW w:w="565" w:type="dxa"/>
          </w:tcPr>
          <w:p w14:paraId="4F43BDF8" w14:textId="77777777" w:rsidR="006B304D" w:rsidRDefault="006B304D">
            <w:pPr>
              <w:pStyle w:val="Compact"/>
            </w:pPr>
          </w:p>
        </w:tc>
        <w:tc>
          <w:tcPr>
            <w:tcW w:w="565" w:type="dxa"/>
          </w:tcPr>
          <w:p w14:paraId="74DBA0CB" w14:textId="77777777" w:rsidR="006B304D" w:rsidRDefault="00000000">
            <w:pPr>
              <w:pStyle w:val="Compact"/>
            </w:pPr>
            <w:r>
              <w:t>C4a</w:t>
            </w:r>
          </w:p>
        </w:tc>
        <w:tc>
          <w:tcPr>
            <w:tcW w:w="754" w:type="dxa"/>
          </w:tcPr>
          <w:p w14:paraId="28B47373" w14:textId="77777777" w:rsidR="006B304D" w:rsidRDefault="00000000">
            <w:pPr>
              <w:pStyle w:val="Compact"/>
              <w:jc w:val="right"/>
            </w:pPr>
            <w:r>
              <w:t>2.00</w:t>
            </w:r>
          </w:p>
        </w:tc>
        <w:tc>
          <w:tcPr>
            <w:tcW w:w="754" w:type="dxa"/>
          </w:tcPr>
          <w:p w14:paraId="2DBDC53D" w14:textId="77777777" w:rsidR="006B304D" w:rsidRDefault="00000000">
            <w:pPr>
              <w:pStyle w:val="Compact"/>
              <w:jc w:val="right"/>
            </w:pPr>
            <w:r>
              <w:t>1.74</w:t>
            </w:r>
          </w:p>
        </w:tc>
        <w:tc>
          <w:tcPr>
            <w:tcW w:w="754" w:type="dxa"/>
          </w:tcPr>
          <w:p w14:paraId="6444936B" w14:textId="77777777" w:rsidR="006B304D" w:rsidRDefault="00000000">
            <w:pPr>
              <w:pStyle w:val="Compact"/>
              <w:jc w:val="right"/>
            </w:pPr>
            <w:r>
              <w:t>2.26</w:t>
            </w:r>
          </w:p>
        </w:tc>
        <w:tc>
          <w:tcPr>
            <w:tcW w:w="754" w:type="dxa"/>
          </w:tcPr>
          <w:p w14:paraId="35D85D0B" w14:textId="77777777" w:rsidR="006B304D" w:rsidRDefault="00000000">
            <w:pPr>
              <w:pStyle w:val="Compact"/>
              <w:jc w:val="right"/>
            </w:pPr>
            <w:r>
              <w:t>2.10</w:t>
            </w:r>
          </w:p>
        </w:tc>
        <w:tc>
          <w:tcPr>
            <w:tcW w:w="754" w:type="dxa"/>
          </w:tcPr>
          <w:p w14:paraId="48763B6C" w14:textId="77777777" w:rsidR="006B304D" w:rsidRDefault="00000000">
            <w:pPr>
              <w:pStyle w:val="Compact"/>
              <w:jc w:val="right"/>
            </w:pPr>
            <w:r>
              <w:t>2.00</w:t>
            </w:r>
          </w:p>
        </w:tc>
        <w:tc>
          <w:tcPr>
            <w:tcW w:w="754" w:type="dxa"/>
          </w:tcPr>
          <w:p w14:paraId="7AD2828F" w14:textId="77777777" w:rsidR="006B304D" w:rsidRDefault="00000000">
            <w:pPr>
              <w:pStyle w:val="Compact"/>
              <w:jc w:val="right"/>
            </w:pPr>
            <w:r>
              <w:t>3.49</w:t>
            </w:r>
          </w:p>
        </w:tc>
        <w:tc>
          <w:tcPr>
            <w:tcW w:w="754" w:type="dxa"/>
          </w:tcPr>
          <w:p w14:paraId="78E7B077" w14:textId="77777777" w:rsidR="006B304D" w:rsidRDefault="00000000">
            <w:pPr>
              <w:pStyle w:val="Compact"/>
              <w:jc w:val="right"/>
            </w:pPr>
            <w:r>
              <w:t>n/a</w:t>
            </w:r>
          </w:p>
        </w:tc>
        <w:tc>
          <w:tcPr>
            <w:tcW w:w="754" w:type="dxa"/>
          </w:tcPr>
          <w:p w14:paraId="6B69C3A2" w14:textId="77777777" w:rsidR="006B304D" w:rsidRDefault="00000000">
            <w:pPr>
              <w:pStyle w:val="Compact"/>
              <w:jc w:val="right"/>
            </w:pPr>
            <w:r>
              <w:t>2.02</w:t>
            </w:r>
          </w:p>
        </w:tc>
        <w:tc>
          <w:tcPr>
            <w:tcW w:w="754" w:type="dxa"/>
          </w:tcPr>
          <w:p w14:paraId="5383082D" w14:textId="77777777" w:rsidR="006B304D" w:rsidRDefault="00000000">
            <w:pPr>
              <w:pStyle w:val="Compact"/>
              <w:jc w:val="right"/>
            </w:pPr>
            <w:r>
              <w:t>2.26</w:t>
            </w:r>
          </w:p>
        </w:tc>
      </w:tr>
      <w:tr w:rsidR="006B304D" w14:paraId="41EF4B8D" w14:textId="77777777">
        <w:tc>
          <w:tcPr>
            <w:tcW w:w="565" w:type="dxa"/>
          </w:tcPr>
          <w:p w14:paraId="1F1B93AA" w14:textId="77777777" w:rsidR="006B304D" w:rsidRDefault="00000000">
            <w:pPr>
              <w:pStyle w:val="Compact"/>
            </w:pPr>
            <w:r>
              <w:t>Rousseau</w:t>
            </w:r>
          </w:p>
        </w:tc>
        <w:tc>
          <w:tcPr>
            <w:tcW w:w="565" w:type="dxa"/>
          </w:tcPr>
          <w:p w14:paraId="7FFCB08E" w14:textId="77777777" w:rsidR="006B304D" w:rsidRDefault="00000000">
            <w:pPr>
              <w:pStyle w:val="Compact"/>
            </w:pPr>
            <w:r>
              <w:t>C5</w:t>
            </w:r>
          </w:p>
        </w:tc>
        <w:tc>
          <w:tcPr>
            <w:tcW w:w="754" w:type="dxa"/>
          </w:tcPr>
          <w:p w14:paraId="1C0E2296" w14:textId="77777777" w:rsidR="006B304D" w:rsidRDefault="00000000">
            <w:pPr>
              <w:pStyle w:val="Compact"/>
              <w:jc w:val="right"/>
            </w:pPr>
            <w:r>
              <w:t>2.59</w:t>
            </w:r>
          </w:p>
        </w:tc>
        <w:tc>
          <w:tcPr>
            <w:tcW w:w="754" w:type="dxa"/>
          </w:tcPr>
          <w:p w14:paraId="655196A7" w14:textId="77777777" w:rsidR="006B304D" w:rsidRDefault="00000000">
            <w:pPr>
              <w:pStyle w:val="Compact"/>
              <w:jc w:val="right"/>
            </w:pPr>
            <w:r>
              <w:t>1.85</w:t>
            </w:r>
          </w:p>
        </w:tc>
        <w:tc>
          <w:tcPr>
            <w:tcW w:w="754" w:type="dxa"/>
          </w:tcPr>
          <w:p w14:paraId="060D6D6C" w14:textId="77777777" w:rsidR="006B304D" w:rsidRDefault="00000000">
            <w:pPr>
              <w:pStyle w:val="Compact"/>
              <w:jc w:val="right"/>
            </w:pPr>
            <w:r>
              <w:t>2.62</w:t>
            </w:r>
          </w:p>
        </w:tc>
        <w:tc>
          <w:tcPr>
            <w:tcW w:w="754" w:type="dxa"/>
          </w:tcPr>
          <w:p w14:paraId="4C2B792A" w14:textId="77777777" w:rsidR="006B304D" w:rsidRDefault="00000000">
            <w:pPr>
              <w:pStyle w:val="Compact"/>
              <w:jc w:val="right"/>
            </w:pPr>
            <w:r>
              <w:t>2.64</w:t>
            </w:r>
          </w:p>
        </w:tc>
        <w:tc>
          <w:tcPr>
            <w:tcW w:w="754" w:type="dxa"/>
          </w:tcPr>
          <w:p w14:paraId="3AD40B30" w14:textId="77777777" w:rsidR="006B304D" w:rsidRDefault="00000000">
            <w:pPr>
              <w:pStyle w:val="Compact"/>
              <w:jc w:val="right"/>
            </w:pPr>
            <w:r>
              <w:t>2.49</w:t>
            </w:r>
          </w:p>
        </w:tc>
        <w:tc>
          <w:tcPr>
            <w:tcW w:w="754" w:type="dxa"/>
          </w:tcPr>
          <w:p w14:paraId="73BDFC7D" w14:textId="77777777" w:rsidR="006B304D" w:rsidRDefault="00000000">
            <w:pPr>
              <w:pStyle w:val="Compact"/>
              <w:jc w:val="right"/>
            </w:pPr>
            <w:r>
              <w:t>3.72</w:t>
            </w:r>
          </w:p>
        </w:tc>
        <w:tc>
          <w:tcPr>
            <w:tcW w:w="754" w:type="dxa"/>
          </w:tcPr>
          <w:p w14:paraId="5A8C2F42" w14:textId="77777777" w:rsidR="006B304D" w:rsidRDefault="00000000">
            <w:pPr>
              <w:pStyle w:val="Compact"/>
              <w:jc w:val="right"/>
            </w:pPr>
            <w:r>
              <w:t>n/a</w:t>
            </w:r>
          </w:p>
        </w:tc>
        <w:tc>
          <w:tcPr>
            <w:tcW w:w="754" w:type="dxa"/>
          </w:tcPr>
          <w:p w14:paraId="4EFDEDE3" w14:textId="77777777" w:rsidR="006B304D" w:rsidRDefault="00000000">
            <w:pPr>
              <w:pStyle w:val="Compact"/>
              <w:jc w:val="right"/>
            </w:pPr>
            <w:r>
              <w:t>2.44</w:t>
            </w:r>
          </w:p>
        </w:tc>
        <w:tc>
          <w:tcPr>
            <w:tcW w:w="754" w:type="dxa"/>
          </w:tcPr>
          <w:p w14:paraId="7E9C016A" w14:textId="77777777" w:rsidR="006B304D" w:rsidRDefault="00000000">
            <w:pPr>
              <w:pStyle w:val="Compact"/>
              <w:jc w:val="right"/>
            </w:pPr>
            <w:r>
              <w:t>2.65</w:t>
            </w:r>
          </w:p>
        </w:tc>
      </w:tr>
      <w:tr w:rsidR="006B304D" w14:paraId="35C8AE8A" w14:textId="77777777">
        <w:tc>
          <w:tcPr>
            <w:tcW w:w="565" w:type="dxa"/>
          </w:tcPr>
          <w:p w14:paraId="1432266F" w14:textId="77777777" w:rsidR="006B304D" w:rsidRDefault="006B304D">
            <w:pPr>
              <w:pStyle w:val="Compact"/>
            </w:pPr>
          </w:p>
        </w:tc>
        <w:tc>
          <w:tcPr>
            <w:tcW w:w="565" w:type="dxa"/>
          </w:tcPr>
          <w:p w14:paraId="62F92B5E" w14:textId="77777777" w:rsidR="006B304D" w:rsidRDefault="00000000">
            <w:pPr>
              <w:pStyle w:val="Compact"/>
            </w:pPr>
            <w:r>
              <w:t>C2a</w:t>
            </w:r>
          </w:p>
        </w:tc>
        <w:tc>
          <w:tcPr>
            <w:tcW w:w="754" w:type="dxa"/>
          </w:tcPr>
          <w:p w14:paraId="0C019416" w14:textId="77777777" w:rsidR="006B304D" w:rsidRDefault="00000000">
            <w:pPr>
              <w:pStyle w:val="Compact"/>
              <w:jc w:val="right"/>
            </w:pPr>
            <w:r>
              <w:t>2.77</w:t>
            </w:r>
          </w:p>
        </w:tc>
        <w:tc>
          <w:tcPr>
            <w:tcW w:w="754" w:type="dxa"/>
          </w:tcPr>
          <w:p w14:paraId="339AC8CA" w14:textId="77777777" w:rsidR="006B304D" w:rsidRDefault="00000000">
            <w:pPr>
              <w:pStyle w:val="Compact"/>
              <w:jc w:val="right"/>
            </w:pPr>
            <w:r>
              <w:t>2.23</w:t>
            </w:r>
          </w:p>
        </w:tc>
        <w:tc>
          <w:tcPr>
            <w:tcW w:w="754" w:type="dxa"/>
          </w:tcPr>
          <w:p w14:paraId="5415BB15" w14:textId="77777777" w:rsidR="006B304D" w:rsidRDefault="00000000">
            <w:pPr>
              <w:pStyle w:val="Compact"/>
              <w:jc w:val="right"/>
            </w:pPr>
            <w:r>
              <w:t>3.00</w:t>
            </w:r>
          </w:p>
        </w:tc>
        <w:tc>
          <w:tcPr>
            <w:tcW w:w="754" w:type="dxa"/>
          </w:tcPr>
          <w:p w14:paraId="60B6FC54" w14:textId="77777777" w:rsidR="006B304D" w:rsidRDefault="00000000">
            <w:pPr>
              <w:pStyle w:val="Compact"/>
              <w:jc w:val="right"/>
            </w:pPr>
            <w:r>
              <w:t>2.95</w:t>
            </w:r>
          </w:p>
        </w:tc>
        <w:tc>
          <w:tcPr>
            <w:tcW w:w="754" w:type="dxa"/>
          </w:tcPr>
          <w:p w14:paraId="66FB0B57" w14:textId="77777777" w:rsidR="006B304D" w:rsidRDefault="00000000">
            <w:pPr>
              <w:pStyle w:val="Compact"/>
              <w:jc w:val="right"/>
            </w:pPr>
            <w:r>
              <w:t>3.10</w:t>
            </w:r>
          </w:p>
        </w:tc>
        <w:tc>
          <w:tcPr>
            <w:tcW w:w="754" w:type="dxa"/>
          </w:tcPr>
          <w:p w14:paraId="47EEE6DD" w14:textId="77777777" w:rsidR="006B304D" w:rsidRDefault="00000000">
            <w:pPr>
              <w:pStyle w:val="Compact"/>
              <w:jc w:val="right"/>
            </w:pPr>
            <w:r>
              <w:t>4.05</w:t>
            </w:r>
          </w:p>
        </w:tc>
        <w:tc>
          <w:tcPr>
            <w:tcW w:w="754" w:type="dxa"/>
          </w:tcPr>
          <w:p w14:paraId="331B9975" w14:textId="77777777" w:rsidR="006B304D" w:rsidRDefault="00000000">
            <w:pPr>
              <w:pStyle w:val="Compact"/>
              <w:jc w:val="right"/>
            </w:pPr>
            <w:r>
              <w:t>n/a</w:t>
            </w:r>
          </w:p>
        </w:tc>
        <w:tc>
          <w:tcPr>
            <w:tcW w:w="754" w:type="dxa"/>
          </w:tcPr>
          <w:p w14:paraId="44DAE9EE" w14:textId="77777777" w:rsidR="006B304D" w:rsidRDefault="00000000">
            <w:pPr>
              <w:pStyle w:val="Compact"/>
              <w:jc w:val="right"/>
            </w:pPr>
            <w:r>
              <w:t>2.81</w:t>
            </w:r>
          </w:p>
        </w:tc>
        <w:tc>
          <w:tcPr>
            <w:tcW w:w="754" w:type="dxa"/>
          </w:tcPr>
          <w:p w14:paraId="1D4D33CB" w14:textId="77777777" w:rsidR="006B304D" w:rsidRDefault="00000000">
            <w:pPr>
              <w:pStyle w:val="Compact"/>
              <w:jc w:val="right"/>
            </w:pPr>
            <w:r>
              <w:t>3.02</w:t>
            </w:r>
          </w:p>
        </w:tc>
      </w:tr>
      <w:tr w:rsidR="006B304D" w14:paraId="00D61180" w14:textId="77777777">
        <w:tc>
          <w:tcPr>
            <w:tcW w:w="565" w:type="dxa"/>
          </w:tcPr>
          <w:p w14:paraId="6EDCBC05" w14:textId="77777777" w:rsidR="006B304D" w:rsidRDefault="006B304D">
            <w:pPr>
              <w:pStyle w:val="Compact"/>
            </w:pPr>
          </w:p>
        </w:tc>
        <w:tc>
          <w:tcPr>
            <w:tcW w:w="565" w:type="dxa"/>
          </w:tcPr>
          <w:p w14:paraId="25260E7E" w14:textId="77777777" w:rsidR="006B304D" w:rsidRDefault="00000000">
            <w:pPr>
              <w:pStyle w:val="Compact"/>
            </w:pPr>
            <w:r>
              <w:t>C2c</w:t>
            </w:r>
          </w:p>
        </w:tc>
        <w:tc>
          <w:tcPr>
            <w:tcW w:w="754" w:type="dxa"/>
          </w:tcPr>
          <w:p w14:paraId="4006C939" w14:textId="77777777" w:rsidR="006B304D" w:rsidRDefault="00000000">
            <w:pPr>
              <w:pStyle w:val="Compact"/>
              <w:jc w:val="right"/>
            </w:pPr>
            <w:r>
              <w:t>1.74</w:t>
            </w:r>
          </w:p>
        </w:tc>
        <w:tc>
          <w:tcPr>
            <w:tcW w:w="754" w:type="dxa"/>
          </w:tcPr>
          <w:p w14:paraId="5F625431" w14:textId="77777777" w:rsidR="006B304D" w:rsidRDefault="00000000">
            <w:pPr>
              <w:pStyle w:val="Compact"/>
              <w:jc w:val="right"/>
            </w:pPr>
            <w:r>
              <w:t>1.59</w:t>
            </w:r>
          </w:p>
        </w:tc>
        <w:tc>
          <w:tcPr>
            <w:tcW w:w="754" w:type="dxa"/>
          </w:tcPr>
          <w:p w14:paraId="5A44B663" w14:textId="77777777" w:rsidR="006B304D" w:rsidRDefault="00000000">
            <w:pPr>
              <w:pStyle w:val="Compact"/>
              <w:jc w:val="right"/>
            </w:pPr>
            <w:r>
              <w:t>2.44</w:t>
            </w:r>
          </w:p>
        </w:tc>
        <w:tc>
          <w:tcPr>
            <w:tcW w:w="754" w:type="dxa"/>
          </w:tcPr>
          <w:p w14:paraId="1915E4F6" w14:textId="77777777" w:rsidR="006B304D" w:rsidRDefault="00000000">
            <w:pPr>
              <w:pStyle w:val="Compact"/>
              <w:jc w:val="right"/>
            </w:pPr>
            <w:r>
              <w:t>1.90</w:t>
            </w:r>
          </w:p>
        </w:tc>
        <w:tc>
          <w:tcPr>
            <w:tcW w:w="754" w:type="dxa"/>
          </w:tcPr>
          <w:p w14:paraId="77FD618B" w14:textId="77777777" w:rsidR="006B304D" w:rsidRDefault="00000000">
            <w:pPr>
              <w:pStyle w:val="Compact"/>
              <w:jc w:val="right"/>
            </w:pPr>
            <w:r>
              <w:t>1.90</w:t>
            </w:r>
          </w:p>
        </w:tc>
        <w:tc>
          <w:tcPr>
            <w:tcW w:w="754" w:type="dxa"/>
          </w:tcPr>
          <w:p w14:paraId="4E9409D5" w14:textId="77777777" w:rsidR="006B304D" w:rsidRDefault="00000000">
            <w:pPr>
              <w:pStyle w:val="Compact"/>
              <w:jc w:val="right"/>
            </w:pPr>
            <w:r>
              <w:t>3.28</w:t>
            </w:r>
          </w:p>
        </w:tc>
        <w:tc>
          <w:tcPr>
            <w:tcW w:w="754" w:type="dxa"/>
          </w:tcPr>
          <w:p w14:paraId="2049FF6E" w14:textId="77777777" w:rsidR="006B304D" w:rsidRDefault="00000000">
            <w:pPr>
              <w:pStyle w:val="Compact"/>
              <w:jc w:val="right"/>
            </w:pPr>
            <w:r>
              <w:t>n/a</w:t>
            </w:r>
          </w:p>
        </w:tc>
        <w:tc>
          <w:tcPr>
            <w:tcW w:w="754" w:type="dxa"/>
          </w:tcPr>
          <w:p w14:paraId="51D8EAA3" w14:textId="77777777" w:rsidR="006B304D" w:rsidRDefault="00000000">
            <w:pPr>
              <w:pStyle w:val="Compact"/>
              <w:jc w:val="right"/>
            </w:pPr>
            <w:r>
              <w:t>1.91</w:t>
            </w:r>
          </w:p>
        </w:tc>
        <w:tc>
          <w:tcPr>
            <w:tcW w:w="754" w:type="dxa"/>
          </w:tcPr>
          <w:p w14:paraId="09AE5A97" w14:textId="77777777" w:rsidR="006B304D" w:rsidRDefault="00000000">
            <w:pPr>
              <w:pStyle w:val="Compact"/>
              <w:jc w:val="right"/>
            </w:pPr>
            <w:r>
              <w:t>2.14</w:t>
            </w:r>
          </w:p>
        </w:tc>
      </w:tr>
      <w:tr w:rsidR="006B304D" w14:paraId="1AAAC850" w14:textId="77777777">
        <w:tc>
          <w:tcPr>
            <w:tcW w:w="565" w:type="dxa"/>
          </w:tcPr>
          <w:p w14:paraId="2F6A0948" w14:textId="77777777" w:rsidR="006B304D" w:rsidRDefault="006B304D">
            <w:pPr>
              <w:pStyle w:val="Compact"/>
            </w:pPr>
          </w:p>
        </w:tc>
        <w:tc>
          <w:tcPr>
            <w:tcW w:w="565" w:type="dxa"/>
          </w:tcPr>
          <w:p w14:paraId="11F2E853" w14:textId="77777777" w:rsidR="006B304D" w:rsidRDefault="00000000">
            <w:pPr>
              <w:pStyle w:val="Compact"/>
            </w:pPr>
            <w:r>
              <w:t>C4</w:t>
            </w:r>
          </w:p>
        </w:tc>
        <w:tc>
          <w:tcPr>
            <w:tcW w:w="754" w:type="dxa"/>
          </w:tcPr>
          <w:p w14:paraId="2EC77CFA" w14:textId="77777777" w:rsidR="006B304D" w:rsidRDefault="00000000">
            <w:pPr>
              <w:pStyle w:val="Compact"/>
              <w:jc w:val="right"/>
            </w:pPr>
            <w:r>
              <w:t>2.44</w:t>
            </w:r>
          </w:p>
        </w:tc>
        <w:tc>
          <w:tcPr>
            <w:tcW w:w="754" w:type="dxa"/>
          </w:tcPr>
          <w:p w14:paraId="36124339" w14:textId="77777777" w:rsidR="006B304D" w:rsidRDefault="00000000">
            <w:pPr>
              <w:pStyle w:val="Compact"/>
              <w:jc w:val="right"/>
            </w:pPr>
            <w:r>
              <w:t>1.90</w:t>
            </w:r>
          </w:p>
        </w:tc>
        <w:tc>
          <w:tcPr>
            <w:tcW w:w="754" w:type="dxa"/>
          </w:tcPr>
          <w:p w14:paraId="75A9ACF8" w14:textId="77777777" w:rsidR="006B304D" w:rsidRDefault="00000000">
            <w:pPr>
              <w:pStyle w:val="Compact"/>
              <w:jc w:val="right"/>
            </w:pPr>
            <w:r>
              <w:t>2.59</w:t>
            </w:r>
          </w:p>
        </w:tc>
        <w:tc>
          <w:tcPr>
            <w:tcW w:w="754" w:type="dxa"/>
          </w:tcPr>
          <w:p w14:paraId="095DA4BA" w14:textId="77777777" w:rsidR="006B304D" w:rsidRDefault="00000000">
            <w:pPr>
              <w:pStyle w:val="Compact"/>
              <w:jc w:val="right"/>
            </w:pPr>
            <w:r>
              <w:t>2.36</w:t>
            </w:r>
          </w:p>
        </w:tc>
        <w:tc>
          <w:tcPr>
            <w:tcW w:w="754" w:type="dxa"/>
          </w:tcPr>
          <w:p w14:paraId="68852625" w14:textId="77777777" w:rsidR="006B304D" w:rsidRDefault="00000000">
            <w:pPr>
              <w:pStyle w:val="Compact"/>
              <w:jc w:val="right"/>
            </w:pPr>
            <w:r>
              <w:t>2.33</w:t>
            </w:r>
          </w:p>
        </w:tc>
        <w:tc>
          <w:tcPr>
            <w:tcW w:w="754" w:type="dxa"/>
          </w:tcPr>
          <w:p w14:paraId="57154A95" w14:textId="77777777" w:rsidR="006B304D" w:rsidRDefault="00000000">
            <w:pPr>
              <w:pStyle w:val="Compact"/>
              <w:jc w:val="right"/>
            </w:pPr>
            <w:r>
              <w:t>3.46</w:t>
            </w:r>
          </w:p>
        </w:tc>
        <w:tc>
          <w:tcPr>
            <w:tcW w:w="754" w:type="dxa"/>
          </w:tcPr>
          <w:p w14:paraId="66DB1A9B" w14:textId="77777777" w:rsidR="006B304D" w:rsidRDefault="00000000">
            <w:pPr>
              <w:pStyle w:val="Compact"/>
              <w:jc w:val="right"/>
            </w:pPr>
            <w:r>
              <w:t>n/a</w:t>
            </w:r>
          </w:p>
        </w:tc>
        <w:tc>
          <w:tcPr>
            <w:tcW w:w="754" w:type="dxa"/>
          </w:tcPr>
          <w:p w14:paraId="7E989C66" w14:textId="77777777" w:rsidR="006B304D" w:rsidRDefault="00000000">
            <w:pPr>
              <w:pStyle w:val="Compact"/>
              <w:jc w:val="right"/>
            </w:pPr>
            <w:r>
              <w:t>2.32</w:t>
            </w:r>
          </w:p>
        </w:tc>
        <w:tc>
          <w:tcPr>
            <w:tcW w:w="754" w:type="dxa"/>
          </w:tcPr>
          <w:p w14:paraId="3FB4EB11" w14:textId="77777777" w:rsidR="006B304D" w:rsidRDefault="00000000">
            <w:pPr>
              <w:pStyle w:val="Compact"/>
              <w:jc w:val="right"/>
            </w:pPr>
            <w:r>
              <w:t>2.51</w:t>
            </w:r>
          </w:p>
        </w:tc>
      </w:tr>
      <w:tr w:rsidR="006B304D" w14:paraId="71E68ED1" w14:textId="77777777">
        <w:tc>
          <w:tcPr>
            <w:tcW w:w="565" w:type="dxa"/>
          </w:tcPr>
          <w:p w14:paraId="24D37670" w14:textId="77777777" w:rsidR="006B304D" w:rsidRDefault="006B304D">
            <w:pPr>
              <w:pStyle w:val="Compact"/>
            </w:pPr>
          </w:p>
        </w:tc>
        <w:tc>
          <w:tcPr>
            <w:tcW w:w="565" w:type="dxa"/>
          </w:tcPr>
          <w:p w14:paraId="5F736434" w14:textId="77777777" w:rsidR="006B304D" w:rsidRDefault="00000000">
            <w:pPr>
              <w:pStyle w:val="Compact"/>
            </w:pPr>
            <w:r>
              <w:t>C4a</w:t>
            </w:r>
          </w:p>
        </w:tc>
        <w:tc>
          <w:tcPr>
            <w:tcW w:w="754" w:type="dxa"/>
          </w:tcPr>
          <w:p w14:paraId="68D7FD99" w14:textId="77777777" w:rsidR="006B304D" w:rsidRDefault="00000000">
            <w:pPr>
              <w:pStyle w:val="Compact"/>
              <w:jc w:val="right"/>
            </w:pPr>
            <w:r>
              <w:t>2.72</w:t>
            </w:r>
          </w:p>
        </w:tc>
        <w:tc>
          <w:tcPr>
            <w:tcW w:w="754" w:type="dxa"/>
          </w:tcPr>
          <w:p w14:paraId="4128C733" w14:textId="77777777" w:rsidR="006B304D" w:rsidRDefault="00000000">
            <w:pPr>
              <w:pStyle w:val="Compact"/>
              <w:jc w:val="right"/>
            </w:pPr>
            <w:r>
              <w:t>2.03</w:t>
            </w:r>
          </w:p>
        </w:tc>
        <w:tc>
          <w:tcPr>
            <w:tcW w:w="754" w:type="dxa"/>
          </w:tcPr>
          <w:p w14:paraId="546EC997" w14:textId="77777777" w:rsidR="006B304D" w:rsidRDefault="00000000">
            <w:pPr>
              <w:pStyle w:val="Compact"/>
              <w:jc w:val="right"/>
            </w:pPr>
            <w:r>
              <w:t>2.64</w:t>
            </w:r>
          </w:p>
        </w:tc>
        <w:tc>
          <w:tcPr>
            <w:tcW w:w="754" w:type="dxa"/>
          </w:tcPr>
          <w:p w14:paraId="39388C6F" w14:textId="77777777" w:rsidR="006B304D" w:rsidRDefault="00000000">
            <w:pPr>
              <w:pStyle w:val="Compact"/>
              <w:jc w:val="right"/>
            </w:pPr>
            <w:r>
              <w:t>2.49</w:t>
            </w:r>
          </w:p>
        </w:tc>
        <w:tc>
          <w:tcPr>
            <w:tcW w:w="754" w:type="dxa"/>
          </w:tcPr>
          <w:p w14:paraId="49704B5A" w14:textId="77777777" w:rsidR="006B304D" w:rsidRDefault="00000000">
            <w:pPr>
              <w:pStyle w:val="Compact"/>
              <w:jc w:val="right"/>
            </w:pPr>
            <w:r>
              <w:t>2.79</w:t>
            </w:r>
          </w:p>
        </w:tc>
        <w:tc>
          <w:tcPr>
            <w:tcW w:w="754" w:type="dxa"/>
          </w:tcPr>
          <w:p w14:paraId="74078B0B" w14:textId="77777777" w:rsidR="006B304D" w:rsidRDefault="00000000">
            <w:pPr>
              <w:pStyle w:val="Compact"/>
              <w:jc w:val="right"/>
            </w:pPr>
            <w:r>
              <w:t>3.74</w:t>
            </w:r>
          </w:p>
        </w:tc>
        <w:tc>
          <w:tcPr>
            <w:tcW w:w="754" w:type="dxa"/>
          </w:tcPr>
          <w:p w14:paraId="606E0C8C" w14:textId="77777777" w:rsidR="006B304D" w:rsidRDefault="00000000">
            <w:pPr>
              <w:pStyle w:val="Compact"/>
              <w:jc w:val="right"/>
            </w:pPr>
            <w:r>
              <w:t>n/a</w:t>
            </w:r>
          </w:p>
        </w:tc>
        <w:tc>
          <w:tcPr>
            <w:tcW w:w="754" w:type="dxa"/>
          </w:tcPr>
          <w:p w14:paraId="78E431E5" w14:textId="77777777" w:rsidR="006B304D" w:rsidRDefault="00000000">
            <w:pPr>
              <w:pStyle w:val="Compact"/>
              <w:jc w:val="right"/>
            </w:pPr>
            <w:r>
              <w:t>2.53</w:t>
            </w:r>
          </w:p>
        </w:tc>
        <w:tc>
          <w:tcPr>
            <w:tcW w:w="754" w:type="dxa"/>
          </w:tcPr>
          <w:p w14:paraId="655B12A1" w14:textId="77777777" w:rsidR="006B304D" w:rsidRDefault="00000000">
            <w:pPr>
              <w:pStyle w:val="Compact"/>
              <w:jc w:val="right"/>
            </w:pPr>
            <w:r>
              <w:t>2.74</w:t>
            </w:r>
          </w:p>
        </w:tc>
      </w:tr>
      <w:tr w:rsidR="006B304D" w14:paraId="0F95CEBB" w14:textId="77777777">
        <w:tc>
          <w:tcPr>
            <w:tcW w:w="565" w:type="dxa"/>
          </w:tcPr>
          <w:p w14:paraId="3501CA15" w14:textId="77777777" w:rsidR="006B304D" w:rsidRDefault="00000000">
            <w:pPr>
              <w:pStyle w:val="Compact"/>
            </w:pPr>
            <w:r>
              <w:t>Augustine</w:t>
            </w:r>
          </w:p>
        </w:tc>
        <w:tc>
          <w:tcPr>
            <w:tcW w:w="565" w:type="dxa"/>
          </w:tcPr>
          <w:p w14:paraId="20B25FAC" w14:textId="77777777" w:rsidR="006B304D" w:rsidRDefault="00000000">
            <w:pPr>
              <w:pStyle w:val="Compact"/>
            </w:pPr>
            <w:r>
              <w:t>C5</w:t>
            </w:r>
          </w:p>
        </w:tc>
        <w:tc>
          <w:tcPr>
            <w:tcW w:w="754" w:type="dxa"/>
          </w:tcPr>
          <w:p w14:paraId="760D0D5E" w14:textId="77777777" w:rsidR="006B304D" w:rsidRDefault="00000000">
            <w:pPr>
              <w:pStyle w:val="Compact"/>
              <w:jc w:val="right"/>
            </w:pPr>
            <w:r>
              <w:t>3.00</w:t>
            </w:r>
          </w:p>
        </w:tc>
        <w:tc>
          <w:tcPr>
            <w:tcW w:w="754" w:type="dxa"/>
          </w:tcPr>
          <w:p w14:paraId="6DC6BEB7" w14:textId="77777777" w:rsidR="006B304D" w:rsidRDefault="00000000">
            <w:pPr>
              <w:pStyle w:val="Compact"/>
              <w:jc w:val="right"/>
            </w:pPr>
            <w:r>
              <w:t>1.95</w:t>
            </w:r>
          </w:p>
        </w:tc>
        <w:tc>
          <w:tcPr>
            <w:tcW w:w="754" w:type="dxa"/>
          </w:tcPr>
          <w:p w14:paraId="7C8F5E26" w14:textId="77777777" w:rsidR="006B304D" w:rsidRDefault="00000000">
            <w:pPr>
              <w:pStyle w:val="Compact"/>
              <w:jc w:val="right"/>
            </w:pPr>
            <w:r>
              <w:t>2.64</w:t>
            </w:r>
          </w:p>
        </w:tc>
        <w:tc>
          <w:tcPr>
            <w:tcW w:w="754" w:type="dxa"/>
          </w:tcPr>
          <w:p w14:paraId="231BD8C2" w14:textId="77777777" w:rsidR="006B304D" w:rsidRDefault="00000000">
            <w:pPr>
              <w:pStyle w:val="Compact"/>
              <w:jc w:val="right"/>
            </w:pPr>
            <w:r>
              <w:t>2.69</w:t>
            </w:r>
          </w:p>
        </w:tc>
        <w:tc>
          <w:tcPr>
            <w:tcW w:w="754" w:type="dxa"/>
          </w:tcPr>
          <w:p w14:paraId="7E57552D" w14:textId="77777777" w:rsidR="006B304D" w:rsidRDefault="00000000">
            <w:pPr>
              <w:pStyle w:val="Compact"/>
              <w:jc w:val="right"/>
            </w:pPr>
            <w:r>
              <w:t>2.64</w:t>
            </w:r>
          </w:p>
        </w:tc>
        <w:tc>
          <w:tcPr>
            <w:tcW w:w="754" w:type="dxa"/>
          </w:tcPr>
          <w:p w14:paraId="776BA338" w14:textId="77777777" w:rsidR="006B304D" w:rsidRDefault="00000000">
            <w:pPr>
              <w:pStyle w:val="Compact"/>
              <w:jc w:val="right"/>
            </w:pPr>
            <w:r>
              <w:t>3.79</w:t>
            </w:r>
          </w:p>
        </w:tc>
        <w:tc>
          <w:tcPr>
            <w:tcW w:w="754" w:type="dxa"/>
          </w:tcPr>
          <w:p w14:paraId="77618F8E" w14:textId="77777777" w:rsidR="006B304D" w:rsidRDefault="00000000">
            <w:pPr>
              <w:pStyle w:val="Compact"/>
              <w:jc w:val="right"/>
            </w:pPr>
            <w:r>
              <w:t>2.90</w:t>
            </w:r>
          </w:p>
        </w:tc>
        <w:tc>
          <w:tcPr>
            <w:tcW w:w="754" w:type="dxa"/>
          </w:tcPr>
          <w:p w14:paraId="74CD304C" w14:textId="77777777" w:rsidR="006B304D" w:rsidRDefault="00000000">
            <w:pPr>
              <w:pStyle w:val="Compact"/>
              <w:jc w:val="right"/>
            </w:pPr>
            <w:r>
              <w:t>2.58</w:t>
            </w:r>
          </w:p>
        </w:tc>
        <w:tc>
          <w:tcPr>
            <w:tcW w:w="754" w:type="dxa"/>
          </w:tcPr>
          <w:p w14:paraId="7EC2BB3B" w14:textId="77777777" w:rsidR="006B304D" w:rsidRDefault="00000000">
            <w:pPr>
              <w:pStyle w:val="Compact"/>
              <w:jc w:val="right"/>
            </w:pPr>
            <w:r>
              <w:t>2.80</w:t>
            </w:r>
          </w:p>
        </w:tc>
      </w:tr>
      <w:tr w:rsidR="006B304D" w14:paraId="5E861E3A" w14:textId="77777777">
        <w:tc>
          <w:tcPr>
            <w:tcW w:w="565" w:type="dxa"/>
          </w:tcPr>
          <w:p w14:paraId="01289F00" w14:textId="77777777" w:rsidR="006B304D" w:rsidRDefault="006B304D">
            <w:pPr>
              <w:pStyle w:val="Compact"/>
            </w:pPr>
          </w:p>
        </w:tc>
        <w:tc>
          <w:tcPr>
            <w:tcW w:w="565" w:type="dxa"/>
          </w:tcPr>
          <w:p w14:paraId="0E6865EC" w14:textId="77777777" w:rsidR="006B304D" w:rsidRDefault="00000000">
            <w:pPr>
              <w:pStyle w:val="Compact"/>
            </w:pPr>
            <w:r>
              <w:t>C2a</w:t>
            </w:r>
          </w:p>
        </w:tc>
        <w:tc>
          <w:tcPr>
            <w:tcW w:w="754" w:type="dxa"/>
          </w:tcPr>
          <w:p w14:paraId="561AB493" w14:textId="77777777" w:rsidR="006B304D" w:rsidRDefault="00000000">
            <w:pPr>
              <w:pStyle w:val="Compact"/>
              <w:jc w:val="right"/>
            </w:pPr>
            <w:r>
              <w:t>2.62</w:t>
            </w:r>
          </w:p>
        </w:tc>
        <w:tc>
          <w:tcPr>
            <w:tcW w:w="754" w:type="dxa"/>
          </w:tcPr>
          <w:p w14:paraId="598E4654" w14:textId="77777777" w:rsidR="006B304D" w:rsidRDefault="00000000">
            <w:pPr>
              <w:pStyle w:val="Compact"/>
              <w:jc w:val="right"/>
            </w:pPr>
            <w:r>
              <w:t>1.85</w:t>
            </w:r>
          </w:p>
        </w:tc>
        <w:tc>
          <w:tcPr>
            <w:tcW w:w="754" w:type="dxa"/>
          </w:tcPr>
          <w:p w14:paraId="422CDB48" w14:textId="77777777" w:rsidR="006B304D" w:rsidRDefault="00000000">
            <w:pPr>
              <w:pStyle w:val="Compact"/>
              <w:jc w:val="right"/>
            </w:pPr>
            <w:r>
              <w:t>2.72</w:t>
            </w:r>
          </w:p>
        </w:tc>
        <w:tc>
          <w:tcPr>
            <w:tcW w:w="754" w:type="dxa"/>
          </w:tcPr>
          <w:p w14:paraId="4DE54008" w14:textId="77777777" w:rsidR="006B304D" w:rsidRDefault="00000000">
            <w:pPr>
              <w:pStyle w:val="Compact"/>
              <w:jc w:val="right"/>
            </w:pPr>
            <w:r>
              <w:t>2.69</w:t>
            </w:r>
          </w:p>
        </w:tc>
        <w:tc>
          <w:tcPr>
            <w:tcW w:w="754" w:type="dxa"/>
          </w:tcPr>
          <w:p w14:paraId="6ED65BCE" w14:textId="77777777" w:rsidR="006B304D" w:rsidRDefault="00000000">
            <w:pPr>
              <w:pStyle w:val="Compact"/>
              <w:jc w:val="right"/>
            </w:pPr>
            <w:r>
              <w:t>2.51</w:t>
            </w:r>
          </w:p>
        </w:tc>
        <w:tc>
          <w:tcPr>
            <w:tcW w:w="754" w:type="dxa"/>
          </w:tcPr>
          <w:p w14:paraId="308CD311" w14:textId="77777777" w:rsidR="006B304D" w:rsidRDefault="00000000">
            <w:pPr>
              <w:pStyle w:val="Compact"/>
              <w:jc w:val="right"/>
            </w:pPr>
            <w:r>
              <w:t>4.08</w:t>
            </w:r>
          </w:p>
        </w:tc>
        <w:tc>
          <w:tcPr>
            <w:tcW w:w="754" w:type="dxa"/>
          </w:tcPr>
          <w:p w14:paraId="2589F5F0" w14:textId="77777777" w:rsidR="006B304D" w:rsidRDefault="00000000">
            <w:pPr>
              <w:pStyle w:val="Compact"/>
              <w:jc w:val="right"/>
            </w:pPr>
            <w:r>
              <w:t>4.36</w:t>
            </w:r>
          </w:p>
        </w:tc>
        <w:tc>
          <w:tcPr>
            <w:tcW w:w="754" w:type="dxa"/>
          </w:tcPr>
          <w:p w14:paraId="38ACCBF5" w14:textId="77777777" w:rsidR="006B304D" w:rsidRDefault="00000000">
            <w:pPr>
              <w:pStyle w:val="Compact"/>
              <w:jc w:val="right"/>
            </w:pPr>
            <w:r>
              <w:t>2.48</w:t>
            </w:r>
          </w:p>
        </w:tc>
        <w:tc>
          <w:tcPr>
            <w:tcW w:w="754" w:type="dxa"/>
          </w:tcPr>
          <w:p w14:paraId="581952B0" w14:textId="77777777" w:rsidR="006B304D" w:rsidRDefault="00000000">
            <w:pPr>
              <w:pStyle w:val="Compact"/>
              <w:jc w:val="right"/>
            </w:pPr>
            <w:r>
              <w:t>2.97</w:t>
            </w:r>
          </w:p>
        </w:tc>
      </w:tr>
      <w:tr w:rsidR="006B304D" w14:paraId="2F250AB1" w14:textId="77777777">
        <w:tc>
          <w:tcPr>
            <w:tcW w:w="565" w:type="dxa"/>
          </w:tcPr>
          <w:p w14:paraId="5A426D50" w14:textId="77777777" w:rsidR="006B304D" w:rsidRDefault="006B304D">
            <w:pPr>
              <w:pStyle w:val="Compact"/>
            </w:pPr>
          </w:p>
        </w:tc>
        <w:tc>
          <w:tcPr>
            <w:tcW w:w="565" w:type="dxa"/>
          </w:tcPr>
          <w:p w14:paraId="41687286" w14:textId="77777777" w:rsidR="006B304D" w:rsidRDefault="00000000">
            <w:pPr>
              <w:pStyle w:val="Compact"/>
            </w:pPr>
            <w:r>
              <w:t>C2c</w:t>
            </w:r>
          </w:p>
        </w:tc>
        <w:tc>
          <w:tcPr>
            <w:tcW w:w="754" w:type="dxa"/>
          </w:tcPr>
          <w:p w14:paraId="5EFE5E10" w14:textId="77777777" w:rsidR="006B304D" w:rsidRDefault="00000000">
            <w:pPr>
              <w:pStyle w:val="Compact"/>
              <w:jc w:val="right"/>
            </w:pPr>
            <w:r>
              <w:t>2.10</w:t>
            </w:r>
          </w:p>
        </w:tc>
        <w:tc>
          <w:tcPr>
            <w:tcW w:w="754" w:type="dxa"/>
          </w:tcPr>
          <w:p w14:paraId="5F6B6E6B" w14:textId="77777777" w:rsidR="006B304D" w:rsidRDefault="00000000">
            <w:pPr>
              <w:pStyle w:val="Compact"/>
              <w:jc w:val="right"/>
            </w:pPr>
            <w:r>
              <w:t>1.64</w:t>
            </w:r>
          </w:p>
        </w:tc>
        <w:tc>
          <w:tcPr>
            <w:tcW w:w="754" w:type="dxa"/>
          </w:tcPr>
          <w:p w14:paraId="3777DA36" w14:textId="77777777" w:rsidR="006B304D" w:rsidRDefault="00000000">
            <w:pPr>
              <w:pStyle w:val="Compact"/>
              <w:jc w:val="right"/>
            </w:pPr>
            <w:r>
              <w:t>2.21</w:t>
            </w:r>
          </w:p>
        </w:tc>
        <w:tc>
          <w:tcPr>
            <w:tcW w:w="754" w:type="dxa"/>
          </w:tcPr>
          <w:p w14:paraId="0BFB0D35" w14:textId="77777777" w:rsidR="006B304D" w:rsidRDefault="00000000">
            <w:pPr>
              <w:pStyle w:val="Compact"/>
              <w:jc w:val="right"/>
            </w:pPr>
            <w:r>
              <w:t>2.41</w:t>
            </w:r>
          </w:p>
        </w:tc>
        <w:tc>
          <w:tcPr>
            <w:tcW w:w="754" w:type="dxa"/>
          </w:tcPr>
          <w:p w14:paraId="39365796" w14:textId="77777777" w:rsidR="006B304D" w:rsidRDefault="00000000">
            <w:pPr>
              <w:pStyle w:val="Compact"/>
              <w:jc w:val="right"/>
            </w:pPr>
            <w:r>
              <w:t>2.21</w:t>
            </w:r>
          </w:p>
        </w:tc>
        <w:tc>
          <w:tcPr>
            <w:tcW w:w="754" w:type="dxa"/>
          </w:tcPr>
          <w:p w14:paraId="74CAEB35" w14:textId="77777777" w:rsidR="006B304D" w:rsidRDefault="00000000">
            <w:pPr>
              <w:pStyle w:val="Compact"/>
              <w:jc w:val="right"/>
            </w:pPr>
            <w:r>
              <w:t>3.90</w:t>
            </w:r>
          </w:p>
        </w:tc>
        <w:tc>
          <w:tcPr>
            <w:tcW w:w="754" w:type="dxa"/>
          </w:tcPr>
          <w:p w14:paraId="27AE48AA" w14:textId="77777777" w:rsidR="006B304D" w:rsidRDefault="00000000">
            <w:pPr>
              <w:pStyle w:val="Compact"/>
              <w:jc w:val="right"/>
            </w:pPr>
            <w:r>
              <w:t>3.33</w:t>
            </w:r>
          </w:p>
        </w:tc>
        <w:tc>
          <w:tcPr>
            <w:tcW w:w="754" w:type="dxa"/>
          </w:tcPr>
          <w:p w14:paraId="642677B3" w14:textId="77777777" w:rsidR="006B304D" w:rsidRDefault="00000000">
            <w:pPr>
              <w:pStyle w:val="Compact"/>
              <w:jc w:val="right"/>
            </w:pPr>
            <w:r>
              <w:t>2.11</w:t>
            </w:r>
          </w:p>
        </w:tc>
        <w:tc>
          <w:tcPr>
            <w:tcW w:w="754" w:type="dxa"/>
          </w:tcPr>
          <w:p w14:paraId="32CAF4FB" w14:textId="77777777" w:rsidR="006B304D" w:rsidRDefault="00000000">
            <w:pPr>
              <w:pStyle w:val="Compact"/>
              <w:jc w:val="right"/>
            </w:pPr>
            <w:r>
              <w:t>2.54</w:t>
            </w:r>
          </w:p>
        </w:tc>
      </w:tr>
      <w:tr w:rsidR="006B304D" w14:paraId="6D86600C" w14:textId="77777777">
        <w:tc>
          <w:tcPr>
            <w:tcW w:w="565" w:type="dxa"/>
          </w:tcPr>
          <w:p w14:paraId="3B17E30C" w14:textId="77777777" w:rsidR="006B304D" w:rsidRDefault="006B304D">
            <w:pPr>
              <w:pStyle w:val="Compact"/>
            </w:pPr>
          </w:p>
        </w:tc>
        <w:tc>
          <w:tcPr>
            <w:tcW w:w="565" w:type="dxa"/>
          </w:tcPr>
          <w:p w14:paraId="1E6E066C" w14:textId="77777777" w:rsidR="006B304D" w:rsidRDefault="00000000">
            <w:pPr>
              <w:pStyle w:val="Compact"/>
            </w:pPr>
            <w:r>
              <w:t>C4</w:t>
            </w:r>
          </w:p>
        </w:tc>
        <w:tc>
          <w:tcPr>
            <w:tcW w:w="754" w:type="dxa"/>
          </w:tcPr>
          <w:p w14:paraId="7DF92683" w14:textId="77777777" w:rsidR="006B304D" w:rsidRDefault="00000000">
            <w:pPr>
              <w:pStyle w:val="Compact"/>
              <w:jc w:val="right"/>
            </w:pPr>
            <w:r>
              <w:t>2.77</w:t>
            </w:r>
          </w:p>
        </w:tc>
        <w:tc>
          <w:tcPr>
            <w:tcW w:w="754" w:type="dxa"/>
          </w:tcPr>
          <w:p w14:paraId="5A476227" w14:textId="77777777" w:rsidR="006B304D" w:rsidRDefault="00000000">
            <w:pPr>
              <w:pStyle w:val="Compact"/>
              <w:jc w:val="right"/>
            </w:pPr>
            <w:r>
              <w:t>2.08</w:t>
            </w:r>
          </w:p>
        </w:tc>
        <w:tc>
          <w:tcPr>
            <w:tcW w:w="754" w:type="dxa"/>
          </w:tcPr>
          <w:p w14:paraId="7F8D6807" w14:textId="77777777" w:rsidR="006B304D" w:rsidRDefault="00000000">
            <w:pPr>
              <w:pStyle w:val="Compact"/>
              <w:jc w:val="right"/>
            </w:pPr>
            <w:r>
              <w:t>2.62</w:t>
            </w:r>
          </w:p>
        </w:tc>
        <w:tc>
          <w:tcPr>
            <w:tcW w:w="754" w:type="dxa"/>
          </w:tcPr>
          <w:p w14:paraId="6EDCCA07" w14:textId="77777777" w:rsidR="006B304D" w:rsidRDefault="00000000">
            <w:pPr>
              <w:pStyle w:val="Compact"/>
              <w:jc w:val="right"/>
            </w:pPr>
            <w:r>
              <w:t>2.85</w:t>
            </w:r>
          </w:p>
        </w:tc>
        <w:tc>
          <w:tcPr>
            <w:tcW w:w="754" w:type="dxa"/>
          </w:tcPr>
          <w:p w14:paraId="273F678E" w14:textId="77777777" w:rsidR="006B304D" w:rsidRDefault="00000000">
            <w:pPr>
              <w:pStyle w:val="Compact"/>
              <w:jc w:val="right"/>
            </w:pPr>
            <w:r>
              <w:t>2.49</w:t>
            </w:r>
          </w:p>
        </w:tc>
        <w:tc>
          <w:tcPr>
            <w:tcW w:w="754" w:type="dxa"/>
          </w:tcPr>
          <w:p w14:paraId="4674738C" w14:textId="77777777" w:rsidR="006B304D" w:rsidRDefault="00000000">
            <w:pPr>
              <w:pStyle w:val="Compact"/>
              <w:jc w:val="right"/>
            </w:pPr>
            <w:r>
              <w:t>4.18</w:t>
            </w:r>
          </w:p>
        </w:tc>
        <w:tc>
          <w:tcPr>
            <w:tcW w:w="754" w:type="dxa"/>
          </w:tcPr>
          <w:p w14:paraId="7C81AE34" w14:textId="77777777" w:rsidR="006B304D" w:rsidRDefault="00000000">
            <w:pPr>
              <w:pStyle w:val="Compact"/>
              <w:jc w:val="right"/>
            </w:pPr>
            <w:r>
              <w:t>4.67</w:t>
            </w:r>
          </w:p>
        </w:tc>
        <w:tc>
          <w:tcPr>
            <w:tcW w:w="754" w:type="dxa"/>
          </w:tcPr>
          <w:p w14:paraId="1604F3C2" w14:textId="77777777" w:rsidR="006B304D" w:rsidRDefault="00000000">
            <w:pPr>
              <w:pStyle w:val="Compact"/>
              <w:jc w:val="right"/>
            </w:pPr>
            <w:r>
              <w:t>2.56</w:t>
            </w:r>
          </w:p>
        </w:tc>
        <w:tc>
          <w:tcPr>
            <w:tcW w:w="754" w:type="dxa"/>
          </w:tcPr>
          <w:p w14:paraId="57081E7C" w14:textId="77777777" w:rsidR="006B304D" w:rsidRDefault="00000000">
            <w:pPr>
              <w:pStyle w:val="Compact"/>
              <w:jc w:val="right"/>
            </w:pPr>
            <w:r>
              <w:t>3.09</w:t>
            </w:r>
          </w:p>
        </w:tc>
      </w:tr>
      <w:tr w:rsidR="006B304D" w14:paraId="636A2193" w14:textId="77777777">
        <w:tc>
          <w:tcPr>
            <w:tcW w:w="565" w:type="dxa"/>
          </w:tcPr>
          <w:p w14:paraId="571FA6DE" w14:textId="77777777" w:rsidR="006B304D" w:rsidRDefault="006B304D">
            <w:pPr>
              <w:pStyle w:val="Compact"/>
            </w:pPr>
          </w:p>
        </w:tc>
        <w:tc>
          <w:tcPr>
            <w:tcW w:w="565" w:type="dxa"/>
          </w:tcPr>
          <w:p w14:paraId="74516BE3" w14:textId="77777777" w:rsidR="006B304D" w:rsidRDefault="00000000">
            <w:pPr>
              <w:pStyle w:val="Compact"/>
            </w:pPr>
            <w:r>
              <w:t>C4a</w:t>
            </w:r>
          </w:p>
        </w:tc>
        <w:tc>
          <w:tcPr>
            <w:tcW w:w="754" w:type="dxa"/>
          </w:tcPr>
          <w:p w14:paraId="72A4CA1D" w14:textId="77777777" w:rsidR="006B304D" w:rsidRDefault="00000000">
            <w:pPr>
              <w:pStyle w:val="Compact"/>
              <w:jc w:val="right"/>
            </w:pPr>
            <w:r>
              <w:t>2.72</w:t>
            </w:r>
          </w:p>
        </w:tc>
        <w:tc>
          <w:tcPr>
            <w:tcW w:w="754" w:type="dxa"/>
          </w:tcPr>
          <w:p w14:paraId="36EAB50B" w14:textId="77777777" w:rsidR="006B304D" w:rsidRDefault="00000000">
            <w:pPr>
              <w:pStyle w:val="Compact"/>
              <w:jc w:val="right"/>
            </w:pPr>
            <w:r>
              <w:t>2.10</w:t>
            </w:r>
          </w:p>
        </w:tc>
        <w:tc>
          <w:tcPr>
            <w:tcW w:w="754" w:type="dxa"/>
          </w:tcPr>
          <w:p w14:paraId="6530403C" w14:textId="77777777" w:rsidR="006B304D" w:rsidRDefault="00000000">
            <w:pPr>
              <w:pStyle w:val="Compact"/>
              <w:jc w:val="right"/>
            </w:pPr>
            <w:r>
              <w:t>2.79</w:t>
            </w:r>
          </w:p>
        </w:tc>
        <w:tc>
          <w:tcPr>
            <w:tcW w:w="754" w:type="dxa"/>
          </w:tcPr>
          <w:p w14:paraId="071D2474" w14:textId="77777777" w:rsidR="006B304D" w:rsidRDefault="00000000">
            <w:pPr>
              <w:pStyle w:val="Compact"/>
              <w:jc w:val="right"/>
            </w:pPr>
            <w:r>
              <w:t>2.97</w:t>
            </w:r>
          </w:p>
        </w:tc>
        <w:tc>
          <w:tcPr>
            <w:tcW w:w="754" w:type="dxa"/>
          </w:tcPr>
          <w:p w14:paraId="040C23C7" w14:textId="77777777" w:rsidR="006B304D" w:rsidRDefault="00000000">
            <w:pPr>
              <w:pStyle w:val="Compact"/>
              <w:jc w:val="right"/>
            </w:pPr>
            <w:r>
              <w:t>2.90</w:t>
            </w:r>
          </w:p>
        </w:tc>
        <w:tc>
          <w:tcPr>
            <w:tcW w:w="754" w:type="dxa"/>
          </w:tcPr>
          <w:p w14:paraId="60C52E28" w14:textId="77777777" w:rsidR="006B304D" w:rsidRDefault="00000000">
            <w:pPr>
              <w:pStyle w:val="Compact"/>
              <w:jc w:val="right"/>
            </w:pPr>
            <w:r>
              <w:t>4.56</w:t>
            </w:r>
          </w:p>
        </w:tc>
        <w:tc>
          <w:tcPr>
            <w:tcW w:w="754" w:type="dxa"/>
          </w:tcPr>
          <w:p w14:paraId="07889C76" w14:textId="77777777" w:rsidR="006B304D" w:rsidRDefault="00000000">
            <w:pPr>
              <w:pStyle w:val="Compact"/>
              <w:jc w:val="right"/>
            </w:pPr>
            <w:r>
              <w:t>4.50</w:t>
            </w:r>
          </w:p>
        </w:tc>
        <w:tc>
          <w:tcPr>
            <w:tcW w:w="754" w:type="dxa"/>
          </w:tcPr>
          <w:p w14:paraId="1EE70BDF" w14:textId="77777777" w:rsidR="006B304D" w:rsidRDefault="00000000">
            <w:pPr>
              <w:pStyle w:val="Compact"/>
              <w:jc w:val="right"/>
            </w:pPr>
            <w:r>
              <w:t>2.70</w:t>
            </w:r>
          </w:p>
        </w:tc>
        <w:tc>
          <w:tcPr>
            <w:tcW w:w="754" w:type="dxa"/>
          </w:tcPr>
          <w:p w14:paraId="20BF3BE9" w14:textId="77777777" w:rsidR="006B304D" w:rsidRDefault="00000000">
            <w:pPr>
              <w:pStyle w:val="Compact"/>
              <w:jc w:val="right"/>
            </w:pPr>
            <w:r>
              <w:t>3.22</w:t>
            </w:r>
          </w:p>
        </w:tc>
      </w:tr>
      <w:tr w:rsidR="006B304D" w14:paraId="7FE4422D" w14:textId="77777777">
        <w:tc>
          <w:tcPr>
            <w:tcW w:w="565" w:type="dxa"/>
          </w:tcPr>
          <w:p w14:paraId="7996ECA0" w14:textId="77777777" w:rsidR="006B304D" w:rsidRDefault="00000000">
            <w:pPr>
              <w:pStyle w:val="Compact"/>
            </w:pPr>
            <w:r>
              <w:t>Equiano</w:t>
            </w:r>
          </w:p>
        </w:tc>
        <w:tc>
          <w:tcPr>
            <w:tcW w:w="565" w:type="dxa"/>
          </w:tcPr>
          <w:p w14:paraId="2E00A95E" w14:textId="77777777" w:rsidR="006B304D" w:rsidRDefault="00000000">
            <w:pPr>
              <w:pStyle w:val="Compact"/>
            </w:pPr>
            <w:r>
              <w:t>C5</w:t>
            </w:r>
          </w:p>
        </w:tc>
        <w:tc>
          <w:tcPr>
            <w:tcW w:w="754" w:type="dxa"/>
          </w:tcPr>
          <w:p w14:paraId="6A6E3CB5" w14:textId="77777777" w:rsidR="006B304D" w:rsidRDefault="00000000">
            <w:pPr>
              <w:pStyle w:val="Compact"/>
              <w:jc w:val="right"/>
            </w:pPr>
            <w:r>
              <w:t>2.92</w:t>
            </w:r>
          </w:p>
        </w:tc>
        <w:tc>
          <w:tcPr>
            <w:tcW w:w="754" w:type="dxa"/>
          </w:tcPr>
          <w:p w14:paraId="221BE97C" w14:textId="77777777" w:rsidR="006B304D" w:rsidRDefault="00000000">
            <w:pPr>
              <w:pStyle w:val="Compact"/>
              <w:jc w:val="right"/>
            </w:pPr>
            <w:r>
              <w:t>2.28</w:t>
            </w:r>
          </w:p>
        </w:tc>
        <w:tc>
          <w:tcPr>
            <w:tcW w:w="754" w:type="dxa"/>
          </w:tcPr>
          <w:p w14:paraId="23D90BF2" w14:textId="77777777" w:rsidR="006B304D" w:rsidRDefault="00000000">
            <w:pPr>
              <w:pStyle w:val="Compact"/>
              <w:jc w:val="right"/>
            </w:pPr>
            <w:r>
              <w:t>2.95</w:t>
            </w:r>
          </w:p>
        </w:tc>
        <w:tc>
          <w:tcPr>
            <w:tcW w:w="754" w:type="dxa"/>
          </w:tcPr>
          <w:p w14:paraId="58AC0AD8" w14:textId="77777777" w:rsidR="006B304D" w:rsidRDefault="00000000">
            <w:pPr>
              <w:pStyle w:val="Compact"/>
              <w:jc w:val="right"/>
            </w:pPr>
            <w:r>
              <w:t>2.97</w:t>
            </w:r>
          </w:p>
        </w:tc>
        <w:tc>
          <w:tcPr>
            <w:tcW w:w="754" w:type="dxa"/>
          </w:tcPr>
          <w:p w14:paraId="5B28E8B1" w14:textId="77777777" w:rsidR="006B304D" w:rsidRDefault="00000000">
            <w:pPr>
              <w:pStyle w:val="Compact"/>
              <w:jc w:val="right"/>
            </w:pPr>
            <w:r>
              <w:t>2.72</w:t>
            </w:r>
          </w:p>
        </w:tc>
        <w:tc>
          <w:tcPr>
            <w:tcW w:w="754" w:type="dxa"/>
          </w:tcPr>
          <w:p w14:paraId="4B73C18A" w14:textId="77777777" w:rsidR="006B304D" w:rsidRDefault="00000000">
            <w:pPr>
              <w:pStyle w:val="Compact"/>
              <w:jc w:val="right"/>
            </w:pPr>
            <w:r>
              <w:t>3.74</w:t>
            </w:r>
          </w:p>
        </w:tc>
        <w:tc>
          <w:tcPr>
            <w:tcW w:w="754" w:type="dxa"/>
          </w:tcPr>
          <w:p w14:paraId="32D4B2E9" w14:textId="77777777" w:rsidR="006B304D" w:rsidRDefault="00000000">
            <w:pPr>
              <w:pStyle w:val="Compact"/>
              <w:jc w:val="right"/>
            </w:pPr>
            <w:r>
              <w:t>n/a</w:t>
            </w:r>
          </w:p>
        </w:tc>
        <w:tc>
          <w:tcPr>
            <w:tcW w:w="754" w:type="dxa"/>
          </w:tcPr>
          <w:p w14:paraId="24E05E14" w14:textId="77777777" w:rsidR="006B304D" w:rsidRDefault="00000000">
            <w:pPr>
              <w:pStyle w:val="Compact"/>
              <w:jc w:val="right"/>
            </w:pPr>
            <w:r>
              <w:t>2.77</w:t>
            </w:r>
          </w:p>
        </w:tc>
        <w:tc>
          <w:tcPr>
            <w:tcW w:w="754" w:type="dxa"/>
          </w:tcPr>
          <w:p w14:paraId="4E85D90A" w14:textId="77777777" w:rsidR="006B304D" w:rsidRDefault="00000000">
            <w:pPr>
              <w:pStyle w:val="Compact"/>
              <w:jc w:val="right"/>
            </w:pPr>
            <w:r>
              <w:t>2.93</w:t>
            </w:r>
          </w:p>
        </w:tc>
      </w:tr>
      <w:tr w:rsidR="006B304D" w14:paraId="7B594F54" w14:textId="77777777">
        <w:tc>
          <w:tcPr>
            <w:tcW w:w="565" w:type="dxa"/>
          </w:tcPr>
          <w:p w14:paraId="72CBA79D" w14:textId="77777777" w:rsidR="006B304D" w:rsidRDefault="006B304D">
            <w:pPr>
              <w:pStyle w:val="Compact"/>
            </w:pPr>
          </w:p>
        </w:tc>
        <w:tc>
          <w:tcPr>
            <w:tcW w:w="565" w:type="dxa"/>
          </w:tcPr>
          <w:p w14:paraId="09EA2833" w14:textId="77777777" w:rsidR="006B304D" w:rsidRDefault="00000000">
            <w:pPr>
              <w:pStyle w:val="Compact"/>
            </w:pPr>
            <w:r>
              <w:t>C2a</w:t>
            </w:r>
          </w:p>
        </w:tc>
        <w:tc>
          <w:tcPr>
            <w:tcW w:w="754" w:type="dxa"/>
          </w:tcPr>
          <w:p w14:paraId="7714F13C" w14:textId="77777777" w:rsidR="006B304D" w:rsidRDefault="00000000">
            <w:pPr>
              <w:pStyle w:val="Compact"/>
              <w:jc w:val="right"/>
            </w:pPr>
            <w:r>
              <w:t>2.44</w:t>
            </w:r>
          </w:p>
        </w:tc>
        <w:tc>
          <w:tcPr>
            <w:tcW w:w="754" w:type="dxa"/>
          </w:tcPr>
          <w:p w14:paraId="79777A49" w14:textId="77777777" w:rsidR="006B304D" w:rsidRDefault="00000000">
            <w:pPr>
              <w:pStyle w:val="Compact"/>
              <w:jc w:val="right"/>
            </w:pPr>
            <w:r>
              <w:t>1.97</w:t>
            </w:r>
          </w:p>
        </w:tc>
        <w:tc>
          <w:tcPr>
            <w:tcW w:w="754" w:type="dxa"/>
          </w:tcPr>
          <w:p w14:paraId="779B4D82" w14:textId="77777777" w:rsidR="006B304D" w:rsidRDefault="00000000">
            <w:pPr>
              <w:pStyle w:val="Compact"/>
              <w:jc w:val="right"/>
            </w:pPr>
            <w:r>
              <w:t>2.77</w:t>
            </w:r>
          </w:p>
        </w:tc>
        <w:tc>
          <w:tcPr>
            <w:tcW w:w="754" w:type="dxa"/>
          </w:tcPr>
          <w:p w14:paraId="1BF97255" w14:textId="77777777" w:rsidR="006B304D" w:rsidRDefault="00000000">
            <w:pPr>
              <w:pStyle w:val="Compact"/>
              <w:jc w:val="right"/>
            </w:pPr>
            <w:r>
              <w:t>2.56</w:t>
            </w:r>
          </w:p>
        </w:tc>
        <w:tc>
          <w:tcPr>
            <w:tcW w:w="754" w:type="dxa"/>
          </w:tcPr>
          <w:p w14:paraId="4BA3F554" w14:textId="77777777" w:rsidR="006B304D" w:rsidRDefault="00000000">
            <w:pPr>
              <w:pStyle w:val="Compact"/>
              <w:jc w:val="right"/>
            </w:pPr>
            <w:r>
              <w:t>2.54</w:t>
            </w:r>
          </w:p>
        </w:tc>
        <w:tc>
          <w:tcPr>
            <w:tcW w:w="754" w:type="dxa"/>
          </w:tcPr>
          <w:p w14:paraId="6C07782C" w14:textId="77777777" w:rsidR="006B304D" w:rsidRDefault="00000000">
            <w:pPr>
              <w:pStyle w:val="Compact"/>
              <w:jc w:val="right"/>
            </w:pPr>
            <w:r>
              <w:t>3.90</w:t>
            </w:r>
          </w:p>
        </w:tc>
        <w:tc>
          <w:tcPr>
            <w:tcW w:w="754" w:type="dxa"/>
          </w:tcPr>
          <w:p w14:paraId="759A15F5" w14:textId="77777777" w:rsidR="006B304D" w:rsidRDefault="00000000">
            <w:pPr>
              <w:pStyle w:val="Compact"/>
              <w:jc w:val="right"/>
            </w:pPr>
            <w:r>
              <w:t>n/a</w:t>
            </w:r>
          </w:p>
        </w:tc>
        <w:tc>
          <w:tcPr>
            <w:tcW w:w="754" w:type="dxa"/>
          </w:tcPr>
          <w:p w14:paraId="33496073" w14:textId="77777777" w:rsidR="006B304D" w:rsidRDefault="00000000">
            <w:pPr>
              <w:pStyle w:val="Compact"/>
              <w:jc w:val="right"/>
            </w:pPr>
            <w:r>
              <w:t>2.46</w:t>
            </w:r>
          </w:p>
        </w:tc>
        <w:tc>
          <w:tcPr>
            <w:tcW w:w="754" w:type="dxa"/>
          </w:tcPr>
          <w:p w14:paraId="2105ECC7" w14:textId="77777777" w:rsidR="006B304D" w:rsidRDefault="00000000">
            <w:pPr>
              <w:pStyle w:val="Compact"/>
              <w:jc w:val="right"/>
            </w:pPr>
            <w:r>
              <w:t>2.70</w:t>
            </w:r>
          </w:p>
        </w:tc>
      </w:tr>
      <w:tr w:rsidR="006B304D" w14:paraId="3084A549" w14:textId="77777777">
        <w:tc>
          <w:tcPr>
            <w:tcW w:w="565" w:type="dxa"/>
          </w:tcPr>
          <w:p w14:paraId="2C453CD5" w14:textId="77777777" w:rsidR="006B304D" w:rsidRDefault="006B304D">
            <w:pPr>
              <w:pStyle w:val="Compact"/>
            </w:pPr>
          </w:p>
        </w:tc>
        <w:tc>
          <w:tcPr>
            <w:tcW w:w="565" w:type="dxa"/>
          </w:tcPr>
          <w:p w14:paraId="773B7FD5" w14:textId="77777777" w:rsidR="006B304D" w:rsidRDefault="00000000">
            <w:pPr>
              <w:pStyle w:val="Compact"/>
            </w:pPr>
            <w:r>
              <w:t>C2c</w:t>
            </w:r>
          </w:p>
        </w:tc>
        <w:tc>
          <w:tcPr>
            <w:tcW w:w="754" w:type="dxa"/>
          </w:tcPr>
          <w:p w14:paraId="40A40105" w14:textId="77777777" w:rsidR="006B304D" w:rsidRDefault="00000000">
            <w:pPr>
              <w:pStyle w:val="Compact"/>
              <w:jc w:val="right"/>
            </w:pPr>
            <w:r>
              <w:t>1.92</w:t>
            </w:r>
          </w:p>
        </w:tc>
        <w:tc>
          <w:tcPr>
            <w:tcW w:w="754" w:type="dxa"/>
          </w:tcPr>
          <w:p w14:paraId="6EC7F35B" w14:textId="77777777" w:rsidR="006B304D" w:rsidRDefault="00000000">
            <w:pPr>
              <w:pStyle w:val="Compact"/>
              <w:jc w:val="right"/>
            </w:pPr>
            <w:r>
              <w:t>1.51</w:t>
            </w:r>
          </w:p>
        </w:tc>
        <w:tc>
          <w:tcPr>
            <w:tcW w:w="754" w:type="dxa"/>
          </w:tcPr>
          <w:p w14:paraId="07CFE266" w14:textId="77777777" w:rsidR="006B304D" w:rsidRDefault="00000000">
            <w:pPr>
              <w:pStyle w:val="Compact"/>
              <w:jc w:val="right"/>
            </w:pPr>
            <w:r>
              <w:t>2.36</w:t>
            </w:r>
          </w:p>
        </w:tc>
        <w:tc>
          <w:tcPr>
            <w:tcW w:w="754" w:type="dxa"/>
          </w:tcPr>
          <w:p w14:paraId="4D2D0BBE" w14:textId="77777777" w:rsidR="006B304D" w:rsidRDefault="00000000">
            <w:pPr>
              <w:pStyle w:val="Compact"/>
              <w:jc w:val="right"/>
            </w:pPr>
            <w:r>
              <w:t>2.26</w:t>
            </w:r>
          </w:p>
        </w:tc>
        <w:tc>
          <w:tcPr>
            <w:tcW w:w="754" w:type="dxa"/>
          </w:tcPr>
          <w:p w14:paraId="542843B3" w14:textId="77777777" w:rsidR="006B304D" w:rsidRDefault="00000000">
            <w:pPr>
              <w:pStyle w:val="Compact"/>
              <w:jc w:val="right"/>
            </w:pPr>
            <w:r>
              <w:t>1.82</w:t>
            </w:r>
          </w:p>
        </w:tc>
        <w:tc>
          <w:tcPr>
            <w:tcW w:w="754" w:type="dxa"/>
          </w:tcPr>
          <w:p w14:paraId="27BA1567" w14:textId="77777777" w:rsidR="006B304D" w:rsidRDefault="00000000">
            <w:pPr>
              <w:pStyle w:val="Compact"/>
              <w:jc w:val="right"/>
            </w:pPr>
            <w:r>
              <w:t>3.18</w:t>
            </w:r>
          </w:p>
        </w:tc>
        <w:tc>
          <w:tcPr>
            <w:tcW w:w="754" w:type="dxa"/>
          </w:tcPr>
          <w:p w14:paraId="28D3CF0F" w14:textId="77777777" w:rsidR="006B304D" w:rsidRDefault="00000000">
            <w:pPr>
              <w:pStyle w:val="Compact"/>
              <w:jc w:val="right"/>
            </w:pPr>
            <w:r>
              <w:t>n/a</w:t>
            </w:r>
          </w:p>
        </w:tc>
        <w:tc>
          <w:tcPr>
            <w:tcW w:w="754" w:type="dxa"/>
          </w:tcPr>
          <w:p w14:paraId="60BB4698" w14:textId="77777777" w:rsidR="006B304D" w:rsidRDefault="00000000">
            <w:pPr>
              <w:pStyle w:val="Compact"/>
              <w:jc w:val="right"/>
            </w:pPr>
            <w:r>
              <w:t>1.97</w:t>
            </w:r>
          </w:p>
        </w:tc>
        <w:tc>
          <w:tcPr>
            <w:tcW w:w="754" w:type="dxa"/>
          </w:tcPr>
          <w:p w14:paraId="0B900E63" w14:textId="77777777" w:rsidR="006B304D" w:rsidRDefault="00000000">
            <w:pPr>
              <w:pStyle w:val="Compact"/>
              <w:jc w:val="right"/>
            </w:pPr>
            <w:r>
              <w:t>2.18</w:t>
            </w:r>
          </w:p>
        </w:tc>
      </w:tr>
      <w:tr w:rsidR="006B304D" w14:paraId="24C55A3C" w14:textId="77777777">
        <w:tc>
          <w:tcPr>
            <w:tcW w:w="565" w:type="dxa"/>
          </w:tcPr>
          <w:p w14:paraId="6BC5B9A2" w14:textId="77777777" w:rsidR="006B304D" w:rsidRDefault="006B304D">
            <w:pPr>
              <w:pStyle w:val="Compact"/>
            </w:pPr>
          </w:p>
        </w:tc>
        <w:tc>
          <w:tcPr>
            <w:tcW w:w="565" w:type="dxa"/>
          </w:tcPr>
          <w:p w14:paraId="1B6F6D12" w14:textId="77777777" w:rsidR="006B304D" w:rsidRDefault="00000000">
            <w:pPr>
              <w:pStyle w:val="Compact"/>
            </w:pPr>
            <w:r>
              <w:t>C4</w:t>
            </w:r>
          </w:p>
        </w:tc>
        <w:tc>
          <w:tcPr>
            <w:tcW w:w="754" w:type="dxa"/>
          </w:tcPr>
          <w:p w14:paraId="1CB810B3" w14:textId="77777777" w:rsidR="006B304D" w:rsidRDefault="00000000">
            <w:pPr>
              <w:pStyle w:val="Compact"/>
              <w:jc w:val="right"/>
            </w:pPr>
            <w:r>
              <w:t>2.62</w:t>
            </w:r>
          </w:p>
        </w:tc>
        <w:tc>
          <w:tcPr>
            <w:tcW w:w="754" w:type="dxa"/>
          </w:tcPr>
          <w:p w14:paraId="5C656F9A" w14:textId="77777777" w:rsidR="006B304D" w:rsidRDefault="00000000">
            <w:pPr>
              <w:pStyle w:val="Compact"/>
              <w:jc w:val="right"/>
            </w:pPr>
            <w:r>
              <w:t>2.23</w:t>
            </w:r>
          </w:p>
        </w:tc>
        <w:tc>
          <w:tcPr>
            <w:tcW w:w="754" w:type="dxa"/>
          </w:tcPr>
          <w:p w14:paraId="3A775936" w14:textId="77777777" w:rsidR="006B304D" w:rsidRDefault="00000000">
            <w:pPr>
              <w:pStyle w:val="Compact"/>
              <w:jc w:val="right"/>
            </w:pPr>
            <w:r>
              <w:t>2.67</w:t>
            </w:r>
          </w:p>
        </w:tc>
        <w:tc>
          <w:tcPr>
            <w:tcW w:w="754" w:type="dxa"/>
          </w:tcPr>
          <w:p w14:paraId="0FA64689" w14:textId="77777777" w:rsidR="006B304D" w:rsidRDefault="00000000">
            <w:pPr>
              <w:pStyle w:val="Compact"/>
              <w:jc w:val="right"/>
            </w:pPr>
            <w:r>
              <w:t>2.49</w:t>
            </w:r>
          </w:p>
        </w:tc>
        <w:tc>
          <w:tcPr>
            <w:tcW w:w="754" w:type="dxa"/>
          </w:tcPr>
          <w:p w14:paraId="78ECA80B" w14:textId="77777777" w:rsidR="006B304D" w:rsidRDefault="00000000">
            <w:pPr>
              <w:pStyle w:val="Compact"/>
              <w:jc w:val="right"/>
            </w:pPr>
            <w:r>
              <w:t>2.15</w:t>
            </w:r>
          </w:p>
        </w:tc>
        <w:tc>
          <w:tcPr>
            <w:tcW w:w="754" w:type="dxa"/>
          </w:tcPr>
          <w:p w14:paraId="29F7A9A1" w14:textId="77777777" w:rsidR="006B304D" w:rsidRDefault="00000000">
            <w:pPr>
              <w:pStyle w:val="Compact"/>
              <w:jc w:val="right"/>
            </w:pPr>
            <w:r>
              <w:t>3.64</w:t>
            </w:r>
          </w:p>
        </w:tc>
        <w:tc>
          <w:tcPr>
            <w:tcW w:w="754" w:type="dxa"/>
          </w:tcPr>
          <w:p w14:paraId="1D33543E" w14:textId="77777777" w:rsidR="006B304D" w:rsidRDefault="00000000">
            <w:pPr>
              <w:pStyle w:val="Compact"/>
              <w:jc w:val="right"/>
            </w:pPr>
            <w:r>
              <w:t>n/a</w:t>
            </w:r>
          </w:p>
        </w:tc>
        <w:tc>
          <w:tcPr>
            <w:tcW w:w="754" w:type="dxa"/>
          </w:tcPr>
          <w:p w14:paraId="55337E54" w14:textId="77777777" w:rsidR="006B304D" w:rsidRDefault="00000000">
            <w:pPr>
              <w:pStyle w:val="Compact"/>
              <w:jc w:val="right"/>
            </w:pPr>
            <w:r>
              <w:t>2.43</w:t>
            </w:r>
          </w:p>
        </w:tc>
        <w:tc>
          <w:tcPr>
            <w:tcW w:w="754" w:type="dxa"/>
          </w:tcPr>
          <w:p w14:paraId="33823203" w14:textId="77777777" w:rsidR="006B304D" w:rsidRDefault="00000000">
            <w:pPr>
              <w:pStyle w:val="Compact"/>
              <w:jc w:val="right"/>
            </w:pPr>
            <w:r>
              <w:t>2.63</w:t>
            </w:r>
          </w:p>
        </w:tc>
      </w:tr>
      <w:tr w:rsidR="006B304D" w14:paraId="75C2DE25" w14:textId="77777777">
        <w:tc>
          <w:tcPr>
            <w:tcW w:w="565" w:type="dxa"/>
          </w:tcPr>
          <w:p w14:paraId="42236BAA" w14:textId="77777777" w:rsidR="006B304D" w:rsidRDefault="006B304D">
            <w:pPr>
              <w:pStyle w:val="Compact"/>
            </w:pPr>
          </w:p>
        </w:tc>
        <w:tc>
          <w:tcPr>
            <w:tcW w:w="565" w:type="dxa"/>
          </w:tcPr>
          <w:p w14:paraId="63E6379D" w14:textId="77777777" w:rsidR="006B304D" w:rsidRDefault="00000000">
            <w:pPr>
              <w:pStyle w:val="Compact"/>
            </w:pPr>
            <w:r>
              <w:t>C4a</w:t>
            </w:r>
          </w:p>
        </w:tc>
        <w:tc>
          <w:tcPr>
            <w:tcW w:w="754" w:type="dxa"/>
          </w:tcPr>
          <w:p w14:paraId="11F08098" w14:textId="77777777" w:rsidR="006B304D" w:rsidRDefault="00000000">
            <w:pPr>
              <w:pStyle w:val="Compact"/>
              <w:jc w:val="right"/>
            </w:pPr>
            <w:r>
              <w:t>2.51</w:t>
            </w:r>
          </w:p>
        </w:tc>
        <w:tc>
          <w:tcPr>
            <w:tcW w:w="754" w:type="dxa"/>
          </w:tcPr>
          <w:p w14:paraId="5281F2AD" w14:textId="77777777" w:rsidR="006B304D" w:rsidRDefault="00000000">
            <w:pPr>
              <w:pStyle w:val="Compact"/>
              <w:jc w:val="right"/>
            </w:pPr>
            <w:r>
              <w:t>2.00</w:t>
            </w:r>
          </w:p>
        </w:tc>
        <w:tc>
          <w:tcPr>
            <w:tcW w:w="754" w:type="dxa"/>
          </w:tcPr>
          <w:p w14:paraId="5E47BE2C" w14:textId="77777777" w:rsidR="006B304D" w:rsidRDefault="00000000">
            <w:pPr>
              <w:pStyle w:val="Compact"/>
              <w:jc w:val="right"/>
            </w:pPr>
            <w:r>
              <w:t>2.67</w:t>
            </w:r>
          </w:p>
        </w:tc>
        <w:tc>
          <w:tcPr>
            <w:tcW w:w="754" w:type="dxa"/>
          </w:tcPr>
          <w:p w14:paraId="01578A56" w14:textId="77777777" w:rsidR="006B304D" w:rsidRDefault="00000000">
            <w:pPr>
              <w:pStyle w:val="Compact"/>
              <w:jc w:val="right"/>
            </w:pPr>
            <w:r>
              <w:t>2.67</w:t>
            </w:r>
          </w:p>
        </w:tc>
        <w:tc>
          <w:tcPr>
            <w:tcW w:w="754" w:type="dxa"/>
          </w:tcPr>
          <w:p w14:paraId="1662AB62" w14:textId="77777777" w:rsidR="006B304D" w:rsidRDefault="00000000">
            <w:pPr>
              <w:pStyle w:val="Compact"/>
              <w:jc w:val="right"/>
            </w:pPr>
            <w:r>
              <w:t>2.26</w:t>
            </w:r>
          </w:p>
        </w:tc>
        <w:tc>
          <w:tcPr>
            <w:tcW w:w="754" w:type="dxa"/>
          </w:tcPr>
          <w:p w14:paraId="62559389" w14:textId="77777777" w:rsidR="006B304D" w:rsidRDefault="00000000">
            <w:pPr>
              <w:pStyle w:val="Compact"/>
              <w:jc w:val="right"/>
            </w:pPr>
            <w:r>
              <w:t>3.82</w:t>
            </w:r>
          </w:p>
        </w:tc>
        <w:tc>
          <w:tcPr>
            <w:tcW w:w="754" w:type="dxa"/>
          </w:tcPr>
          <w:p w14:paraId="0809D84F" w14:textId="77777777" w:rsidR="006B304D" w:rsidRDefault="00000000">
            <w:pPr>
              <w:pStyle w:val="Compact"/>
              <w:jc w:val="right"/>
            </w:pPr>
            <w:r>
              <w:t>n/a</w:t>
            </w:r>
          </w:p>
        </w:tc>
        <w:tc>
          <w:tcPr>
            <w:tcW w:w="754" w:type="dxa"/>
          </w:tcPr>
          <w:p w14:paraId="7CBC0F49" w14:textId="77777777" w:rsidR="006B304D" w:rsidRDefault="00000000">
            <w:pPr>
              <w:pStyle w:val="Compact"/>
              <w:jc w:val="right"/>
            </w:pPr>
            <w:r>
              <w:t>2.42</w:t>
            </w:r>
          </w:p>
        </w:tc>
        <w:tc>
          <w:tcPr>
            <w:tcW w:w="754" w:type="dxa"/>
          </w:tcPr>
          <w:p w14:paraId="55A35363" w14:textId="77777777" w:rsidR="006B304D" w:rsidRDefault="00000000">
            <w:pPr>
              <w:pStyle w:val="Compact"/>
              <w:jc w:val="right"/>
            </w:pPr>
            <w:r>
              <w:t>2.65</w:t>
            </w:r>
          </w:p>
        </w:tc>
      </w:tr>
    </w:tbl>
    <w:p w14:paraId="4FD121D5" w14:textId="77777777" w:rsidR="006B304D" w:rsidRDefault="00000000">
      <w:pPr>
        <w:pStyle w:val="BodyText"/>
      </w:pPr>
      <w:r>
        <w:lastRenderedPageBreak/>
        <w:t xml:space="preserve">Total cells: 14 subjects x 5 conditions x 9 columns = 630. Source: raw per-judge JSON files under </w:t>
      </w:r>
      <w:r>
        <w:rPr>
          <w:rStyle w:val="VerbatimChar"/>
        </w:rPr>
        <w:t>results/global_&lt;subject&gt;/*_judgments_&lt;judge&gt;.json</w:t>
      </w:r>
      <w:r>
        <w:t xml:space="preserve"> (global subjects) and </w:t>
      </w:r>
      <w:r>
        <w:rPr>
          <w:rStyle w:val="VerbatimChar"/>
        </w:rPr>
        <w:t>results/hamerton/</w:t>
      </w:r>
      <w:r>
        <w:t xml:space="preserve"> (Hamerton), aggregated via </w:t>
      </w:r>
      <w:r>
        <w:rPr>
          <w:rStyle w:val="VerbatimChar"/>
        </w:rPr>
        <w:t>scripts/_emit_full_judge_matrix.py</w:t>
      </w:r>
      <w:r>
        <w:t>.</w:t>
      </w:r>
    </w:p>
    <w:p w14:paraId="250BD3E7" w14:textId="77777777" w:rsidR="006B304D" w:rsidRDefault="00000000">
      <w:pPr>
        <w:pStyle w:val="BodyText"/>
      </w:pPr>
      <w:r>
        <w:t xml:space="preserve">The matrix is 14 subjects x 5 conditions x (7 per-judge columns + 5-judge primary mean + 7-judge mean) = 70 rows x 9 columns = 630 cells. Subject rows follow the C5-baseline ordering used in </w:t>
      </w:r>
      <w:hyperlink w:anchor="sec-4-1">
        <w:r w:rsidR="006B304D">
          <w:rPr>
            <w:rStyle w:val="Hyperlink"/>
          </w:rPr>
          <w:t>§4.1</w:t>
        </w:r>
      </w:hyperlink>
      <w:r>
        <w:t xml:space="preserve"> (lowest baseline first). Empty Subject cells continue the previous subject’s rows. Gemini Pro “n/a” entries reflect that Gemini Pro was run as a sensitivity judge only on a subset of subjects (</w:t>
      </w:r>
      <w:hyperlink w:anchor="sec-4-6-2">
        <w:r w:rsidR="006B304D">
          <w:rPr>
            <w:rStyle w:val="Hyperlink"/>
          </w:rPr>
          <w:t>§4.6.2</w:t>
        </w:r>
      </w:hyperlink>
      <w:r>
        <w:t xml:space="preserve">); those cells were never populated. Franklin is not included in this matrix because the Franklin control condition set does not align to the C5 / C2a / C2c / C4 / C4a labels used in the global-subject run; Franklin’s judgments are reported in </w:t>
      </w:r>
      <w:hyperlink w:anchor="sec-4-2">
        <w:r w:rsidR="006B304D">
          <w:rPr>
            <w:rStyle w:val="Hyperlink"/>
          </w:rPr>
          <w:t>§4.2</w:t>
        </w:r>
      </w:hyperlink>
      <w:r>
        <w:t xml:space="preserve"> and are stored under </w:t>
      </w:r>
      <w:r>
        <w:rPr>
          <w:rStyle w:val="VerbatimChar"/>
        </w:rPr>
        <w:t>results/franklin_legacy_20260411/analysis/</w:t>
      </w:r>
      <w:r>
        <w:t xml:space="preserve">. Source: </w:t>
      </w:r>
      <w:r>
        <w:rPr>
          <w:rStyle w:val="VerbatimChar"/>
        </w:rPr>
        <w:t>scripts/_emit_full_judge_matrix.py</w:t>
      </w:r>
      <w:r>
        <w:t xml:space="preserve">, which aggregates from </w:t>
      </w:r>
      <w:r>
        <w:rPr>
          <w:rStyle w:val="VerbatimChar"/>
        </w:rPr>
        <w:t>results/global_&lt;subject&gt;/*_judgments_&lt;judge&gt;.json</w:t>
      </w:r>
      <w:r>
        <w:t xml:space="preserve"> and </w:t>
      </w:r>
      <w:r>
        <w:rPr>
          <w:rStyle w:val="VerbatimChar"/>
        </w:rPr>
        <w:t>results/hamerton/</w:t>
      </w:r>
      <w:r>
        <w:t>.</w:t>
      </w:r>
    </w:p>
    <w:p w14:paraId="51CD117E" w14:textId="77777777" w:rsidR="006B304D" w:rsidRDefault="006B304D">
      <w:pPr>
        <w:sectPr w:rsidR="006B304D">
          <w:pgSz w:w="15840" w:h="12240" w:orient="landscape"/>
          <w:pgMar w:top="1080" w:right="1080" w:bottom="1080" w:left="1080" w:header="720" w:footer="720" w:gutter="0"/>
          <w:cols w:space="720"/>
          <w:docGrid w:linePitch="360"/>
        </w:sectPr>
      </w:pPr>
    </w:p>
    <w:p w14:paraId="4325010A" w14:textId="77777777" w:rsidR="006B304D" w:rsidRDefault="00000000">
      <w:pPr>
        <w:pStyle w:val="Heading3"/>
      </w:pPr>
      <w:bookmarkStart w:id="1366" w:name="_Toc228182881"/>
      <w:bookmarkStart w:id="1367" w:name="sec-d-5"/>
      <w:bookmarkEnd w:id="1365"/>
      <w:r>
        <w:lastRenderedPageBreak/>
        <w:t>D.5 Example verbatim responses at each rubric anchor</w:t>
      </w:r>
      <w:bookmarkEnd w:id="1366"/>
    </w:p>
    <w:p w14:paraId="7DA5B68B" w14:textId="77777777" w:rsidR="006B304D" w:rsidRDefault="00000000">
      <w:pPr>
        <w:pStyle w:val="FirstParagraph"/>
      </w:pPr>
      <w:r>
        <w:t xml:space="preserve">Verbatim-response examples at rubric anchors 1-5 for one representative subject (Hamerton) are in </w:t>
      </w:r>
      <w:hyperlink w:anchor="sec-3-7">
        <w:r w:rsidR="006B304D">
          <w:rPr>
            <w:rStyle w:val="Hyperlink"/>
          </w:rPr>
          <w:t>§3.7</w:t>
        </w:r>
      </w:hyperlink>
      <w:r>
        <w:t xml:space="preserve"> as part of the rubric definition. Examples at anchor crossings are developed in </w:t>
      </w:r>
      <w:hyperlink w:anchor="sec-4-1">
        <w:r w:rsidR="006B304D">
          <w:rPr>
            <w:rStyle w:val="Hyperlink"/>
          </w:rPr>
          <w:t>§4.1</w:t>
        </w:r>
      </w:hyperlink>
      <w:r>
        <w:t xml:space="preserve"> (Examples A, B, C on Ebers, Bernal Diaz, Seacole). Per-subject verbatim examples across all 14 main-study subjects are not reproduced in Appendix D; the raw response JSON files (</w:t>
      </w:r>
      <w:r>
        <w:rPr>
          <w:rStyle w:val="VerbatimChar"/>
        </w:rPr>
        <w:t>results/global_&lt;subject&gt;/results_v2.json</w:t>
      </w:r>
      <w:r>
        <w:t>) contain every response verbatim alongside its 5-judge primary score.</w:t>
      </w:r>
    </w:p>
    <w:p w14:paraId="5958F180" w14:textId="77777777" w:rsidR="006B304D" w:rsidRDefault="00000000">
      <w:r>
        <w:pict w14:anchorId="33C952C9">
          <v:rect id="_x0000_i1440" style="width:0;height:1.5pt" o:hralign="center" o:hrstd="t" o:hr="t"/>
        </w:pict>
      </w:r>
    </w:p>
    <w:p w14:paraId="443590D8" w14:textId="77777777" w:rsidR="006B304D" w:rsidRDefault="00000000">
      <w:pPr>
        <w:pStyle w:val="Heading2"/>
      </w:pPr>
      <w:bookmarkStart w:id="1368" w:name="_Toc228182882"/>
      <w:bookmarkStart w:id="1369" w:name="appendix-e.-benchmark-scope-analysis"/>
      <w:bookmarkEnd w:id="1357"/>
      <w:bookmarkEnd w:id="1367"/>
      <w:r>
        <w:t>Appendix E. Benchmark Scope Analysis</w:t>
      </w:r>
      <w:bookmarkEnd w:id="1368"/>
    </w:p>
    <w:p w14:paraId="56028409" w14:textId="77777777" w:rsidR="006B304D" w:rsidRDefault="00000000">
      <w:pPr>
        <w:pStyle w:val="FirstParagraph"/>
      </w:pPr>
      <w:r>
        <w:t xml:space="preserve">This appendix develops, benchmark by benchmark, the scope differences summarized in </w:t>
      </w:r>
      <w:hyperlink w:anchor="sec-2-3">
        <w:r w:rsidR="006B304D">
          <w:rPr>
            <w:rStyle w:val="Hyperlink"/>
          </w:rPr>
          <w:t>§2.3</w:t>
        </w:r>
      </w:hyperlink>
      <w:r>
        <w:t xml:space="preserve"> 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p w14:paraId="399037BE" w14:textId="77777777" w:rsidR="006B304D" w:rsidRDefault="00000000">
      <w:pPr>
        <w:pStyle w:val="Heading3"/>
      </w:pPr>
      <w:bookmarkStart w:id="1370" w:name="_Toc228182883"/>
      <w:bookmarkStart w:id="1371" w:name="sec-e-1"/>
      <w:r>
        <w:t>E.1 LongMemEval</w:t>
      </w:r>
      <w:bookmarkEnd w:id="1370"/>
    </w:p>
    <w:p w14:paraId="6CB75222" w14:textId="77777777" w:rsidR="006B304D" w:rsidRDefault="00000000">
      <w:pPr>
        <w:pStyle w:val="FirstParagraph"/>
      </w:pPr>
      <w:r>
        <w:rPr>
          <w:b/>
          <w:bCs/>
        </w:rPr>
        <w:t>Reference.</w:t>
      </w:r>
      <w:r>
        <w:t xml:space="preserve"> Wu et al., ICLR 2025, arXiv:2410.10813.</w:t>
      </w:r>
    </w:p>
    <w:p w14:paraId="4FD6C196" w14:textId="77777777" w:rsidR="006B304D" w:rsidRDefault="00000000">
      <w:pPr>
        <w:pStyle w:val="BodyText"/>
      </w:pPr>
      <w:r>
        <w:rPr>
          <w:b/>
          <w:bCs/>
        </w:rPr>
        <w:t>Task.</w:t>
      </w:r>
      <w:r>
        <w:t xml:space="preserve"> Evaluate long-term memory in chat assistants across multiple sessions. Five capability dimensions: single-session memory, multi-session reasoning, temporal reasoning, knowledge updates, and abstention.</w:t>
      </w:r>
    </w:p>
    <w:p w14:paraId="7CCD6C3C" w14:textId="77777777" w:rsidR="006B304D" w:rsidRDefault="00000000">
      <w:pPr>
        <w:pStyle w:val="BodyText"/>
      </w:pPr>
      <w:r>
        <w:rPr>
          <w:b/>
          <w:bCs/>
        </w:rPr>
        <w:t>Scoring.</w:t>
      </w:r>
      <w:r>
        <w:t xml:space="preserve"> Question-answering accuracy, with held-out facts embedded across session history and queried in a later session. Answers are compared against ground-truth factual targets drawn from the same session history the system ingested.</w:t>
      </w:r>
    </w:p>
    <w:p w14:paraId="6FBE2458" w14:textId="77777777" w:rsidR="006B304D" w:rsidRDefault="00000000">
      <w:pPr>
        <w:pStyle w:val="BodyText"/>
      </w:pPr>
      <w:r>
        <w:rPr>
          <w:b/>
          <w:bCs/>
        </w:rPr>
        <w:t>Training / test protocol.</w:t>
      </w:r>
      <w:r>
        <w:t xml:space="preserve"> Conversation history is ingested; the system is then queried with fact-recall questions whose answers are present in the ingested history. The test is whether the memory system can surface the correct facts at retrieval time.</w:t>
      </w:r>
    </w:p>
    <w:p w14:paraId="6C852932" w14:textId="77777777" w:rsidR="006B304D" w:rsidRDefault="00000000">
      <w:pPr>
        <w:pStyle w:val="BodyText"/>
      </w:pPr>
      <w:r>
        <w:rPr>
          <w:b/>
          <w:bCs/>
        </w:rPr>
        <w:t>What it measures.</w:t>
      </w:r>
      <w:r>
        <w:t xml:space="preserve"> Fact recall across long context windows. A secondary axis tests whether the system correctly abstains when the answer is not in the conversation history.</w:t>
      </w:r>
    </w:p>
    <w:p w14:paraId="4B8A4C4A" w14:textId="77777777" w:rsidR="006B304D" w:rsidRDefault="00000000">
      <w:pPr>
        <w:pStyle w:val="BodyText"/>
      </w:pPr>
      <w:r>
        <w:rPr>
          <w:b/>
          <w:bCs/>
        </w:rPr>
        <w:t>What it does not measure.</w:t>
      </w:r>
      <w:r>
        <w:t xml:space="preserve"> Whether the memory system’s representation of a specific person captures how that person reasons. Every LongMemEval target is a fact that was literally said in the conversation; no target is a held-out behavioral pattern.</w:t>
      </w:r>
    </w:p>
    <w:p w14:paraId="139D86BB" w14:textId="77777777" w:rsidR="006B304D" w:rsidRDefault="00000000">
      <w:pPr>
        <w:pStyle w:val="BodyText"/>
      </w:pPr>
      <w:r>
        <w:rPr>
          <w:b/>
          <w:bCs/>
        </w:rPr>
        <w:t>Published range.</w:t>
      </w:r>
      <w:r>
        <w:t xml:space="preserve"> Memory systems reported in the 68% to 85% range depending on provider, model, and benchmark variant (cited in </w:t>
      </w:r>
      <w:hyperlink w:anchor="sec-1-1">
        <w:r w:rsidR="006B304D">
          <w:rPr>
            <w:rStyle w:val="Hyperlink"/>
          </w:rPr>
          <w:t>§1.1</w:t>
        </w:r>
      </w:hyperlink>
      <w:r>
        <w:t xml:space="preserve"> and </w:t>
      </w:r>
      <w:hyperlink w:anchor="sec-2-1">
        <w:r w:rsidR="006B304D">
          <w:rPr>
            <w:rStyle w:val="Hyperlink"/>
          </w:rPr>
          <w:t>§2.1</w:t>
        </w:r>
      </w:hyperlink>
      <w:r>
        <w:t>). Specific numbers per system are in the papers and vendor reports.</w:t>
      </w:r>
    </w:p>
    <w:p w14:paraId="1D46713A" w14:textId="77777777" w:rsidR="006B304D" w:rsidRDefault="00000000">
      <w:pPr>
        <w:pStyle w:val="BodyText"/>
      </w:pPr>
      <w:r>
        <w:rPr>
          <w:b/>
          <w:bCs/>
        </w:rPr>
        <w:t>Relationship to this paper’s test.</w:t>
      </w:r>
      <w:r>
        <w:t xml:space="preserve"> 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p w14:paraId="327287E0" w14:textId="77777777" w:rsidR="006B304D" w:rsidRDefault="00000000">
      <w:pPr>
        <w:pStyle w:val="Heading3"/>
      </w:pPr>
      <w:bookmarkStart w:id="1372" w:name="_Toc228182884"/>
      <w:bookmarkStart w:id="1373" w:name="sec-e-2"/>
      <w:bookmarkEnd w:id="1371"/>
      <w:r>
        <w:lastRenderedPageBreak/>
        <w:t>E.2 PersonaGym</w:t>
      </w:r>
      <w:bookmarkEnd w:id="1372"/>
    </w:p>
    <w:p w14:paraId="6ED372FD" w14:textId="77777777" w:rsidR="006B304D" w:rsidRDefault="00000000">
      <w:pPr>
        <w:pStyle w:val="FirstParagraph"/>
      </w:pPr>
      <w:r>
        <w:rPr>
          <w:b/>
          <w:bCs/>
        </w:rPr>
        <w:t>Reference.</w:t>
      </w:r>
      <w:r>
        <w:t xml:space="preserve"> Samuel et al., Findings of EMNLP 2025, arXiv:2407.18416.</w:t>
      </w:r>
    </w:p>
    <w:p w14:paraId="40EF5337" w14:textId="77777777" w:rsidR="006B304D" w:rsidRDefault="00000000">
      <w:pPr>
        <w:pStyle w:val="BodyText"/>
      </w:pPr>
      <w:r>
        <w:rPr>
          <w:b/>
          <w:bCs/>
        </w:rPr>
        <w:t>Task.</w:t>
      </w:r>
      <w:r>
        <w:t xml:space="preserve"> Evaluate persona fidelity in conversational agents. Given a described persona, measure whether the model maintains that persona across a conversation.</w:t>
      </w:r>
    </w:p>
    <w:p w14:paraId="38582FD6" w14:textId="77777777" w:rsidR="006B304D" w:rsidRDefault="00000000">
      <w:pPr>
        <w:pStyle w:val="BodyText"/>
      </w:pPr>
      <w:r>
        <w:rPr>
          <w:b/>
          <w:bCs/>
        </w:rPr>
        <w:t>Scoring.</w:t>
      </w:r>
      <w:r>
        <w:t xml:space="preserve"> Persona-consistency metrics over multi-turn conversation. LLM-judge evaluation of whether the model’s voice, stated preferences, and surface-level claims remain consistent with the described persona.</w:t>
      </w:r>
    </w:p>
    <w:p w14:paraId="2A2FE9D4" w14:textId="77777777" w:rsidR="006B304D" w:rsidRDefault="00000000">
      <w:pPr>
        <w:pStyle w:val="BodyText"/>
      </w:pPr>
      <w:r>
        <w:rPr>
          <w:b/>
          <w:bCs/>
        </w:rPr>
        <w:t>Training / test protocol.</w:t>
      </w:r>
      <w:r>
        <w:t xml:space="preserve"> A persona is described (occupation, background, preferences, mannerisms). The model is prompted to roleplay the persona across a dialogue. Evaluation is whether the dialogue responses remain internally consistent with the persona description.</w:t>
      </w:r>
    </w:p>
    <w:p w14:paraId="0B2A2FA1" w14:textId="77777777" w:rsidR="006B304D" w:rsidRDefault="00000000">
      <w:pPr>
        <w:pStyle w:val="BodyText"/>
      </w:pPr>
      <w:r>
        <w:rPr>
          <w:b/>
          <w:bCs/>
        </w:rPr>
        <w:t>What it measures.</w:t>
      </w:r>
      <w:r>
        <w:t xml:space="preserve"> Persona presentation fidelity. Can the model stay in character on the described dimensions.</w:t>
      </w:r>
    </w:p>
    <w:p w14:paraId="6C71DD25" w14:textId="77777777" w:rsidR="006B304D" w:rsidRDefault="00000000">
      <w:pPr>
        <w:pStyle w:val="BodyText"/>
      </w:pPr>
      <w:r>
        <w:rPr>
          <w:b/>
          <w:bCs/>
        </w:rPr>
        <w:t>What it does not measure.</w:t>
      </w:r>
      <w:r>
        <w:t xml:space="preserve"> Whether the model accurately predicts how the person described by the persona would respond to novel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14:paraId="673DD458" w14:textId="77777777" w:rsidR="006B304D" w:rsidRDefault="00000000">
      <w:pPr>
        <w:pStyle w:val="BodyText"/>
      </w:pPr>
      <w:r>
        <w:rPr>
          <w:b/>
          <w:bCs/>
        </w:rPr>
        <w:t>Published best-number.</w:t>
      </w:r>
      <w:r>
        <w:t xml:space="preserve"> 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14:paraId="4A081035" w14:textId="77777777" w:rsidR="006B304D" w:rsidRDefault="00000000">
      <w:pPr>
        <w:pStyle w:val="BodyText"/>
      </w:pPr>
      <w:r>
        <w:rPr>
          <w:b/>
          <w:bCs/>
        </w:rPr>
        <w:t>Relationship to this paper’s test.</w:t>
      </w:r>
      <w:r>
        <w:t xml:space="preserve"> Both measure something that is sometimes called “personalization,” but the axes are different. PersonaGym is surface-presentation consistency; our battery is transfer of the subject’s interpretive patterns to unseen situations. Our rubric does not credit voice-matching alone (score 2: “generic, not subject-specific”); it requires capturing the behavioral pattern the subject exhibited in the held-out passage.</w:t>
      </w:r>
    </w:p>
    <w:p w14:paraId="32628BBC" w14:textId="77777777" w:rsidR="006B304D" w:rsidRDefault="00000000">
      <w:pPr>
        <w:pStyle w:val="Heading3"/>
      </w:pPr>
      <w:bookmarkStart w:id="1374" w:name="_Toc228182885"/>
      <w:bookmarkStart w:id="1375" w:name="sec-e-3"/>
      <w:bookmarkEnd w:id="1373"/>
      <w:r>
        <w:t>E.3 AlpsBench</w:t>
      </w:r>
      <w:bookmarkEnd w:id="1374"/>
    </w:p>
    <w:p w14:paraId="099773E8" w14:textId="77777777" w:rsidR="006B304D" w:rsidRDefault="00000000">
      <w:pPr>
        <w:pStyle w:val="FirstParagraph"/>
      </w:pPr>
      <w:r>
        <w:rPr>
          <w:b/>
          <w:bCs/>
        </w:rPr>
        <w:t>Reference.</w:t>
      </w:r>
      <w:r>
        <w:t xml:space="preserve"> Xiao et al., 2026, arXiv:2603.26680.</w:t>
      </w:r>
    </w:p>
    <w:p w14:paraId="12463F22" w14:textId="77777777" w:rsidR="006B304D" w:rsidRDefault="00000000">
      <w:pPr>
        <w:pStyle w:val="BodyText"/>
      </w:pPr>
      <w:r>
        <w:rPr>
          <w:b/>
          <w:bCs/>
        </w:rPr>
        <w:t>Task.</w:t>
      </w:r>
      <w:r>
        <w:t xml:space="preserve"> Evaluate whether explicit memory mechanisms improve preference-aligned and emotionally resonant responses in conversational settings.</w:t>
      </w:r>
    </w:p>
    <w:p w14:paraId="2BF0C981" w14:textId="77777777" w:rsidR="006B304D" w:rsidRDefault="00000000">
      <w:pPr>
        <w:pStyle w:val="BodyText"/>
      </w:pPr>
      <w:r>
        <w:rPr>
          <w:b/>
          <w:bCs/>
        </w:rPr>
        <w:t>Scoring.</w:t>
      </w:r>
      <w:r>
        <w:t xml:space="preserve"> Preference-alignment scoring and emotional-resonance scoring on conversational responses, both LLM-judged against reference targets derived from user preference data.</w:t>
      </w:r>
    </w:p>
    <w:p w14:paraId="4F6F1EA6" w14:textId="77777777" w:rsidR="006B304D" w:rsidRDefault="00000000">
      <w:pPr>
        <w:pStyle w:val="BodyText"/>
      </w:pPr>
      <w:r>
        <w:rPr>
          <w:b/>
          <w:bCs/>
        </w:rPr>
        <w:t>Training / test protocol.</w:t>
      </w:r>
      <w:r>
        <w:t xml:space="preserve"> A conversational agent is seeded with a user’s preference history (via an explicit memory mechanism, or as a baseline without one). The agent responds to new prompts. Responses are scored on preference-alignment and emotional-resonance metrics.</w:t>
      </w:r>
    </w:p>
    <w:p w14:paraId="74F79666" w14:textId="77777777" w:rsidR="006B304D" w:rsidRDefault="00000000">
      <w:pPr>
        <w:pStyle w:val="BodyText"/>
      </w:pPr>
      <w:r>
        <w:rPr>
          <w:b/>
          <w:bCs/>
        </w:rPr>
        <w:t>What it measures.</w:t>
      </w:r>
      <w:r>
        <w:t xml:space="preserve"> Whether explicit memory makes conversational responses more aligned with stated preferences and more emotionally appropriate.</w:t>
      </w:r>
    </w:p>
    <w:p w14:paraId="5951CDED" w14:textId="77777777" w:rsidR="006B304D" w:rsidRDefault="00000000">
      <w:pPr>
        <w:pStyle w:val="BodyText"/>
      </w:pPr>
      <w:r>
        <w:rPr>
          <w:b/>
          <w:bCs/>
        </w:rPr>
        <w:t>What it does not measure.</w:t>
      </w:r>
      <w:r>
        <w:t xml:space="preserve"> Whether memory mechanisms enable the model to predict the user’s behavior in unseen reasoning situations. Preference alignment and behavioral prediction are related but </w:t>
      </w:r>
      <w:r>
        <w:lastRenderedPageBreak/>
        <w:t>distinct: a system can match preferences on immediate response choices without having a representation of the user’s reasoning that transfers to situations the system has never seen.</w:t>
      </w:r>
    </w:p>
    <w:p w14:paraId="3255D524" w14:textId="77777777" w:rsidR="006B304D" w:rsidRDefault="00000000">
      <w:pPr>
        <w:pStyle w:val="BodyText"/>
      </w:pPr>
      <w:r>
        <w:rPr>
          <w:b/>
          <w:bCs/>
        </w:rPr>
        <w:t>Central finding.</w:t>
      </w:r>
      <w:r>
        <w:t xml:space="preserve"> 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14:paraId="21DE89F7" w14:textId="77777777" w:rsidR="006B304D" w:rsidRDefault="00000000">
      <w:pPr>
        <w:pStyle w:val="BodyText"/>
      </w:pPr>
      <w:r>
        <w:rPr>
          <w:b/>
          <w:bCs/>
        </w:rPr>
        <w:t>Relationship to this paper’s test.</w:t>
      </w:r>
      <w:r>
        <w:t xml:space="preserve"> Adjacent. Same motivating intuition (recall improvement does not transfer to downstream behavioral properties), different downstream property measured.</w:t>
      </w:r>
    </w:p>
    <w:p w14:paraId="715F91EF" w14:textId="77777777" w:rsidR="006B304D" w:rsidRDefault="00000000">
      <w:pPr>
        <w:pStyle w:val="Heading3"/>
      </w:pPr>
      <w:bookmarkStart w:id="1376" w:name="_Toc228182886"/>
      <w:bookmarkStart w:id="1377" w:name="sec-e-4"/>
      <w:bookmarkEnd w:id="1375"/>
      <w:r>
        <w:t>E.4 Twin-2K</w:t>
      </w:r>
      <w:bookmarkEnd w:id="1376"/>
    </w:p>
    <w:p w14:paraId="7A6E696B" w14:textId="77777777" w:rsidR="006B304D" w:rsidRDefault="00000000">
      <w:pPr>
        <w:pStyle w:val="FirstParagraph"/>
      </w:pPr>
      <w:r>
        <w:rPr>
          <w:b/>
          <w:bCs/>
        </w:rPr>
        <w:t>Reference.</w:t>
      </w:r>
      <w:r>
        <w:t xml:space="preserve"> Toubia et al., 2025, arXiv:2505.17479.</w:t>
      </w:r>
    </w:p>
    <w:p w14:paraId="78CF27C7" w14:textId="77777777" w:rsidR="006B304D" w:rsidRDefault="00000000">
      <w:pPr>
        <w:pStyle w:val="BodyText"/>
      </w:pPr>
      <w:r>
        <w:rPr>
          <w:b/>
          <w:bCs/>
        </w:rPr>
        <w:t>Task.</w:t>
      </w:r>
      <w:r>
        <w:t xml:space="preserve"> Behavioral prediction at scale. 2,058 participants each answered a large-scale survey, and the system predicts each participant’s responses on held-out survey items given a persona constructed from their other survey answers.</w:t>
      </w:r>
    </w:p>
    <w:p w14:paraId="3E35EB83" w14:textId="77777777" w:rsidR="006B304D" w:rsidRDefault="00000000">
      <w:pPr>
        <w:pStyle w:val="BodyText"/>
      </w:pPr>
      <w:r>
        <w:rPr>
          <w:b/>
          <w:bCs/>
        </w:rPr>
        <w:t>Scoring.</w:t>
      </w:r>
      <w:r>
        <w:t xml:space="preserve"> Distance metric on Likert-scale items (numeric distance between predicted response and actual response, aggregated per participant and per item).</w:t>
      </w:r>
    </w:p>
    <w:p w14:paraId="3598E1EC" w14:textId="77777777" w:rsidR="006B304D" w:rsidRDefault="00000000">
      <w:pPr>
        <w:pStyle w:val="BodyText"/>
      </w:pPr>
      <w:r>
        <w:rPr>
          <w:b/>
          <w:bCs/>
        </w:rPr>
        <w:t>Training / test protocol.</w:t>
      </w:r>
      <w:r>
        <w:t xml:space="preserve"> For each participant, a subset of survey answers is used to author a persona. The persona is served to a model as context. The model predicts the participant’s answer on the held-out survey items. Distance between predicted and actual response is the score.</w:t>
      </w:r>
    </w:p>
    <w:p w14:paraId="451FF2B3" w14:textId="77777777" w:rsidR="006B304D" w:rsidRDefault="00000000">
      <w:pPr>
        <w:pStyle w:val="BodyText"/>
      </w:pPr>
      <w:r>
        <w:rPr>
          <w:b/>
          <w:bCs/>
        </w:rPr>
        <w:t>What it measures.</w:t>
      </w:r>
      <w:r>
        <w:t xml:space="preserve"> Behavioral prediction on survey-response interpolation. Does a machine-readable transcript of one half of a participant’s survey predict the other half.</w:t>
      </w:r>
    </w:p>
    <w:p w14:paraId="75AEA04E" w14:textId="77777777" w:rsidR="006B304D" w:rsidRDefault="00000000">
      <w:pPr>
        <w:pStyle w:val="BodyText"/>
      </w:pPr>
      <w:r>
        <w:rPr>
          <w:b/>
          <w:bCs/>
        </w:rPr>
        <w:t>What it does not measure.</w:t>
      </w:r>
      <w:r>
        <w:t xml:space="preserve"> 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14:paraId="4748C406" w14:textId="77777777" w:rsidR="006B304D" w:rsidRDefault="00000000">
      <w:pPr>
        <w:pStyle w:val="BodyText"/>
      </w:pPr>
      <w:r>
        <w:rPr>
          <w:b/>
          <w:bCs/>
        </w:rPr>
        <w:t>Relationship to this paper’s test.</w:t>
      </w:r>
      <w:r>
        <w:t xml:space="preserve"> Closest prior work on the behavioral-prediction axis. Three structural differences remain load-bearing:</w:t>
      </w:r>
    </w:p>
    <w:p w14:paraId="4D950567" w14:textId="77777777" w:rsidR="006B304D" w:rsidRDefault="00000000">
      <w:pPr>
        <w:pStyle w:val="Compact"/>
        <w:numPr>
          <w:ilvl w:val="0"/>
          <w:numId w:val="35"/>
        </w:numPr>
      </w:pPr>
      <w:r>
        <w:rPr>
          <w:b/>
          <w:bCs/>
        </w:rPr>
        <w:t>Task format.</w:t>
      </w:r>
      <w:r>
        <w:t xml:space="preserve"> Twin-2K: Likert interpolation. This paper: open-ended behavioral prediction with free-text answers.</w:t>
      </w:r>
    </w:p>
    <w:p w14:paraId="68FD177C" w14:textId="77777777" w:rsidR="006B304D" w:rsidRDefault="00000000">
      <w:pPr>
        <w:pStyle w:val="Compact"/>
        <w:numPr>
          <w:ilvl w:val="0"/>
          <w:numId w:val="35"/>
        </w:numPr>
      </w:pPr>
      <w:r>
        <w:rPr>
          <w:b/>
          <w:bCs/>
        </w:rPr>
        <w:t>Persona construction.</w:t>
      </w:r>
      <w:r>
        <w:t xml:space="preserve"> 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14:paraId="507ACC6F" w14:textId="77777777" w:rsidR="006B304D" w:rsidRDefault="00000000">
      <w:pPr>
        <w:pStyle w:val="Compact"/>
        <w:numPr>
          <w:ilvl w:val="0"/>
          <w:numId w:val="35"/>
        </w:numPr>
      </w:pPr>
      <w:r>
        <w:rPr>
          <w:b/>
          <w:bCs/>
        </w:rPr>
        <w:t>Held-out distance.</w:t>
      </w:r>
      <w:r>
        <w:t xml:space="preserve"> Twin-2K: the held-out items are drawn from the same structured survey instrument. This paper: the held-out items are drawn from autobiographical text the representation has never seen, in a different form than the training half (different chapters, different situations).</w:t>
      </w:r>
    </w:p>
    <w:p w14:paraId="120196BE" w14:textId="77777777" w:rsidR="006B304D" w:rsidRDefault="00000000">
      <w:pPr>
        <w:pStyle w:val="FirstParagraph"/>
      </w:pPr>
      <w:r>
        <w:t>Twin-2K measures whether a model can interpolate a person’s survey distribution from other survey responses. Our battery measures whether a representation of how a person reasons transfers to novel situations the representation has never seen. Both are legitimate tests of behavioral prediction; neither is a substitute for the other.</w:t>
      </w:r>
    </w:p>
    <w:p w14:paraId="6200B763" w14:textId="77777777" w:rsidR="006B304D" w:rsidRDefault="00000000">
      <w:pPr>
        <w:pStyle w:val="BodyText"/>
      </w:pPr>
      <w:r>
        <w:lastRenderedPageBreak/>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w:t>
      </w:r>
      <w:hyperlink w:anchor="sec-2-3">
        <w:r w:rsidR="006B304D">
          <w:rPr>
            <w:rStyle w:val="Hyperlink"/>
          </w:rPr>
          <w:t>§2.3</w:t>
        </w:r>
      </w:hyperlink>
      <w:r>
        <w:t>).</w:t>
      </w:r>
    </w:p>
    <w:p w14:paraId="50882BED" w14:textId="77777777" w:rsidR="006B304D" w:rsidRDefault="00000000">
      <w:pPr>
        <w:pStyle w:val="BodyText"/>
      </w:pPr>
      <w:r>
        <w:rPr>
          <w:b/>
          <w:bCs/>
        </w:rPr>
        <w:t>Published best-number.</w:t>
      </w:r>
      <w:r>
        <w:t xml:space="preserve"> 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p w14:paraId="130A1092" w14:textId="77777777" w:rsidR="006B304D" w:rsidRDefault="00000000">
      <w:pPr>
        <w:pStyle w:val="Heading3"/>
      </w:pPr>
      <w:bookmarkStart w:id="1378" w:name="_Toc228182887"/>
      <w:bookmarkStart w:id="1379" w:name="sec-e-5"/>
      <w:bookmarkEnd w:id="1377"/>
      <w:r>
        <w:t>E.5 LoCoMo</w:t>
      </w:r>
      <w:bookmarkEnd w:id="1378"/>
    </w:p>
    <w:p w14:paraId="042A72FB" w14:textId="77777777" w:rsidR="006B304D" w:rsidRDefault="00000000">
      <w:pPr>
        <w:pStyle w:val="FirstParagraph"/>
      </w:pPr>
      <w:r>
        <w:rPr>
          <w:b/>
          <w:bCs/>
        </w:rPr>
        <w:t>Reference.</w:t>
      </w:r>
      <w:r>
        <w:t xml:space="preserve"> Maharana et al., ACL 2024, arXiv:2402.17753.</w:t>
      </w:r>
    </w:p>
    <w:p w14:paraId="6B89B4AA" w14:textId="77777777" w:rsidR="006B304D" w:rsidRDefault="00000000">
      <w:pPr>
        <w:pStyle w:val="BodyText"/>
      </w:pPr>
      <w:r>
        <w:rPr>
          <w:b/>
          <w:bCs/>
        </w:rPr>
        <w:t>Task.</w:t>
      </w:r>
      <w:r>
        <w:t xml:space="preserve"> Conversational memory quality over long multi-session dialogues.</w:t>
      </w:r>
    </w:p>
    <w:p w14:paraId="1CE4C16A" w14:textId="77777777" w:rsidR="006B304D" w:rsidRDefault="00000000">
      <w:pPr>
        <w:pStyle w:val="BodyText"/>
      </w:pPr>
      <w:r>
        <w:rPr>
          <w:b/>
          <w:bCs/>
        </w:rPr>
        <w:t>Scoring.</w:t>
      </w:r>
      <w:r>
        <w:t xml:space="preserve"> Fact-recall questions over ingested dialogue history. Similar scope to LongMemEval but focused on conversational-memory substrates specifically.</w:t>
      </w:r>
    </w:p>
    <w:p w14:paraId="0EDCC977" w14:textId="77777777" w:rsidR="006B304D" w:rsidRDefault="00000000">
      <w:pPr>
        <w:pStyle w:val="BodyText"/>
      </w:pPr>
      <w:r>
        <w:rPr>
          <w:b/>
          <w:bCs/>
        </w:rPr>
        <w:t>Training / test protocol.</w:t>
      </w:r>
      <w:r>
        <w:t xml:space="preserve"> A long multi-session conversation is ingested; the memory system is queried on specific facts from earlier sessions.</w:t>
      </w:r>
    </w:p>
    <w:p w14:paraId="4729986C" w14:textId="77777777" w:rsidR="006B304D" w:rsidRDefault="00000000">
      <w:pPr>
        <w:pStyle w:val="BodyText"/>
      </w:pPr>
      <w:r>
        <w:rPr>
          <w:b/>
          <w:bCs/>
        </w:rPr>
        <w:t>What it measures.</w:t>
      </w:r>
      <w:r>
        <w:t xml:space="preserve"> Long-dialogue recall accuracy.</w:t>
      </w:r>
    </w:p>
    <w:p w14:paraId="21C937EF" w14:textId="77777777" w:rsidR="006B304D" w:rsidRDefault="00000000">
      <w:pPr>
        <w:pStyle w:val="BodyText"/>
      </w:pPr>
      <w:r>
        <w:rPr>
          <w:b/>
          <w:bCs/>
        </w:rPr>
        <w:t>What it does not measure.</w:t>
      </w:r>
      <w:r>
        <w:t xml:space="preserve"> Behavioral reasoning. LoCoMo targets are literal recalls from session history.</w:t>
      </w:r>
    </w:p>
    <w:p w14:paraId="3F73975A" w14:textId="77777777" w:rsidR="006B304D" w:rsidRDefault="00000000">
      <w:pPr>
        <w:pStyle w:val="BodyText"/>
      </w:pPr>
      <w:r>
        <w:rPr>
          <w:b/>
          <w:bCs/>
        </w:rPr>
        <w:t>Published range.</w:t>
      </w:r>
      <w:r>
        <w:t xml:space="preserve"> LoCoMo paper baselines (Maharana et al., arXiv:2402.17753): GPT-4-turbo 32.1% overall, GPT-3.5-turbo 22.4%, GPT-3.5-turbo-16K 37.8%, best RAG configuration 41.4%; human performance 87.9%. Memory-system claims on LoCoMo, detailed in </w:t>
      </w:r>
      <w:hyperlink w:anchor="sec-2-1">
        <w:r w:rsidR="006B304D">
          <w:rPr>
            <w:rStyle w:val="Hyperlink"/>
          </w:rPr>
          <w:t>§2.1</w:t>
        </w:r>
      </w:hyperlink>
      <w:r>
        <w:t xml:space="preserve">: Mem0g variant 68.44 with GPT-4o-mini (peer-reviewed, Chhikara et al., arXiv:2504.19413); Mem0 production algorithm 91.6 self-reported with open-sourced evaluation harness; Letta 74.0 with GPT-4o-mini; earlier Zep claim of 84 publicly disputed by Mem0 (see </w:t>
      </w:r>
      <w:hyperlink w:anchor="sec-2-1">
        <w:r w:rsidR="006B304D">
          <w:rPr>
            <w:rStyle w:val="Hyperlink"/>
          </w:rPr>
          <w:t>§2.1</w:t>
        </w:r>
      </w:hyperlink>
      <w:r>
        <w:t xml:space="preserve"> dispute note). The methodology disagreement between vendors remains unresolved; </w:t>
      </w:r>
      <w:hyperlink w:anchor="sec-2-1">
        <w:r w:rsidR="006B304D">
          <w:rPr>
            <w:rStyle w:val="Hyperlink"/>
          </w:rPr>
          <w:t>§2.1</w:t>
        </w:r>
      </w:hyperlink>
      <w:r>
        <w:t xml:space="preserve"> treats these single-number comparisons with explicit caution.</w:t>
      </w:r>
    </w:p>
    <w:p w14:paraId="50823521" w14:textId="77777777" w:rsidR="006B304D" w:rsidRDefault="00000000">
      <w:pPr>
        <w:pStyle w:val="BodyText"/>
      </w:pPr>
      <w:r>
        <w:rPr>
          <w:b/>
          <w:bCs/>
        </w:rPr>
        <w:t>Relationship to this paper’s test.</w:t>
      </w:r>
      <w:r>
        <w:t xml:space="preserve"> The benchmark the four memory systems (Zep, Letta, Mem0, Supermemory) compete on. </w:t>
      </w:r>
      <w:hyperlink w:anchor="sec-2-1">
        <w:r w:rsidR="006B304D">
          <w:rPr>
            <w:rStyle w:val="Hyperlink"/>
          </w:rPr>
          <w:t>§2.1</w:t>
        </w:r>
      </w:hyperlink>
      <w:r>
        <w:t xml:space="preserve"> uses these results as context for the memory-system landscape. Our paper is orthogonal: we do not evaluate memory systems on LoCoMo; we evaluate their behavioral-prediction performance on held-out autobiographical passages with and without the Behavioral Specification added.</w:t>
      </w:r>
    </w:p>
    <w:p w14:paraId="2E3D203C" w14:textId="77777777" w:rsidR="006B304D" w:rsidRDefault="00000000">
      <w:pPr>
        <w:pStyle w:val="Heading3"/>
      </w:pPr>
      <w:bookmarkStart w:id="1380" w:name="_Toc228182888"/>
      <w:bookmarkStart w:id="1381" w:name="sec-e-6"/>
      <w:bookmarkEnd w:id="1379"/>
      <w:r>
        <w:t>E.6 MemOS and related systems-level benchmarks</w:t>
      </w:r>
      <w:bookmarkEnd w:id="1380"/>
    </w:p>
    <w:p w14:paraId="7A0A7130" w14:textId="77777777" w:rsidR="006B304D" w:rsidRDefault="00000000">
      <w:pPr>
        <w:pStyle w:val="FirstParagraph"/>
      </w:pPr>
      <w:r>
        <w:rPr>
          <w:b/>
          <w:bCs/>
        </w:rPr>
        <w:t>Reference.</w:t>
      </w:r>
      <w:r>
        <w:t xml:space="preserve"> Systems-level memory benchmarking literature, including MemOS and adjacent evaluations. See </w:t>
      </w:r>
      <w:hyperlink w:anchor="sec-2-1">
        <w:r w:rsidR="006B304D">
          <w:rPr>
            <w:rStyle w:val="Hyperlink"/>
          </w:rPr>
          <w:t>§2.1</w:t>
        </w:r>
      </w:hyperlink>
      <w:r>
        <w:t xml:space="preserve"> for the memory-systems landscape.</w:t>
      </w:r>
    </w:p>
    <w:p w14:paraId="7DA54501" w14:textId="77777777" w:rsidR="006B304D" w:rsidRDefault="00000000">
      <w:pPr>
        <w:pStyle w:val="BodyText"/>
      </w:pPr>
      <w:r>
        <w:rPr>
          <w:b/>
          <w:bCs/>
        </w:rPr>
        <w:t>Task.</w:t>
      </w:r>
      <w:r>
        <w:t xml:space="preserve"> Evaluate memory-layer infrastructure choices (storage substrate, retrieval algorithm, consistency properties) rather than memory-quality outcomes.</w:t>
      </w:r>
    </w:p>
    <w:p w14:paraId="48554042" w14:textId="77777777" w:rsidR="006B304D" w:rsidRDefault="00000000">
      <w:pPr>
        <w:pStyle w:val="BodyText"/>
      </w:pPr>
      <w:r>
        <w:rPr>
          <w:b/>
          <w:bCs/>
        </w:rPr>
        <w:t>Scoring.</w:t>
      </w:r>
      <w:r>
        <w:t xml:space="preserve"> Varies. Typically: retrieval latency, throughput, consistency guarantees, scalability benchmarks.</w:t>
      </w:r>
    </w:p>
    <w:p w14:paraId="098EF86D" w14:textId="77777777" w:rsidR="006B304D" w:rsidRDefault="00000000">
      <w:pPr>
        <w:pStyle w:val="BodyText"/>
      </w:pPr>
      <w:r>
        <w:rPr>
          <w:b/>
          <w:bCs/>
        </w:rPr>
        <w:t>What it measures.</w:t>
      </w:r>
      <w:r>
        <w:t xml:space="preserve"> Infrastructure properties.</w:t>
      </w:r>
    </w:p>
    <w:p w14:paraId="4CDD15E9" w14:textId="77777777" w:rsidR="006B304D" w:rsidRDefault="00000000">
      <w:pPr>
        <w:pStyle w:val="BodyText"/>
      </w:pPr>
      <w:r>
        <w:rPr>
          <w:b/>
          <w:bCs/>
        </w:rPr>
        <w:lastRenderedPageBreak/>
        <w:t>What it does not measure.</w:t>
      </w:r>
      <w:r>
        <w:t xml:space="preserve"> Representational accuracy, persona fidelity, or preference alignment. Systems-level benchmarks do not evaluate the quality of the representation the memory layer produces; they evaluate the mechanics of how that representation is stored and served.</w:t>
      </w:r>
    </w:p>
    <w:p w14:paraId="589E5AD8" w14:textId="77777777" w:rsidR="006B304D" w:rsidRDefault="00000000">
      <w:pPr>
        <w:pStyle w:val="BodyText"/>
      </w:pPr>
      <w:r>
        <w:rPr>
          <w:b/>
          <w:bCs/>
        </w:rPr>
        <w:t>Relationship to this paper’s test.</w:t>
      </w:r>
      <w:r>
        <w:t xml:space="preserve"> Different layer of the stack. Our paper evaluates what gets stored and why; systems-level benchmarks evaluate how well it is stored and served. Both matter for deployed personal-AI systems. The specification and the memory-layer infrastructure compose: our </w:t>
      </w:r>
      <w:hyperlink w:anchor="sec-4-4">
        <w:r w:rsidR="006B304D">
          <w:rPr>
            <w:rStyle w:val="Hyperlink"/>
          </w:rPr>
          <w:t>§4.4</w:t>
        </w:r>
      </w:hyperlink>
      <w:r>
        <w:t xml:space="preserve"> Mem0 / Letta / Zep / Supermemory / Base Layer results show the specification adding on top of each infrastructure choice, not replacing it.</w:t>
      </w:r>
    </w:p>
    <w:p w14:paraId="4E0FEA15" w14:textId="77777777" w:rsidR="006B304D" w:rsidRDefault="00000000">
      <w:pPr>
        <w:pStyle w:val="Heading3"/>
      </w:pPr>
      <w:bookmarkStart w:id="1382" w:name="_Toc228182889"/>
      <w:bookmarkStart w:id="1383" w:name="sec-e-7"/>
      <w:bookmarkEnd w:id="1381"/>
      <w:r>
        <w:t>E.7 What no prior benchmark measures</w:t>
      </w:r>
      <w:bookmarkEnd w:id="1382"/>
    </w:p>
    <w:p w14:paraId="53940AC2" w14:textId="77777777" w:rsidR="006B304D" w:rsidRDefault="00000000">
      <w:pPr>
        <w:pStyle w:val="FirstParagraph"/>
      </w:pPr>
      <w:r>
        <w:t>Pulling the per-benchmark analysis together, the axis that representational accuracy sits on is not covered by any prior benchmark:</w:t>
      </w:r>
    </w:p>
    <w:p w14:paraId="716D9A3A" w14:textId="77777777" w:rsidR="006B304D" w:rsidRDefault="00000000">
      <w:pPr>
        <w:pStyle w:val="Compact"/>
        <w:numPr>
          <w:ilvl w:val="0"/>
          <w:numId w:val="36"/>
        </w:numPr>
      </w:pPr>
      <w:r>
        <w:rPr>
          <w:b/>
          <w:bCs/>
        </w:rPr>
        <w:t>Test data the system has not seen.</w:t>
      </w:r>
      <w:r>
        <w:t xml:space="preserve"> LongMemEval, PersonaGym, and LoCoMo target content the system has ingested. Twin-2K’s held-out items are drawn from the same structured instrument. Our battery’s held-out passages are from unseen chapters in a different narrative register than the training half.</w:t>
      </w:r>
    </w:p>
    <w:p w14:paraId="14C2968A" w14:textId="77777777" w:rsidR="006B304D" w:rsidRDefault="00000000">
      <w:pPr>
        <w:pStyle w:val="Compact"/>
        <w:numPr>
          <w:ilvl w:val="0"/>
          <w:numId w:val="36"/>
        </w:numPr>
      </w:pPr>
      <w:r>
        <w:rPr>
          <w:b/>
          <w:bCs/>
        </w:rPr>
        <w:t>Open-ended behavioral prediction rather than structured-format scoring.</w:t>
      </w:r>
      <w:r>
        <w:t xml:space="preserve"> Twin-2K is the closest comparison; it is Likert-format rather than open-ended.</w:t>
      </w:r>
    </w:p>
    <w:p w14:paraId="0815DC2A" w14:textId="77777777" w:rsidR="006B304D" w:rsidRDefault="00000000">
      <w:pPr>
        <w:pStyle w:val="Compact"/>
        <w:numPr>
          <w:ilvl w:val="0"/>
          <w:numId w:val="36"/>
        </w:numPr>
      </w:pPr>
      <w:r>
        <w:rPr>
          <w:b/>
          <w:bCs/>
        </w:rPr>
        <w:t>Representation of how a person reasons, not what they said or prefer.</w:t>
      </w:r>
      <w:r>
        <w:t xml:space="preserve"> PersonaGym tests voice consistency; AlpsBench tests preference alignment; LongMemEval / LoCoMo tests fact recall. None tests transfer of interpretive patterns.</w:t>
      </w:r>
    </w:p>
    <w:p w14:paraId="49ABFB4B" w14:textId="77777777" w:rsidR="006B304D" w:rsidRDefault="00000000">
      <w:pPr>
        <w:pStyle w:val="FirstParagraph"/>
      </w:pPr>
      <w:r>
        <w:t>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14:paraId="65D44363" w14:textId="77777777" w:rsidR="006B304D" w:rsidRDefault="00000000">
      <w:r>
        <w:pict w14:anchorId="4D79A5F0">
          <v:rect id="_x0000_i1441" style="width:0;height:1.5pt" o:hralign="center" o:hrstd="t" o:hr="t"/>
        </w:pict>
      </w:r>
    </w:p>
    <w:p w14:paraId="1B2A1053" w14:textId="77777777" w:rsidR="006B304D" w:rsidRDefault="00000000">
      <w:pPr>
        <w:pStyle w:val="Heading2"/>
      </w:pPr>
      <w:bookmarkStart w:id="1384" w:name="_Toc228182890"/>
      <w:bookmarkStart w:id="1385" w:name="X9933fbbbe45a51116a815ba6d1e8e553a37312e"/>
      <w:bookmarkEnd w:id="1369"/>
      <w:bookmarkEnd w:id="1383"/>
      <w:r>
        <w:t>Appendix F. Letta Stateful-Agent: Exploratory Case Study (full)</w:t>
      </w:r>
      <w:bookmarkEnd w:id="1384"/>
    </w:p>
    <w:p w14:paraId="37C0EE16" w14:textId="77777777" w:rsidR="006B304D" w:rsidRDefault="00000000">
      <w:pPr>
        <w:pStyle w:val="FirstParagraph"/>
      </w:pPr>
      <w:r>
        <w:rPr>
          <w:i/>
          <w:iCs/>
        </w:rPr>
        <w:t xml:space="preserve">Body summary in </w:t>
      </w:r>
      <w:hyperlink w:anchor="sec-4-5">
        <w:r w:rsidR="006B304D">
          <w:rPr>
            <w:rStyle w:val="Hyperlink"/>
            <w:i/>
            <w:iCs/>
          </w:rPr>
          <w:t>§4.5</w:t>
        </w:r>
      </w:hyperlink>
      <w:r>
        <w:rPr>
          <w:i/>
          <w:iCs/>
        </w:rPr>
        <w:t xml:space="preserve">. This appendix retains the full method, per-subject results, robustness checks, content analysis, and caveats from the original </w:t>
      </w:r>
      <w:hyperlink w:anchor="sec-4-5">
        <w:r w:rsidR="006B304D">
          <w:rPr>
            <w:rStyle w:val="Hyperlink"/>
            <w:i/>
            <w:iCs/>
          </w:rPr>
          <w:t>§4.5</w:t>
        </w:r>
      </w:hyperlink>
      <w:r>
        <w:rPr>
          <w:i/>
          <w:iCs/>
        </w:rPr>
        <w:t xml:space="preserve"> in v9 / earlier drafts of v10.</w:t>
      </w:r>
    </w:p>
    <w:p w14:paraId="7F7A82BA" w14:textId="77777777" w:rsidR="006B304D" w:rsidRDefault="00000000">
      <w:pPr>
        <w:pStyle w:val="BodyText"/>
      </w:pPr>
      <w:r>
        <w:rPr>
          <w:b/>
          <w:bCs/>
        </w:rPr>
        <w:t>This section is a post-hoc exploration, not a replication or a headline finding.</w:t>
      </w:r>
      <w:r>
        <w:t xml:space="preserve"> 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14:paraId="19F61761" w14:textId="77777777" w:rsidR="006B304D" w:rsidRDefault="00000000">
      <w:pPr>
        <w:pStyle w:val="BlockText"/>
      </w:pPr>
      <w:r>
        <w:rPr>
          <w:b/>
          <w:bCs/>
        </w:rPr>
        <w:t>Headline result on the small sample tested (5-judge primary):</w:t>
      </w:r>
      <w:r>
        <w:t xml:space="preserve"> Letta’s self-edited memory block scores higher than Base Layer’s compressed-brief variant on all 3 subjects at matched response model —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the two smaller corpora and narrows at Babur. Multi-subject replication is flagged as the highest-priority external falsification (</w:t>
      </w:r>
      <w:hyperlink w:anchor="sec-7-5">
        <w:r w:rsidR="006B304D">
          <w:rPr>
            <w:rStyle w:val="Hyperlink"/>
          </w:rPr>
          <w:t>§7.5</w:t>
        </w:r>
      </w:hyperlink>
      <w:r>
        <w:t>).</w:t>
      </w:r>
    </w:p>
    <w:p w14:paraId="10EB96D1" w14:textId="77777777" w:rsidR="006B304D" w:rsidRDefault="00000000">
      <w:pPr>
        <w:pStyle w:val="FirstParagraph"/>
      </w:pPr>
      <w:r>
        <w:t xml:space="preserve">Letta is the one commercial memory system in the study whose architecture supports an alternative to retrieval at query time. Alongside the archival retrieval path tested in </w:t>
      </w:r>
      <w:hyperlink w:anchor="sec-4-4">
        <w:r w:rsidR="006B304D">
          <w:rPr>
            <w:rStyle w:val="Hyperlink"/>
          </w:rPr>
          <w:t>§4.4</w:t>
        </w:r>
      </w:hyperlink>
      <w:r>
        <w:t xml:space="preserve">, Letta agents maintain a persistent memory block that the agent itself rewrites during ingestion. This is the stateful-agent design from the original MemGPT paper. It is architecturally distinct from retrieval-based memory: the </w:t>
      </w:r>
      <w:r>
        <w:lastRenderedPageBreak/>
        <w:t xml:space="preserve">representation is authored by the agent over the course of reading the source corpus, rather than chunked and indexed for later retrieval. </w:t>
      </w:r>
      <w:hyperlink w:anchor="sec-4-5">
        <w:r w:rsidR="006B304D">
          <w:rPr>
            <w:rStyle w:val="Hyperlink"/>
          </w:rPr>
          <w:t>§4.5</w:t>
        </w:r>
      </w:hyperlink>
      <w:r>
        <w:t xml:space="preserve"> 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 </w:t>
      </w:r>
      <w:hyperlink w:anchor="sec-7-5">
        <w:r w:rsidR="006B304D">
          <w:rPr>
            <w:rStyle w:val="Hyperlink"/>
          </w:rPr>
          <w:t>§7.5</w:t>
        </w:r>
      </w:hyperlink>
      <w:r>
        <w:t>.</w:t>
      </w:r>
    </w:p>
    <w:p w14:paraId="39059AB4" w14:textId="77777777" w:rsidR="006B304D" w:rsidRDefault="00000000">
      <w:r>
        <w:pict w14:anchorId="4EDFB583">
          <v:rect id="_x0000_i1442" style="width:0;height:1.5pt" o:hralign="center" o:hrstd="t" o:hr="t"/>
        </w:pict>
      </w:r>
    </w:p>
    <w:p w14:paraId="270CCFDF" w14:textId="77777777" w:rsidR="006B304D" w:rsidRDefault="00000000">
      <w:pPr>
        <w:pStyle w:val="FirstParagraph"/>
      </w:pPr>
      <w:r>
        <w:rPr>
          <w:b/>
          <w:bCs/>
        </w:rPr>
        <w:t>Test design.</w:t>
      </w:r>
      <w:r>
        <w:t xml:space="preserve"> 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w="5000" w:type="pct"/>
        <w:tblLayout w:type="fixed"/>
        <w:tblLook w:val="0020" w:firstRow="1" w:lastRow="0" w:firstColumn="0" w:lastColumn="0" w:noHBand="0" w:noVBand="0"/>
      </w:tblPr>
      <w:tblGrid>
        <w:gridCol w:w="2052"/>
        <w:gridCol w:w="2052"/>
        <w:gridCol w:w="2736"/>
        <w:gridCol w:w="2736"/>
      </w:tblGrid>
      <w:tr w:rsidR="006B304D" w14:paraId="16D8FD58"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697" w:type="dxa"/>
          </w:tcPr>
          <w:p w14:paraId="318F67BE" w14:textId="77777777" w:rsidR="006B304D" w:rsidRDefault="00000000">
            <w:pPr>
              <w:pStyle w:val="Compact"/>
            </w:pPr>
            <w:r>
              <w:t>Subject</w:t>
            </w:r>
          </w:p>
        </w:tc>
        <w:tc>
          <w:tcPr>
            <w:tcW w:w="1697" w:type="dxa"/>
          </w:tcPr>
          <w:p w14:paraId="658BB3AC" w14:textId="77777777" w:rsidR="006B304D" w:rsidRDefault="00000000">
            <w:pPr>
              <w:pStyle w:val="Compact"/>
            </w:pPr>
            <w:r>
              <w:t>Source corpus</w:t>
            </w:r>
          </w:p>
        </w:tc>
        <w:tc>
          <w:tcPr>
            <w:tcW w:w="2262" w:type="dxa"/>
          </w:tcPr>
          <w:p w14:paraId="3B78AA8C" w14:textId="77777777" w:rsidR="006B304D" w:rsidRDefault="00000000">
            <w:pPr>
              <w:pStyle w:val="Compact"/>
              <w:jc w:val="right"/>
            </w:pPr>
            <w:r>
              <w:t>Corpus size (words)</w:t>
            </w:r>
          </w:p>
        </w:tc>
        <w:tc>
          <w:tcPr>
            <w:tcW w:w="2262" w:type="dxa"/>
          </w:tcPr>
          <w:p w14:paraId="1F338744" w14:textId="77777777" w:rsidR="006B304D" w:rsidRDefault="00000000">
            <w:pPr>
              <w:pStyle w:val="Compact"/>
              <w:jc w:val="right"/>
            </w:pPr>
            <w:r>
              <w:t>Letta block size (chars)</w:t>
            </w:r>
          </w:p>
        </w:tc>
      </w:tr>
      <w:tr w:rsidR="006B304D" w14:paraId="069A8FE9" w14:textId="77777777">
        <w:tc>
          <w:tcPr>
            <w:tcW w:w="1697" w:type="dxa"/>
          </w:tcPr>
          <w:p w14:paraId="1D7BD0F1" w14:textId="77777777" w:rsidR="006B304D" w:rsidRDefault="00000000">
            <w:pPr>
              <w:pStyle w:val="Compact"/>
            </w:pPr>
            <w:r>
              <w:t>Hamerton</w:t>
            </w:r>
          </w:p>
        </w:tc>
        <w:tc>
          <w:tcPr>
            <w:tcW w:w="1697" w:type="dxa"/>
          </w:tcPr>
          <w:p w14:paraId="320B7B54" w14:textId="77777777" w:rsidR="006B304D" w:rsidRDefault="00000000">
            <w:pPr>
              <w:pStyle w:val="Compact"/>
            </w:pPr>
            <w:r>
              <w:t xml:space="preserve">Philip Gilbert Hamerton, </w:t>
            </w:r>
            <w:r>
              <w:rPr>
                <w:i/>
                <w:iCs/>
              </w:rPr>
              <w:t>An Autobiography</w:t>
            </w:r>
            <w:r>
              <w:t xml:space="preserve"> (training half)</w:t>
            </w:r>
          </w:p>
        </w:tc>
        <w:tc>
          <w:tcPr>
            <w:tcW w:w="2262" w:type="dxa"/>
          </w:tcPr>
          <w:p w14:paraId="7D870DD1" w14:textId="77777777" w:rsidR="006B304D" w:rsidRDefault="00000000">
            <w:pPr>
              <w:pStyle w:val="Compact"/>
              <w:jc w:val="right"/>
            </w:pPr>
            <w:r>
              <w:t>25,231</w:t>
            </w:r>
          </w:p>
        </w:tc>
        <w:tc>
          <w:tcPr>
            <w:tcW w:w="2262" w:type="dxa"/>
          </w:tcPr>
          <w:p w14:paraId="412A15FE" w14:textId="77777777" w:rsidR="006B304D" w:rsidRDefault="00000000">
            <w:pPr>
              <w:pStyle w:val="Compact"/>
              <w:jc w:val="right"/>
            </w:pPr>
            <w:r>
              <w:t>22,472</w:t>
            </w:r>
          </w:p>
        </w:tc>
      </w:tr>
      <w:tr w:rsidR="006B304D" w14:paraId="6B252EC1" w14:textId="77777777">
        <w:tc>
          <w:tcPr>
            <w:tcW w:w="1697" w:type="dxa"/>
          </w:tcPr>
          <w:p w14:paraId="728FA0ED" w14:textId="77777777" w:rsidR="006B304D" w:rsidRDefault="00000000">
            <w:pPr>
              <w:pStyle w:val="Compact"/>
            </w:pPr>
            <w:r>
              <w:t>Ebers</w:t>
            </w:r>
          </w:p>
        </w:tc>
        <w:tc>
          <w:tcPr>
            <w:tcW w:w="1697" w:type="dxa"/>
          </w:tcPr>
          <w:p w14:paraId="0B1DA8A6" w14:textId="77777777" w:rsidR="006B304D" w:rsidRDefault="00000000">
            <w:pPr>
              <w:pStyle w:val="Compact"/>
            </w:pPr>
            <w:r>
              <w:t xml:space="preserve">Georg Ebers, </w:t>
            </w:r>
            <w:r>
              <w:rPr>
                <w:i/>
                <w:iCs/>
              </w:rPr>
              <w:t>The Story of My Life</w:t>
            </w:r>
            <w:r>
              <w:t xml:space="preserve"> (training half)</w:t>
            </w:r>
          </w:p>
        </w:tc>
        <w:tc>
          <w:tcPr>
            <w:tcW w:w="2262" w:type="dxa"/>
          </w:tcPr>
          <w:p w14:paraId="0BDBA839" w14:textId="77777777" w:rsidR="006B304D" w:rsidRDefault="00000000">
            <w:pPr>
              <w:pStyle w:val="Compact"/>
              <w:jc w:val="right"/>
            </w:pPr>
            <w:r>
              <w:t>48,161</w:t>
            </w:r>
          </w:p>
        </w:tc>
        <w:tc>
          <w:tcPr>
            <w:tcW w:w="2262" w:type="dxa"/>
          </w:tcPr>
          <w:p w14:paraId="04D143DD" w14:textId="77777777" w:rsidR="006B304D" w:rsidRDefault="00000000">
            <w:pPr>
              <w:pStyle w:val="Compact"/>
              <w:jc w:val="right"/>
            </w:pPr>
            <w:r>
              <w:t>68,413</w:t>
            </w:r>
          </w:p>
        </w:tc>
      </w:tr>
      <w:tr w:rsidR="006B304D" w14:paraId="36C96E74" w14:textId="77777777">
        <w:tc>
          <w:tcPr>
            <w:tcW w:w="1697" w:type="dxa"/>
          </w:tcPr>
          <w:p w14:paraId="0C7F882B" w14:textId="77777777" w:rsidR="006B304D" w:rsidRDefault="00000000">
            <w:pPr>
              <w:pStyle w:val="Compact"/>
            </w:pPr>
            <w:r>
              <w:t>Babur</w:t>
            </w:r>
          </w:p>
        </w:tc>
        <w:tc>
          <w:tcPr>
            <w:tcW w:w="1697" w:type="dxa"/>
          </w:tcPr>
          <w:p w14:paraId="13979C63" w14:textId="77777777" w:rsidR="006B304D" w:rsidRDefault="00000000">
            <w:pPr>
              <w:pStyle w:val="Compact"/>
            </w:pPr>
            <w:r>
              <w:t xml:space="preserve">Babur, </w:t>
            </w:r>
            <w:r>
              <w:rPr>
                <w:i/>
                <w:iCs/>
              </w:rPr>
              <w:t>Babur-nama</w:t>
            </w:r>
            <w:r>
              <w:t xml:space="preserve"> (training half)</w:t>
            </w:r>
          </w:p>
        </w:tc>
        <w:tc>
          <w:tcPr>
            <w:tcW w:w="2262" w:type="dxa"/>
          </w:tcPr>
          <w:p w14:paraId="3A572F5F" w14:textId="77777777" w:rsidR="006B304D" w:rsidRDefault="00000000">
            <w:pPr>
              <w:pStyle w:val="Compact"/>
              <w:jc w:val="right"/>
            </w:pPr>
            <w:r>
              <w:t>222,742</w:t>
            </w:r>
          </w:p>
        </w:tc>
        <w:tc>
          <w:tcPr>
            <w:tcW w:w="2262" w:type="dxa"/>
          </w:tcPr>
          <w:p w14:paraId="3DC12C33" w14:textId="77777777" w:rsidR="006B304D" w:rsidRDefault="00000000">
            <w:pPr>
              <w:pStyle w:val="Compact"/>
              <w:jc w:val="right"/>
            </w:pPr>
            <w:r>
              <w:t>335,349</w:t>
            </w:r>
          </w:p>
        </w:tc>
      </w:tr>
    </w:tbl>
    <w:p w14:paraId="689F2E62" w14:textId="77777777" w:rsidR="006B304D" w:rsidRDefault="00000000">
      <w:pPr>
        <w:pStyle w:val="BodyText"/>
      </w:pPr>
      <w:r>
        <w:t>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14:paraId="3DC34210" w14:textId="77777777" w:rsidR="006B304D" w:rsidRDefault="00000000">
      <w:r>
        <w:pict w14:anchorId="77434DCF">
          <v:rect id="_x0000_i1443" style="width:0;height:1.5pt" o:hralign="center" o:hrstd="t" o:hr="t"/>
        </w:pict>
      </w:r>
    </w:p>
    <w:p w14:paraId="06CA3F33" w14:textId="77777777" w:rsidR="006B304D" w:rsidRDefault="00000000">
      <w:pPr>
        <w:pStyle w:val="FirstParagraph"/>
      </w:pPr>
      <w:r>
        <w:rPr>
          <w:b/>
          <w:bCs/>
        </w:rPr>
        <w:t>Methodological note on the Base Layer condition served here.</w:t>
      </w:r>
      <w:r>
        <w:t xml:space="preserve"> The Base Layer side of this matched-rerun loaded the unified brief variant (a ~7K-character synthesized document served as a single artifact) rather than the full layered stack (anchors + core + predictions + brief) that </w:t>
      </w:r>
      <w:hyperlink w:anchor="sec-4-4">
        <w:r w:rsidR="006B304D">
          <w:rPr>
            <w:rStyle w:val="Hyperlink"/>
          </w:rPr>
          <w:t>§4.4</w:t>
        </w:r>
      </w:hyperlink>
      <w:r>
        <w:t>’s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14:paraId="17E743C6" w14:textId="77777777" w:rsidR="006B304D" w:rsidRDefault="00000000">
      <w:pPr>
        <w:pStyle w:val="BodyText"/>
      </w:pPr>
      <w:r>
        <w:rPr>
          <w:b/>
          <w:bCs/>
        </w:rPr>
        <w:t>Result (5-judge primary: Haiku, Sonnet, Opus, GPT-4o, GPT-5.4).</w:t>
      </w:r>
    </w:p>
    <w:tbl>
      <w:tblPr>
        <w:tblStyle w:val="Table"/>
        <w:tblW w:w="5000" w:type="pct"/>
        <w:tblLayout w:type="fixed"/>
        <w:tblLook w:val="0020" w:firstRow="1" w:lastRow="0" w:firstColumn="0" w:lastColumn="0" w:noHBand="0" w:noVBand="0"/>
      </w:tblPr>
      <w:tblGrid>
        <w:gridCol w:w="1914"/>
        <w:gridCol w:w="2554"/>
        <w:gridCol w:w="2554"/>
        <w:gridCol w:w="2554"/>
      </w:tblGrid>
      <w:tr w:rsidR="006B304D" w14:paraId="402CE4FC" w14:textId="77777777" w:rsidTr="006B304D">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1FB7E8" w14:textId="77777777" w:rsidR="006B304D" w:rsidRDefault="00000000">
            <w:pPr>
              <w:pStyle w:val="Compact"/>
            </w:pPr>
            <w:r>
              <w:t>Subject</w:t>
            </w:r>
          </w:p>
        </w:tc>
        <w:tc>
          <w:tcPr>
            <w:tcW w:w="2112" w:type="dxa"/>
          </w:tcPr>
          <w:p w14:paraId="41DF02DE" w14:textId="77777777" w:rsidR="006B304D" w:rsidRDefault="00000000">
            <w:pPr>
              <w:pStyle w:val="Compact"/>
              <w:jc w:val="right"/>
            </w:pPr>
            <w:r>
              <w:t>Letta block → Haiku</w:t>
            </w:r>
          </w:p>
        </w:tc>
        <w:tc>
          <w:tcPr>
            <w:tcW w:w="2112" w:type="dxa"/>
          </w:tcPr>
          <w:p w14:paraId="237DD258" w14:textId="77777777" w:rsidR="006B304D" w:rsidRDefault="00000000">
            <w:pPr>
              <w:pStyle w:val="Compact"/>
              <w:jc w:val="right"/>
            </w:pPr>
            <w:r>
              <w:t>BL unified brief → Haiku</w:t>
            </w:r>
          </w:p>
        </w:tc>
        <w:tc>
          <w:tcPr>
            <w:tcW w:w="2112" w:type="dxa"/>
          </w:tcPr>
          <w:p w14:paraId="2CFB4FB0" w14:textId="77777777" w:rsidR="006B304D" w:rsidRDefault="00000000">
            <w:pPr>
              <w:pStyle w:val="Compact"/>
              <w:jc w:val="right"/>
            </w:pPr>
            <w:r>
              <w:t>Δ (Letta − BL)</w:t>
            </w:r>
          </w:p>
        </w:tc>
      </w:tr>
      <w:tr w:rsidR="006B304D" w14:paraId="518C1EF7" w14:textId="77777777">
        <w:tc>
          <w:tcPr>
            <w:tcW w:w="1584" w:type="dxa"/>
          </w:tcPr>
          <w:p w14:paraId="15596D6B" w14:textId="77777777" w:rsidR="006B304D" w:rsidRDefault="00000000">
            <w:pPr>
              <w:pStyle w:val="Compact"/>
            </w:pPr>
            <w:r>
              <w:t>Hamerton</w:t>
            </w:r>
          </w:p>
        </w:tc>
        <w:tc>
          <w:tcPr>
            <w:tcW w:w="2112" w:type="dxa"/>
          </w:tcPr>
          <w:p w14:paraId="22C75B7E" w14:textId="77777777" w:rsidR="006B304D" w:rsidRDefault="00000000">
            <w:pPr>
              <w:pStyle w:val="Compact"/>
              <w:jc w:val="right"/>
            </w:pPr>
            <w:r>
              <w:t>3.10</w:t>
            </w:r>
          </w:p>
        </w:tc>
        <w:tc>
          <w:tcPr>
            <w:tcW w:w="2112" w:type="dxa"/>
          </w:tcPr>
          <w:p w14:paraId="550DBE66" w14:textId="77777777" w:rsidR="006B304D" w:rsidRDefault="00000000">
            <w:pPr>
              <w:pStyle w:val="Compact"/>
              <w:jc w:val="right"/>
            </w:pPr>
            <w:r>
              <w:t>2.96</w:t>
            </w:r>
          </w:p>
        </w:tc>
        <w:tc>
          <w:tcPr>
            <w:tcW w:w="2112" w:type="dxa"/>
          </w:tcPr>
          <w:p w14:paraId="0B4E2FCA" w14:textId="77777777" w:rsidR="006B304D" w:rsidRDefault="00000000">
            <w:pPr>
              <w:pStyle w:val="Compact"/>
              <w:jc w:val="right"/>
            </w:pPr>
            <w:r>
              <w:rPr>
                <w:b/>
                <w:bCs/>
              </w:rPr>
              <w:t>+0.14</w:t>
            </w:r>
          </w:p>
        </w:tc>
      </w:tr>
      <w:tr w:rsidR="006B304D" w14:paraId="3E1D24D2" w14:textId="77777777">
        <w:tc>
          <w:tcPr>
            <w:tcW w:w="1584" w:type="dxa"/>
          </w:tcPr>
          <w:p w14:paraId="078CC79F" w14:textId="77777777" w:rsidR="006B304D" w:rsidRDefault="00000000">
            <w:pPr>
              <w:pStyle w:val="Compact"/>
            </w:pPr>
            <w:r>
              <w:t>Ebers</w:t>
            </w:r>
          </w:p>
        </w:tc>
        <w:tc>
          <w:tcPr>
            <w:tcW w:w="2112" w:type="dxa"/>
          </w:tcPr>
          <w:p w14:paraId="3ED2C2BA" w14:textId="77777777" w:rsidR="006B304D" w:rsidRDefault="00000000">
            <w:pPr>
              <w:pStyle w:val="Compact"/>
              <w:jc w:val="right"/>
            </w:pPr>
            <w:r>
              <w:t>2.76</w:t>
            </w:r>
          </w:p>
        </w:tc>
        <w:tc>
          <w:tcPr>
            <w:tcW w:w="2112" w:type="dxa"/>
          </w:tcPr>
          <w:p w14:paraId="36853A9A" w14:textId="77777777" w:rsidR="006B304D" w:rsidRDefault="00000000">
            <w:pPr>
              <w:pStyle w:val="Compact"/>
              <w:jc w:val="right"/>
            </w:pPr>
            <w:r>
              <w:t>1.72</w:t>
            </w:r>
          </w:p>
        </w:tc>
        <w:tc>
          <w:tcPr>
            <w:tcW w:w="2112" w:type="dxa"/>
          </w:tcPr>
          <w:p w14:paraId="30260867" w14:textId="77777777" w:rsidR="006B304D" w:rsidRDefault="00000000">
            <w:pPr>
              <w:pStyle w:val="Compact"/>
              <w:jc w:val="right"/>
            </w:pPr>
            <w:r>
              <w:rPr>
                <w:b/>
                <w:bCs/>
              </w:rPr>
              <w:t>+1.05</w:t>
            </w:r>
          </w:p>
        </w:tc>
      </w:tr>
      <w:tr w:rsidR="006B304D" w14:paraId="07620E88" w14:textId="77777777">
        <w:tc>
          <w:tcPr>
            <w:tcW w:w="1584" w:type="dxa"/>
          </w:tcPr>
          <w:p w14:paraId="7F1A581D" w14:textId="77777777" w:rsidR="006B304D" w:rsidRDefault="00000000">
            <w:pPr>
              <w:pStyle w:val="Compact"/>
            </w:pPr>
            <w:r>
              <w:t>Babur</w:t>
            </w:r>
          </w:p>
        </w:tc>
        <w:tc>
          <w:tcPr>
            <w:tcW w:w="2112" w:type="dxa"/>
          </w:tcPr>
          <w:p w14:paraId="30B349D8" w14:textId="77777777" w:rsidR="006B304D" w:rsidRDefault="00000000">
            <w:pPr>
              <w:pStyle w:val="Compact"/>
              <w:jc w:val="right"/>
            </w:pPr>
            <w:r>
              <w:t>2.42</w:t>
            </w:r>
          </w:p>
        </w:tc>
        <w:tc>
          <w:tcPr>
            <w:tcW w:w="2112" w:type="dxa"/>
          </w:tcPr>
          <w:p w14:paraId="6924C04D" w14:textId="77777777" w:rsidR="006B304D" w:rsidRDefault="00000000">
            <w:pPr>
              <w:pStyle w:val="Compact"/>
              <w:jc w:val="right"/>
            </w:pPr>
            <w:r>
              <w:t>1.88</w:t>
            </w:r>
          </w:p>
        </w:tc>
        <w:tc>
          <w:tcPr>
            <w:tcW w:w="2112" w:type="dxa"/>
          </w:tcPr>
          <w:p w14:paraId="41F24C33" w14:textId="77777777" w:rsidR="006B304D" w:rsidRDefault="00000000">
            <w:pPr>
              <w:pStyle w:val="Compact"/>
              <w:jc w:val="right"/>
            </w:pPr>
            <w:r>
              <w:rPr>
                <w:b/>
                <w:bCs/>
              </w:rPr>
              <w:t>+0.54</w:t>
            </w:r>
          </w:p>
        </w:tc>
      </w:tr>
    </w:tbl>
    <w:p w14:paraId="57D42E41" w14:textId="77777777" w:rsidR="006B304D" w:rsidRDefault="00000000">
      <w:pPr>
        <w:pStyle w:val="BodyText"/>
      </w:pPr>
      <w:r>
        <w:t>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sidR="006B304D">
          <w:rPr>
            <w:rStyle w:val="Hyperlink"/>
          </w:rPr>
          <w:t>§4.4</w:t>
        </w:r>
      </w:hyperlink>
      <w:r>
        <w:t xml:space="preserve"> Letta archival Δ_spec for these subjects: Hamerton near parity with Base Layer retrieval, Ebers +0.31, Babur near-null).</w:t>
      </w:r>
    </w:p>
    <w:p w14:paraId="01FF4BF5" w14:textId="77777777" w:rsidR="006B304D" w:rsidRDefault="00000000">
      <w:pPr>
        <w:pStyle w:val="BodyText"/>
      </w:pPr>
      <w:r>
        <w:rPr>
          <w:b/>
          <w:bCs/>
        </w:rPr>
        <w:lastRenderedPageBreak/>
        <w:t>Judge-panel robustness.</w:t>
      </w:r>
      <w:r>
        <w:t xml:space="preserve"> The 7-judge sensitivity aggregate (Hamerton +0.093, Ebers +0.746, Babur +0.232; see </w:t>
      </w:r>
      <w:r>
        <w:rPr>
          <w:rStyle w:val="VerbatimChar"/>
        </w:rPr>
        <w:t>docs/research/letta_stateful_matched_rerun.md</w:t>
      </w:r>
      <w:r>
        <w:t xml:space="preserve"> 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 </w:t>
      </w:r>
      <w:hyperlink w:anchor="sec-3-7-2">
        <w:r w:rsidR="006B304D">
          <w:rPr>
            <w:rStyle w:val="Hyperlink"/>
          </w:rPr>
          <w:t>§3.7.2</w:t>
        </w:r>
      </w:hyperlink>
      <w:r>
        <w:t xml:space="preserve"> and </w:t>
      </w:r>
      <w:hyperlink w:anchor="sec-4-6-2">
        <w:r w:rsidR="006B304D">
          <w:rPr>
            <w:rStyle w:val="Hyperlink"/>
          </w:rPr>
          <w:t>§4.6.2</w:t>
        </w:r>
      </w:hyperlink>
      <w:r>
        <w:t>)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14:paraId="3A11AF66" w14:textId="77777777" w:rsidR="006B304D" w:rsidRDefault="00000000">
      <w:r>
        <w:pict w14:anchorId="6C0CFBA0">
          <v:rect id="_x0000_i1444" style="width:0;height:1.5pt" o:hralign="center" o:hrstd="t" o:hr="t"/>
        </w:pict>
      </w:r>
    </w:p>
    <w:p w14:paraId="5382BB24" w14:textId="77777777" w:rsidR="006B304D" w:rsidRDefault="00000000">
      <w:pPr>
        <w:pStyle w:val="FirstParagraph"/>
      </w:pPr>
      <w:r>
        <w:rPr>
          <w:b/>
          <w:bCs/>
        </w:rPr>
        <w:t>Compression behavior: divergence at large corpora.</w:t>
      </w:r>
    </w:p>
    <w:p w14:paraId="595231D0" w14:textId="77777777" w:rsidR="006B304D" w:rsidRDefault="00000000">
      <w:pPr>
        <w:pStyle w:val="BodyText"/>
      </w:pPr>
      <w:r>
        <w:t>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14:paraId="414DDB51" w14:textId="77777777" w:rsidR="006B304D" w:rsidRDefault="00000000">
      <w:pPr>
        <w:pStyle w:val="BodyText"/>
      </w:pPr>
      <w:r>
        <w:t xml:space="preserve">At the ceiling, the block contained </w:t>
      </w:r>
      <w:r>
        <w:rPr>
          <w:b/>
          <w:bCs/>
        </w:rPr>
        <w:t>25.4% verbatim sentence duplication</w:t>
      </w:r>
      <w:r>
        <w:t xml:space="preserve"> 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14:paraId="62E39BB3" w14:textId="77777777" w:rsidR="006B304D" w:rsidRDefault="00000000">
      <w:pPr>
        <w:pStyle w:val="BodyText"/>
      </w:pPr>
      <w:r>
        <w:t>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14:paraId="50D903BC" w14:textId="77777777" w:rsidR="006B304D" w:rsidRDefault="00000000">
      <w:pPr>
        <w:pStyle w:val="BodyText"/>
      </w:pPr>
      <w:r>
        <w:rPr>
          <w:b/>
          <w:bCs/>
        </w:rPr>
        <w:t>What the ceiling means for deployment.</w:t>
      </w:r>
      <w:r>
        <w:t xml:space="preserve"> 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w:t>
      </w:r>
      <w:r>
        <w:rPr>
          <w:rStyle w:val="FootnoteReference"/>
        </w:rPr>
        <w:footnoteReference w:id="26"/>
      </w:r>
      <w:r>
        <w:t>.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14:paraId="307117BE" w14:textId="77777777" w:rsidR="006B304D" w:rsidRDefault="00000000">
      <w:r>
        <w:pict w14:anchorId="491E2C06">
          <v:rect id="_x0000_i1445" style="width:0;height:1.5pt" o:hralign="center" o:hrstd="t" o:hr="t"/>
        </w:pict>
      </w:r>
    </w:p>
    <w:p w14:paraId="7DA8A2B2" w14:textId="77777777" w:rsidR="006B304D" w:rsidRDefault="00000000">
      <w:pPr>
        <w:pStyle w:val="FirstParagraph"/>
      </w:pPr>
      <w:r>
        <w:rPr>
          <w:b/>
          <w:bCs/>
        </w:rPr>
        <w:t>What this exploration does and does not show.</w:t>
      </w:r>
    </w:p>
    <w:p w14:paraId="49767C3A" w14:textId="77777777" w:rsidR="006B304D" w:rsidRDefault="00000000">
      <w:pPr>
        <w:pStyle w:val="BodyText"/>
      </w:pPr>
      <w:r>
        <w:t xml:space="preserve">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w:t>
      </w:r>
      <w:r>
        <w:lastRenderedPageBreak/>
        <w:t xml:space="preserve">retrieval composition. Establishing that would require multi-subject replication across the full gradient, multiple response models, and a comparison against Base Layer’s full layered stack rather than the compressed variant tested here. All three are flagged in </w:t>
      </w:r>
      <w:hyperlink w:anchor="sec-7-5">
        <w:r w:rsidR="006B304D">
          <w:rPr>
            <w:rStyle w:val="Hyperlink"/>
          </w:rPr>
          <w:t>§7.5</w:t>
        </w:r>
      </w:hyperlink>
      <w:r>
        <w:t>.</w:t>
      </w:r>
    </w:p>
    <w:p w14:paraId="618896C2" w14:textId="77777777" w:rsidR="006B304D" w:rsidRDefault="00000000">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 </w:t>
      </w:r>
      <w:r>
        <w:rPr>
          <w:rStyle w:val="FootnoteReference"/>
        </w:rPr>
        <w:footnoteReference w:id="27"/>
      </w:r>
      <w:r>
        <w:t>. These are tradeoffs to characterize, not a resolved comparison.</w:t>
      </w:r>
    </w:p>
    <w:p w14:paraId="500C7A93" w14:textId="77777777" w:rsidR="006B304D" w:rsidRDefault="00000000">
      <w:r>
        <w:pict w14:anchorId="258BC89C">
          <v:rect id="_x0000_i1446" style="width:0;height:1.5pt" o:hralign="center" o:hrstd="t" o:hr="t"/>
        </w:pict>
      </w:r>
    </w:p>
    <w:p w14:paraId="09C73B0A" w14:textId="77777777" w:rsidR="006B304D" w:rsidRDefault="00000000">
      <w:pPr>
        <w:pStyle w:val="FirstParagraph"/>
      </w:pPr>
      <w:r>
        <w:rPr>
          <w:b/>
          <w:bCs/>
        </w:rPr>
        <w:t>Content comparison: what each representation retains.</w:t>
      </w:r>
    </w:p>
    <w:p w14:paraId="3B3095BF" w14:textId="77777777" w:rsidR="006B304D" w:rsidRDefault="00000000">
      <w:pPr>
        <w:pStyle w:val="BodyText"/>
      </w:pPr>
      <w:r>
        <w:t>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14:paraId="51ED932F" w14:textId="77777777" w:rsidR="006B304D" w:rsidRDefault="00000000">
      <w:pPr>
        <w:pStyle w:val="BodyText"/>
      </w:pPr>
      <w:r>
        <w:t xml:space="preserve">A refined version of the hypothesis does hold, with the magnitude smaller than first reported. The two representations differ in </w:t>
      </w:r>
      <w:r>
        <w:rPr>
          <w:b/>
          <w:bCs/>
        </w:rPr>
        <w:t>referential density</w:t>
      </w:r>
      <w:r>
        <w:t xml:space="preserve">: Letta’s rolling summary retains more unique proper nouns, dated events, and named secondary characters than Base Layer’s </w:t>
      </w:r>
      <w:hyperlink w:anchor="sec-4-5">
        <w:r w:rsidR="006B304D">
          <w:rPr>
            <w:rStyle w:val="Hyperlink"/>
          </w:rPr>
          <w:t>§4.5</w:t>
        </w:r>
      </w:hyperlink>
      <w:r>
        <w:t xml:space="preserve"> specification, and the gap scales with corpus size. On Babur (the largest corpus), Letta’s block carries 416 unique capitalized named-entity tokens vs. Base Layer’s 65, a ratio of about </w:t>
      </w:r>
      <w:r>
        <w:rPr>
          <w:b/>
          <w:bCs/>
        </w:rPr>
        <w:t>6×</w:t>
      </w:r>
      <w:r>
        <w:t xml:space="preserve">. On Ebers (mid-size), the counts are 53 vs. 34, a ratio of about </w:t>
      </w:r>
      <w:r>
        <w:rPr>
          <w:b/>
          <w:bCs/>
        </w:rPr>
        <w:t>1.5×</w:t>
      </w:r>
      <w:r>
        <w:t xml:space="preserve"> — closer to parity.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14:paraId="223440E7" w14:textId="77777777" w:rsidR="006B304D" w:rsidRDefault="00000000">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 </w:t>
      </w:r>
      <w:hyperlink w:anchor="sec-4-5">
        <w:r w:rsidR="006B304D">
          <w:rPr>
            <w:rStyle w:val="Hyperlink"/>
          </w:rPr>
          <w:t>§4.5</w:t>
        </w:r>
      </w:hyperlink>
      <w:r>
        <w:t xml:space="preserve"> matched-model gap may be attributable in part to the referential-density difference rather than to the self-editing process itself. A Base Layer variant that retains named entities inside the same dimensional scaffold would separate the two effects. Flagged in §7.</w:t>
      </w:r>
    </w:p>
    <w:p w14:paraId="49AA94B1" w14:textId="77777777" w:rsidR="006B304D" w:rsidRDefault="00000000">
      <w:pPr>
        <w:pStyle w:val="BodyText"/>
      </w:pPr>
      <w:r>
        <w:rPr>
          <w:b/>
          <w:bCs/>
        </w:rPr>
        <w:t>Replication as the load-bearing next step.</w:t>
      </w:r>
      <w:r>
        <w:t xml:space="preserve"> 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 </w:t>
      </w:r>
      <w:hyperlink w:anchor="sec-4-5">
        <w:r w:rsidR="006B304D">
          <w:rPr>
            <w:rStyle w:val="Hyperlink"/>
          </w:rPr>
          <w:t>§4.5</w:t>
        </w:r>
      </w:hyperlink>
      <w:r>
        <w:t xml:space="preserve">, and is flagged as such in </w:t>
      </w:r>
      <w:hyperlink w:anchor="sec-7-5">
        <w:r w:rsidR="006B304D">
          <w:rPr>
            <w:rStyle w:val="Hyperlink"/>
          </w:rPr>
          <w:t>§7.5</w:t>
        </w:r>
      </w:hyperlink>
      <w:r>
        <w:t xml:space="preserve">. If that replication closes the gap at parity, </w:t>
      </w:r>
      <w:hyperlink w:anchor="sec-4-5">
        <w:r w:rsidR="006B304D">
          <w:rPr>
            <w:rStyle w:val="Hyperlink"/>
          </w:rPr>
          <w:t>§4.5</w:t>
        </w:r>
      </w:hyperlink>
      <w:r>
        <w:t xml:space="preserve">’s direction holds on a wider sample. If it reverses, </w:t>
      </w:r>
      <w:hyperlink w:anchor="sec-4-5">
        <w:r w:rsidR="006B304D">
          <w:rPr>
            <w:rStyle w:val="Hyperlink"/>
          </w:rPr>
          <w:t>§4.5</w:t>
        </w:r>
      </w:hyperlink>
      <w:r>
        <w:t>’s direction was corpus-specific.</w:t>
      </w:r>
    </w:p>
    <w:p w14:paraId="30171BAD" w14:textId="77777777" w:rsidR="006B304D" w:rsidRDefault="00000000">
      <w:pPr>
        <w:pStyle w:val="BodyText"/>
      </w:pPr>
      <w:r>
        <w:lastRenderedPageBreak/>
        <w:t xml:space="preserve">Full content analysis at </w:t>
      </w:r>
      <w:r>
        <w:rPr>
          <w:rStyle w:val="VerbatimChar"/>
        </w:rPr>
        <w:t>docs/research/</w:t>
      </w:r>
      <w:r>
        <w:t xml:space="preserve"> (see </w:t>
      </w:r>
      <w:r>
        <w:rPr>
          <w:rStyle w:val="VerbatimChar"/>
        </w:rPr>
        <w:t>_content_analysis_results.json</w:t>
      </w:r>
      <w:r>
        <w:t xml:space="preserve"> and the N=3 per-subject breakdown). The methodological note on the Base Layer condition is now hoisted above the result Table at the top of this section.</w:t>
      </w:r>
    </w:p>
    <w:p w14:paraId="018D795E" w14:textId="77777777" w:rsidR="006B304D" w:rsidRDefault="00000000">
      <w:r>
        <w:pict w14:anchorId="7E9BC7C2">
          <v:rect id="_x0000_i1447" style="width:0;height:1.5pt" o:hralign="center" o:hrstd="t" o:hr="t"/>
        </w:pict>
      </w:r>
    </w:p>
    <w:p w14:paraId="2B75C37F" w14:textId="77777777" w:rsidR="006B304D" w:rsidRDefault="00000000">
      <w:pPr>
        <w:pStyle w:val="FirstParagraph"/>
      </w:pPr>
      <w:r>
        <w:rPr>
          <w:b/>
          <w:bCs/>
        </w:rPr>
        <w:t>Caveats.</w:t>
      </w:r>
    </w:p>
    <w:p w14:paraId="5FD9A964" w14:textId="77777777" w:rsidR="006B304D" w:rsidRDefault="00000000">
      <w:pPr>
        <w:pStyle w:val="Compact"/>
        <w:numPr>
          <w:ilvl w:val="0"/>
          <w:numId w:val="37"/>
        </w:numPr>
      </w:pPr>
      <w:r>
        <w:t xml:space="preserve">N = 3 subjects on this path. Extending across the full 14-subject gradient would let the comparison speak to the population-of-relevance level, not only a selected set of corpus sizes. Flagged in </w:t>
      </w:r>
      <w:hyperlink w:anchor="sec-7-5">
        <w:r w:rsidR="006B304D">
          <w:rPr>
            <w:rStyle w:val="Hyperlink"/>
          </w:rPr>
          <w:t>§7.5</w:t>
        </w:r>
      </w:hyperlink>
      <w:r>
        <w:t>.</w:t>
      </w:r>
    </w:p>
    <w:p w14:paraId="3C4446E5" w14:textId="77777777" w:rsidR="006B304D" w:rsidRDefault="00000000">
      <w:pPr>
        <w:pStyle w:val="Compact"/>
        <w:numPr>
          <w:ilvl w:val="0"/>
          <w:numId w:val="37"/>
        </w:numPr>
      </w:pPr>
      <w:r>
        <w:t>One response model (Haiku) on both conditions. The comparison is tested at matched response model; whether it holds at other response models is an open question.</w:t>
      </w:r>
    </w:p>
    <w:p w14:paraId="22608E05" w14:textId="77777777" w:rsidR="006B304D" w:rsidRDefault="00000000">
      <w:pPr>
        <w:pStyle w:val="Compact"/>
        <w:numPr>
          <w:ilvl w:val="0"/>
          <w:numId w:val="37"/>
        </w:numPr>
      </w:pPr>
      <w:r>
        <w:t>Letta’s 333K-character ingestion ceiling is a hard architectural constraint in the current release. For small corpora the two representations are interchangeable in prediction behavior; for large corpora the ceiling is material.</w:t>
      </w:r>
    </w:p>
    <w:p w14:paraId="6D350C96" w14:textId="77777777" w:rsidR="006B304D" w:rsidRDefault="00000000">
      <w:pPr>
        <w:pStyle w:val="Compact"/>
        <w:numPr>
          <w:ilvl w:val="0"/>
          <w:numId w:val="37"/>
        </w:numPr>
      </w:pPr>
      <w:r>
        <w:t xml:space="preserve">Base Layer condition used the unified </w:t>
      </w:r>
      <w:r>
        <w:rPr>
          <w:rStyle w:val="VerbatimChar"/>
        </w:rPr>
        <w:t>spec.md</w:t>
      </w:r>
      <w:r>
        <w:t xml:space="preserve"> variant for the main </w:t>
      </w:r>
      <w:hyperlink w:anchor="sec-4-5">
        <w:r w:rsidR="006B304D">
          <w:rPr>
            <w:rStyle w:val="Hyperlink"/>
          </w:rPr>
          <w:t>§4.5</w:t>
        </w:r>
      </w:hyperlink>
      <w:r>
        <w:t xml:space="preserve"> table. A robustness rerun with the full layered stack (anchors + core + predictions + brief, name-restored to match the </w:t>
      </w:r>
      <w:hyperlink w:anchor="sec-4-5">
        <w:r w:rsidR="006B304D">
          <w:rPr>
            <w:rStyle w:val="Hyperlink"/>
          </w:rPr>
          <w:t>§4.5</w:t>
        </w:r>
      </w:hyperlink>
      <w:r>
        <w:t xml:space="preserve"> naming convention) preserves direction on all three subjects (Δ_Letta−BL = +0.27 / +1.21 / +0.38 on Hamerton / Ebers / Babur; full report at </w:t>
      </w:r>
      <w:r>
        <w:rPr>
          <w:rStyle w:val="VerbatimChar"/>
        </w:rPr>
        <w:t>docs/research/_letta_rerun/fullstack_named/RESULTS.md</w:t>
      </w:r>
      <w:r>
        <w:t>). The gap widens at the two smaller corpora and narrows at Babur, consistent with a Pattern 2 (over-theorization) effect on small corpora rather than a content-volume effect at large corpora. Direction is invariant across both Base Layer spec forms.</w:t>
      </w:r>
    </w:p>
    <w:p w14:paraId="2730CE3B" w14:textId="77777777" w:rsidR="006B304D" w:rsidRDefault="00000000">
      <w:pPr>
        <w:pStyle w:val="Compact"/>
        <w:numPr>
          <w:ilvl w:val="0"/>
          <w:numId w:val="37"/>
        </w:numPr>
      </w:pPr>
      <w:r>
        <w:rPr>
          <w:b/>
          <w:bCs/>
        </w:rPr>
        <w:t>Naming asymmetry.</w:t>
      </w:r>
      <w:r>
        <w:t xml:space="preserve"> Letta’s stateful-agent path ingested the named source corpus and wrote a memory block that references the subject by name throughout. Base Layer’s authoring pipeline strips the subject’s name during specification authoring (</w:t>
      </w:r>
      <w:hyperlink w:anchor="sec-3-3">
        <w:r w:rsidR="006B304D">
          <w:rPr>
            <w:rStyle w:val="Hyperlink"/>
          </w:rPr>
          <w:t>§3.3</w:t>
        </w:r>
      </w:hyperlink>
      <w:r>
        <w:t xml:space="preserve"> anonymization step); the </w:t>
      </w:r>
      <w:hyperlink w:anchor="sec-4-5">
        <w:r w:rsidR="006B304D">
          <w:rPr>
            <w:rStyle w:val="Hyperlink"/>
          </w:rPr>
          <w:t>§4.5</w:t>
        </w:r>
      </w:hyperlink>
      <w:r>
        <w:t xml:space="preserve"> 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 </w:t>
      </w:r>
      <w:hyperlink w:anchor="sec-7-5">
        <w:r w:rsidR="006B304D">
          <w:rPr>
            <w:rStyle w:val="Hyperlink"/>
          </w:rPr>
          <w:t>§7.5</w:t>
        </w:r>
      </w:hyperlink>
      <w:r>
        <w:t>.</w:t>
      </w:r>
    </w:p>
    <w:p w14:paraId="16646B1A" w14:textId="77777777" w:rsidR="006B304D" w:rsidRDefault="00000000">
      <w:r>
        <w:pict w14:anchorId="394B5B6F">
          <v:rect id="_x0000_i1448" style="width:0;height:1.5pt" o:hralign="center" o:hrstd="t" o:hr="t"/>
        </w:pict>
      </w:r>
    </w:p>
    <w:p w14:paraId="256D8ABB" w14:textId="77777777" w:rsidR="006B304D" w:rsidRDefault="00000000">
      <w:pPr>
        <w:pStyle w:val="FirstParagraph"/>
      </w:pPr>
      <w:r>
        <w:rPr>
          <w:b/>
          <w:bCs/>
        </w:rPr>
        <w:t>Raw data and scripts.</w:t>
      </w:r>
      <w:r>
        <w:t xml:space="preserve"> Letta stateful matched-rerun data at </w:t>
      </w:r>
      <w:r>
        <w:rPr>
          <w:rStyle w:val="VerbatimChar"/>
        </w:rPr>
        <w:t>docs/research/_letta_rerun/{subject}_judgments_{judge}.json</w:t>
      </w:r>
      <w:r>
        <w:t>. Generation and scoring scripts live in the same directory as a numbered chain (</w:t>
      </w:r>
      <w:r>
        <w:rPr>
          <w:rStyle w:val="VerbatimChar"/>
        </w:rPr>
        <w:t>20_run_c2a_named.py</w:t>
      </w:r>
      <w:r>
        <w:t xml:space="preserve">, </w:t>
      </w:r>
      <w:r>
        <w:rPr>
          <w:rStyle w:val="VerbatimChar"/>
        </w:rPr>
        <w:t>40_judge_responses.py</w:t>
      </w:r>
      <w:r>
        <w:t xml:space="preserve">, </w:t>
      </w:r>
      <w:r>
        <w:rPr>
          <w:rStyle w:val="VerbatimChar"/>
        </w:rPr>
        <w:t>60_rerun_gpt54_letta.py</w:t>
      </w:r>
      <w:r>
        <w:t xml:space="preserve">, </w:t>
      </w:r>
      <w:r>
        <w:rPr>
          <w:rStyle w:val="VerbatimChar"/>
        </w:rPr>
        <w:t>70_compute_5judge_primary.py</w:t>
      </w:r>
      <w:r>
        <w:t xml:space="preserve">); see the </w:t>
      </w:r>
      <w:r>
        <w:rPr>
          <w:rStyle w:val="VerbatimChar"/>
        </w:rPr>
        <w:t>README.md</w:t>
      </w:r>
      <w:r>
        <w:t xml:space="preserve"> inside </w:t>
      </w:r>
      <w:r>
        <w:rPr>
          <w:rStyle w:val="VerbatimChar"/>
        </w:rPr>
        <w:t>docs/research/_letta_rerun/</w:t>
      </w:r>
      <w:r>
        <w:t xml:space="preserve">. Full characterization of block content, duplication behavior, and API responses in </w:t>
      </w:r>
      <w:r>
        <w:rPr>
          <w:rStyle w:val="VerbatimChar"/>
        </w:rPr>
        <w:t>docs/research/letta_stateful_deep_read.md</w:t>
      </w:r>
      <w:r>
        <w:t xml:space="preserve"> and </w:t>
      </w:r>
      <w:r>
        <w:rPr>
          <w:rStyle w:val="VerbatimChar"/>
        </w:rPr>
        <w:t>docs/research/letta_stateful_matched_rerun.md</w:t>
      </w:r>
      <w:r>
        <w:t>.</w:t>
      </w:r>
    </w:p>
    <w:p w14:paraId="766FE9F1" w14:textId="77777777" w:rsidR="006B304D" w:rsidRDefault="00000000">
      <w:r>
        <w:pict w14:anchorId="1AFF71D7">
          <v:rect id="_x0000_i1449" style="width:0;height:1.5pt" o:hralign="center" o:hrstd="t" o:hr="t"/>
        </w:pict>
      </w:r>
      <w:bookmarkEnd w:id="2"/>
      <w:bookmarkEnd w:id="1385"/>
    </w:p>
    <w:sectPr w:rsidR="006B304D">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ik Gulaya" w:date="2026-04-27T11:46:00Z" w:initials="AG">
    <w:p w14:paraId="016503BF" w14:textId="2061D230" w:rsidR="00323631" w:rsidRDefault="00323631">
      <w:pPr>
        <w:pStyle w:val="CommentText"/>
      </w:pPr>
      <w:r>
        <w:rPr>
          <w:rStyle w:val="CommentReference"/>
        </w:rPr>
        <w:annotationRef/>
      </w:r>
      <w:r>
        <w:t>Need to clean up section 4 sub headers--- In general need to follow standard ocnventions for table of contents</w:t>
      </w:r>
    </w:p>
  </w:comment>
  <w:comment w:id="7" w:author="Aarik Gulaya" w:date="2026-04-27T12:00:00Z" w:initials="AG">
    <w:p w14:paraId="59D7F325" w14:textId="325939EE" w:rsidR="00C73C5C" w:rsidRDefault="00C73C5C">
      <w:pPr>
        <w:pStyle w:val="CommentText"/>
      </w:pPr>
      <w:r>
        <w:rPr>
          <w:rStyle w:val="CommentReference"/>
        </w:rPr>
        <w:annotationRef/>
      </w:r>
      <w:r>
        <w:t>I believ e mem0 is reporting above 90%, need to verify this, likely need a footnote for this specifically, that we got this from their websites.</w:t>
      </w:r>
    </w:p>
  </w:comment>
  <w:comment w:id="8" w:author="Aarik Gulaya" w:date="2026-04-27T12:01:00Z" w:initials="AG">
    <w:p w14:paraId="24102346" w14:textId="08B8EE42" w:rsidR="00C73C5C" w:rsidRDefault="00C73C5C">
      <w:pPr>
        <w:pStyle w:val="CommentText"/>
      </w:pPr>
      <w:r>
        <w:rPr>
          <w:rStyle w:val="CommentReference"/>
        </w:rPr>
        <w:annotationRef/>
      </w:r>
      <w:r>
        <w:t>Is it an individual, or an intelligence?</w:t>
      </w:r>
    </w:p>
  </w:comment>
  <w:comment w:id="9" w:author="Aarik Gulaya" w:date="2026-04-27T12:02:00Z" w:initials="AG">
    <w:p w14:paraId="3999202F" w14:textId="0229E2F9" w:rsidR="00C73C5C" w:rsidRDefault="00C73C5C">
      <w:pPr>
        <w:pStyle w:val="CommentText"/>
      </w:pPr>
      <w:r>
        <w:rPr>
          <w:rStyle w:val="CommentReference"/>
        </w:rPr>
        <w:annotationRef/>
      </w:r>
      <w:r>
        <w:t>Vs it must be given contrext on how any individual person interprets? Not just to what facts a person interprets on.</w:t>
      </w:r>
    </w:p>
  </w:comment>
  <w:comment w:id="10" w:author="Aarik Gulaya" w:date="2026-04-27T12:08:00Z" w:initials="AG">
    <w:p w14:paraId="1BF52341" w14:textId="3BB797EB" w:rsidR="00C73C5C" w:rsidRDefault="00C73C5C">
      <w:pPr>
        <w:pStyle w:val="CommentText"/>
      </w:pPr>
      <w:r>
        <w:rPr>
          <w:rStyle w:val="CommentReference"/>
        </w:rPr>
        <w:annotationRef/>
      </w:r>
      <w:r>
        <w:t>Feel we need to give a little more insight on what the behavioral specification</w:t>
      </w:r>
      <w:r w:rsidR="00BD14F1">
        <w:t xml:space="preserve"> is, )one more sentence helping describes what is being extracted and encoding, and how it is different from a fact. We do not need to point out how it varies from a fact, just provide insight on what we me by extracting and encoding behavioral patterns. Perhaps and eg.--- use a short example in line, maybe multiple, truncated with ellipses.</w:t>
      </w:r>
    </w:p>
  </w:comment>
  <w:comment w:id="13" w:author="Aarik Gulaya" w:date="2026-04-27T12:10:00Z" w:initials="AG">
    <w:p w14:paraId="0D4BDC08" w14:textId="28065336" w:rsidR="00BD14F1" w:rsidRDefault="00BD14F1">
      <w:pPr>
        <w:pStyle w:val="CommentText"/>
      </w:pPr>
      <w:r>
        <w:rPr>
          <w:rStyle w:val="CommentReference"/>
        </w:rPr>
        <w:annotationRef/>
      </w:r>
      <w:r>
        <w:t>We have not specified what a response model is prior to this, maybe one comma, the language model being asked to respond to held out questions?</w:t>
      </w:r>
    </w:p>
  </w:comment>
  <w:comment w:id="14" w:author="Aarik Gulaya" w:date="2026-04-27T12:11:00Z" w:initials="AG">
    <w:p w14:paraId="15B30175" w14:textId="60DEB054" w:rsidR="00BD14F1" w:rsidRDefault="00BD14F1">
      <w:pPr>
        <w:pStyle w:val="CommentText"/>
      </w:pPr>
      <w:r>
        <w:rPr>
          <w:rStyle w:val="CommentReference"/>
        </w:rPr>
        <w:annotationRef/>
      </w:r>
      <w:r>
        <w:t>Whether each system, or system variations</w:t>
      </w:r>
      <w:r w:rsidR="00AD304E">
        <w:t>, conditions?</w:t>
      </w:r>
    </w:p>
  </w:comment>
  <w:comment w:id="15" w:author="Aarik Gulaya" w:date="2026-04-27T12:14:00Z" w:initials="AG">
    <w:p w14:paraId="012CE5F9" w14:textId="278E130F" w:rsidR="00AD304E" w:rsidRDefault="00AD304E">
      <w:pPr>
        <w:pStyle w:val="CommentText"/>
      </w:pPr>
      <w:r>
        <w:rPr>
          <w:rStyle w:val="CommentReference"/>
        </w:rPr>
        <w:annotationRef/>
      </w:r>
      <w:r>
        <w:t>Why is C4 brought up in this particular context? Is this specifically related to testing raw facrts against a specification. We also did the whole corpus, at that we did who corpuses small enough to easily fit in the context window. Is this not similar to twin2k, in that we test the entire fact repository, as well as dumping the entire training corpus.?</w:t>
      </w:r>
    </w:p>
  </w:comment>
  <w:comment w:id="16" w:author="Aarik Gulaya" w:date="2026-04-27T12:16:00Z" w:initials="AG">
    <w:p w14:paraId="5C33E275" w14:textId="01B051AE" w:rsidR="00AD304E" w:rsidRDefault="00AD304E">
      <w:pPr>
        <w:pStyle w:val="CommentText"/>
      </w:pPr>
      <w:r>
        <w:rPr>
          <w:rStyle w:val="CommentReference"/>
        </w:rPr>
        <w:annotationRef/>
      </w:r>
      <w:r>
        <w:t>This is a bit convoluted as to what this means. Maybe expand a tad.</w:t>
      </w:r>
    </w:p>
  </w:comment>
  <w:comment w:id="17" w:author="Aarik Gulaya" w:date="2026-04-27T12:16:00Z" w:initials="AG">
    <w:p w14:paraId="6E8C3450" w14:textId="5FBAEBA4" w:rsidR="00AD304E" w:rsidRDefault="00AD304E">
      <w:pPr>
        <w:pStyle w:val="CommentText"/>
      </w:pPr>
      <w:r>
        <w:rPr>
          <w:rStyle w:val="CommentReference"/>
        </w:rPr>
        <w:annotationRef/>
      </w:r>
      <w:r>
        <w:t>Need a , and short explanation</w:t>
      </w:r>
    </w:p>
  </w:comment>
  <w:comment w:id="18" w:author="Aarik Gulaya" w:date="2026-04-27T12:17:00Z" w:initials="AG">
    <w:p w14:paraId="25E65F6F" w14:textId="4D0143EB" w:rsidR="00AD304E" w:rsidRDefault="00AD304E">
      <w:pPr>
        <w:pStyle w:val="CommentText"/>
      </w:pPr>
      <w:r>
        <w:rPr>
          <w:rStyle w:val="CommentReference"/>
        </w:rPr>
        <w:annotationRef/>
      </w:r>
      <w:r>
        <w:t>Win rate or increase/decrease, assumption would be win rate implies it unequivocally won, vs shows directionality.</w:t>
      </w:r>
    </w:p>
  </w:comment>
  <w:comment w:id="19" w:author="Aarik Gulaya" w:date="2026-04-27T12:18:00Z" w:initials="AG">
    <w:p w14:paraId="65648769" w14:textId="31ADA19F" w:rsidR="00AD304E" w:rsidRDefault="00AD304E">
      <w:pPr>
        <w:pStyle w:val="CommentText"/>
      </w:pPr>
      <w:r>
        <w:rPr>
          <w:rStyle w:val="CommentReference"/>
        </w:rPr>
        <w:annotationRef/>
      </w:r>
      <w:r>
        <w:t xml:space="preserve">So win rate would be improved here? </w:t>
      </w:r>
    </w:p>
  </w:comment>
  <w:comment w:id="20" w:author="Aarik Gulaya" w:date="2026-04-27T12:19:00Z" w:initials="AG">
    <w:p w14:paraId="3D4F3D94" w14:textId="7ECE4123" w:rsidR="00380112" w:rsidRDefault="00380112">
      <w:pPr>
        <w:pStyle w:val="CommentText"/>
      </w:pPr>
      <w:r>
        <w:rPr>
          <w:rStyle w:val="CommentReference"/>
        </w:rPr>
        <w:annotationRef/>
      </w:r>
      <w:r>
        <w:t>Need to be a bit more layman here</w:t>
      </w:r>
    </w:p>
  </w:comment>
  <w:comment w:id="21" w:author="Aarik Gulaya" w:date="2026-04-27T12:20:00Z" w:initials="AG">
    <w:p w14:paraId="64132DFB" w14:textId="0A93E3DB" w:rsidR="00380112" w:rsidRDefault="00380112">
      <w:pPr>
        <w:pStyle w:val="CommentText"/>
      </w:pPr>
      <w:r>
        <w:rPr>
          <w:rStyle w:val="CommentReference"/>
        </w:rPr>
        <w:annotationRef/>
      </w:r>
      <w:r>
        <w:t>This would be convertge on retrieval no?</w:t>
      </w:r>
    </w:p>
  </w:comment>
  <w:comment w:id="22" w:author="Aarik Gulaya" w:date="2026-04-27T12:22:00Z" w:initials="AG">
    <w:p w14:paraId="146C4E34" w14:textId="02E78F59" w:rsidR="00380112" w:rsidRDefault="00380112">
      <w:pPr>
        <w:pStyle w:val="CommentText"/>
      </w:pPr>
      <w:r>
        <w:rPr>
          <w:rStyle w:val="CommentReference"/>
        </w:rPr>
        <w:annotationRef/>
      </w:r>
      <w:r>
        <w:t>Like can put in footnotes</w:t>
      </w:r>
    </w:p>
  </w:comment>
  <w:comment w:id="23" w:author="Aarik Gulaya" w:date="2026-04-27T12:23:00Z" w:initials="AG">
    <w:p w14:paraId="4EB4B291" w14:textId="42559B63" w:rsidR="00380112" w:rsidRDefault="00380112">
      <w:pPr>
        <w:pStyle w:val="CommentText"/>
      </w:pPr>
      <w:r>
        <w:rPr>
          <w:rStyle w:val="CommentReference"/>
        </w:rPr>
        <w:annotationRef/>
      </w:r>
      <w:r>
        <w:t>Why are they qualitative shifts. Should setup for the scoring rubric here. Specifically when crossing anchor numbers. May be worth mentioning here.</w:t>
      </w:r>
    </w:p>
  </w:comment>
  <w:comment w:id="45" w:author="Aarik Gulaya" w:date="2026-04-27T12:26:00Z" w:initials="AG">
    <w:p w14:paraId="1F93B2D3" w14:textId="453569A9" w:rsidR="00380112" w:rsidRDefault="00380112">
      <w:pPr>
        <w:pStyle w:val="CommentText"/>
      </w:pPr>
      <w:r>
        <w:rPr>
          <w:rStyle w:val="CommentReference"/>
        </w:rPr>
        <w:annotationRef/>
      </w:r>
      <w:r>
        <w:t xml:space="preserve">This was done to understand if there are any circularity concerns. </w:t>
      </w:r>
    </w:p>
  </w:comment>
  <w:comment w:id="48" w:author="Aarik Gulaya" w:date="2026-04-27T12:27:00Z" w:initials="AG">
    <w:p w14:paraId="6E5D1E79" w14:textId="3D6E9436" w:rsidR="00380112" w:rsidRDefault="00380112">
      <w:pPr>
        <w:pStyle w:val="CommentText"/>
      </w:pPr>
      <w:r>
        <w:rPr>
          <w:rStyle w:val="CommentReference"/>
        </w:rPr>
        <w:annotationRef/>
      </w:r>
      <w:r>
        <w:t>Needs to be layman. All parenthentical information should be in a footnote here</w:t>
      </w:r>
    </w:p>
  </w:comment>
  <w:comment w:id="49" w:author="Aarik Gulaya" w:date="2026-04-27T12:28:00Z" w:initials="AG">
    <w:p w14:paraId="10654CBA" w14:textId="3160A499" w:rsidR="00380112" w:rsidRDefault="00380112">
      <w:pPr>
        <w:pStyle w:val="CommentText"/>
      </w:pPr>
      <w:r>
        <w:rPr>
          <w:rStyle w:val="CommentReference"/>
        </w:rPr>
        <w:annotationRef/>
      </w:r>
      <w:r>
        <w:t>Need to convert this to layman. This should be a statement on directionality.</w:t>
      </w:r>
    </w:p>
  </w:comment>
  <w:comment w:id="50" w:author="Aarik Gulaya" w:date="2026-04-27T12:28:00Z" w:initials="AG">
    <w:p w14:paraId="124E9631" w14:textId="77777777" w:rsidR="00380112" w:rsidRDefault="00380112">
      <w:pPr>
        <w:pStyle w:val="CommentText"/>
      </w:pPr>
      <w:r>
        <w:rPr>
          <w:rStyle w:val="CommentReference"/>
        </w:rPr>
        <w:annotationRef/>
      </w:r>
      <w:r>
        <w:t>Should this be the headline or 3</w:t>
      </w:r>
      <w:r w:rsidRPr="00380112">
        <w:rPr>
          <w:vertAlign w:val="superscript"/>
        </w:rPr>
        <w:t>rd</w:t>
      </w:r>
      <w:r>
        <w:t>?</w:t>
      </w:r>
    </w:p>
    <w:p w14:paraId="06A8F6B3" w14:textId="64A3DAD9" w:rsidR="00380112" w:rsidRDefault="00380112">
      <w:pPr>
        <w:pStyle w:val="CommentText"/>
      </w:pPr>
    </w:p>
  </w:comment>
  <w:comment w:id="51" w:author="Aarik Gulaya" w:date="2026-04-27T12:29:00Z" w:initials="AG">
    <w:p w14:paraId="35ACB2C3" w14:textId="7FEED3F1" w:rsidR="00380112" w:rsidRDefault="00380112">
      <w:pPr>
        <w:pStyle w:val="CommentText"/>
      </w:pPr>
      <w:r>
        <w:rPr>
          <w:rStyle w:val="CommentReference"/>
        </w:rPr>
        <w:annotationRef/>
      </w:r>
      <w:r>
        <w:t>This should be wrapped into subject improving**</w:t>
      </w:r>
    </w:p>
  </w:comment>
  <w:comment w:id="52" w:author="Aarik Gulaya" w:date="2026-04-27T12:29:00Z" w:initials="AG">
    <w:p w14:paraId="3C73B43A" w14:textId="77777777" w:rsidR="0072636A" w:rsidRDefault="0072636A">
      <w:pPr>
        <w:pStyle w:val="CommentText"/>
      </w:pPr>
      <w:r>
        <w:rPr>
          <w:rStyle w:val="CommentReference"/>
        </w:rPr>
        <w:annotationRef/>
      </w:r>
      <w:r>
        <w:t>This should also be rolled into subject improving. It may be Subject improving is main head, then sub head is mean delta on low baseline slice, and per response anchor corssing. We also need this to be layman</w:t>
      </w:r>
    </w:p>
    <w:p w14:paraId="171D5832" w14:textId="773EE478" w:rsidR="0072636A" w:rsidRDefault="0072636A">
      <w:pPr>
        <w:pStyle w:val="CommentText"/>
      </w:pPr>
    </w:p>
  </w:comment>
  <w:comment w:id="53" w:author="Aarik Gulaya" w:date="2026-04-27T12:30:00Z" w:initials="AG">
    <w:p w14:paraId="43B1DD66" w14:textId="4467645A" w:rsidR="0072636A" w:rsidRDefault="0072636A">
      <w:pPr>
        <w:pStyle w:val="CommentText"/>
      </w:pPr>
      <w:r>
        <w:rPr>
          <w:rStyle w:val="CommentReference"/>
        </w:rPr>
        <w:annotationRef/>
      </w:r>
      <w:r>
        <w:t>Again needs to be laymans. Wrong-spec shows this is not just a structural item, esepcialyl when providing adversarial specs, it always makes it worse. Can also popint out, this also shows the model is using the specification in a productive manner to some extent</w:t>
      </w:r>
    </w:p>
  </w:comment>
  <w:comment w:id="54" w:author="Aarik Gulaya" w:date="2026-04-27T12:31:00Z" w:initials="AG">
    <w:p w14:paraId="06BAA2B5" w14:textId="24F2EF94" w:rsidR="0072636A" w:rsidRDefault="0072636A">
      <w:pPr>
        <w:pStyle w:val="CommentText"/>
      </w:pPr>
      <w:r>
        <w:rPr>
          <w:rStyle w:val="CommentReference"/>
        </w:rPr>
        <w:annotationRef/>
      </w:r>
      <w:r>
        <w:t>Need to layman terms this</w:t>
      </w:r>
    </w:p>
  </w:comment>
  <w:comment w:id="55" w:author="Aarik Gulaya" w:date="2026-04-27T12:31:00Z" w:initials="AG">
    <w:p w14:paraId="3AFE285A" w14:textId="5E573654" w:rsidR="0072636A" w:rsidRDefault="0072636A">
      <w:pPr>
        <w:pStyle w:val="CommentText"/>
      </w:pPr>
      <w:r>
        <w:rPr>
          <w:rStyle w:val="CommentReference"/>
        </w:rPr>
        <w:annotationRef/>
      </w:r>
      <w:r>
        <w:t>I’d think this would be high, portentailly wrapped into subject improving.</w:t>
      </w:r>
    </w:p>
  </w:comment>
  <w:comment w:id="56" w:author="Aarik Gulaya" w:date="2026-04-27T12:32:00Z" w:initials="AG">
    <w:p w14:paraId="4397CBC4" w14:textId="7E6FCBB1" w:rsidR="0072636A" w:rsidRDefault="0072636A">
      <w:pPr>
        <w:pStyle w:val="CommentText"/>
      </w:pPr>
      <w:r>
        <w:rPr>
          <w:rStyle w:val="CommentReference"/>
        </w:rPr>
        <w:annotationRef/>
      </w:r>
      <w:r>
        <w:t>Do we need to say in plain language. Shouldn’t the headline numbers at a glance be instaneously understood?   Maybe we provide a one line overview and with the headline “findings” specifically. Primary results gets buried as well. May need to restructure this</w:t>
      </w:r>
    </w:p>
  </w:comment>
  <w:comment w:id="57" w:author="Aarik Gulaya" w:date="2026-04-27T12:34:00Z" w:initials="AG">
    <w:p w14:paraId="557390A7" w14:textId="40515000" w:rsidR="0072636A" w:rsidRDefault="0072636A">
      <w:pPr>
        <w:pStyle w:val="CommentText"/>
      </w:pPr>
      <w:r>
        <w:rPr>
          <w:rStyle w:val="CommentReference"/>
        </w:rPr>
        <w:annotationRef/>
      </w:r>
      <w:r>
        <w:t>If it starts near 2.6, how does it get lifted to 2.4… Unsure if the focus should be produces roughly the same quality answers, vs especially when considering the gradient. The spec lifts all low baseline subjects to above or in-line with well known pretraining figures. I think that frames it a bit more clearly.</w:t>
      </w:r>
    </w:p>
  </w:comment>
  <w:comment w:id="58" w:author="Aarik Gulaya" w:date="2026-04-27T12:36:00Z" w:initials="AG">
    <w:p w14:paraId="2708233B" w14:textId="5DD0556E" w:rsidR="0072636A" w:rsidRDefault="0072636A">
      <w:pPr>
        <w:pStyle w:val="CommentText"/>
      </w:pPr>
      <w:r>
        <w:rPr>
          <w:rStyle w:val="CommentReference"/>
        </w:rPr>
        <w:annotationRef/>
      </w:r>
      <w:r>
        <w:t>This is buried, and then the primary results comes of later. Strange order. Not enjoying the framing of spec producing same quality answer, on the aggregate it does, but we’ve seen some large swings, like from 2&gt;4 or 1&gt;4. When taking into account how much recall can inflate scores given our question battery, this becomes more obvious. Moving a score from 1&gt;4 or 2&gt;5, even if &lt;5%, is still a massive win. We can’t ignore those wins at the margin.</w:t>
      </w:r>
    </w:p>
  </w:comment>
  <w:comment w:id="59" w:author="Aarik Gulaya" w:date="2026-04-27T12:37:00Z" w:initials="AG">
    <w:p w14:paraId="7D7C4850" w14:textId="31CFB734" w:rsidR="0072636A" w:rsidRDefault="0072636A">
      <w:pPr>
        <w:pStyle w:val="CommentText"/>
      </w:pPr>
      <w:r>
        <w:rPr>
          <w:rStyle w:val="CommentReference"/>
        </w:rPr>
        <w:annotationRef/>
      </w:r>
      <w:r>
        <w:t>This is being mentioned again the primary result needs to move up there’s this has been repeated three Times Now within of the first paragraph within 1.3</w:t>
      </w:r>
    </w:p>
  </w:comment>
  <w:comment w:id="60" w:author="Aarik Gulaya" w:date="2026-04-27T12:38:00Z" w:initials="AG">
    <w:p w14:paraId="6EEFA427" w14:textId="71429AD5" w:rsidR="0072636A" w:rsidRDefault="0072636A">
      <w:pPr>
        <w:pStyle w:val="CommentText"/>
      </w:pPr>
      <w:r>
        <w:rPr>
          <w:rStyle w:val="CommentReference"/>
        </w:rPr>
        <w:annotationRef/>
      </w:r>
      <w:r>
        <w:t>Again this should be wrapped into the primary result</w:t>
      </w:r>
    </w:p>
  </w:comment>
  <w:comment w:id="61" w:author="Aarik Gulaya" w:date="2026-04-27T12:33:00Z" w:initials="AG">
    <w:p w14:paraId="1AD62F0B" w14:textId="4A84E9ED" w:rsidR="0072636A" w:rsidRDefault="0072636A">
      <w:pPr>
        <w:pStyle w:val="CommentText"/>
      </w:pPr>
      <w:r>
        <w:rPr>
          <w:rStyle w:val="CommentReference"/>
        </w:rPr>
        <w:annotationRef/>
      </w:r>
      <w:r>
        <w:t xml:space="preserve">Would really think this would be near the top, instead of buried. This line alone could be a headline findings. Maybe we don’t say headline either, we just put main findings. </w:t>
      </w:r>
    </w:p>
  </w:comment>
  <w:comment w:id="62" w:author="Aarik Gulaya" w:date="2026-04-27T12:39:00Z" w:initials="AG">
    <w:p w14:paraId="7D695358" w14:textId="5A631521" w:rsidR="00BD08BD" w:rsidRDefault="00BD08BD">
      <w:pPr>
        <w:pStyle w:val="CommentText"/>
      </w:pPr>
      <w:r>
        <w:rPr>
          <w:rStyle w:val="CommentReference"/>
        </w:rPr>
        <w:annotationRef/>
      </w:r>
      <w:r>
        <w:t>I don’t think we need to specify in plain terms We shouldn’t be insulting the reader we just state things in plain terms</w:t>
      </w:r>
    </w:p>
  </w:comment>
  <w:comment w:id="63" w:author="Aarik Gulaya" w:date="2026-04-27T12:39:00Z" w:initials="AG">
    <w:p w14:paraId="102AA3AE" w14:textId="6325E9ED" w:rsidR="00BD08BD" w:rsidRDefault="00BD08BD">
      <w:pPr>
        <w:pStyle w:val="CommentText"/>
      </w:pPr>
      <w:r>
        <w:rPr>
          <w:rStyle w:val="CommentReference"/>
        </w:rPr>
        <w:annotationRef/>
      </w:r>
      <w:r>
        <w:t>Within the introduction to go into R squared seems unnecessary. This should likely be a footnote in terms of pointing out significance. The main body should really focus on</w:t>
      </w:r>
      <w:r>
        <w:rPr>
          <w:noProof/>
        </w:rPr>
        <w:t xml:space="preserve">describing in layman's terms what is happening . </w:t>
      </w:r>
    </w:p>
  </w:comment>
  <w:comment w:id="64" w:author="Aarik Gulaya" w:date="2026-04-27T12:41:00Z" w:initials="AG">
    <w:p w14:paraId="0353BDFE" w14:textId="353AD489" w:rsidR="00BD08BD" w:rsidRDefault="00BD08BD">
      <w:pPr>
        <w:pStyle w:val="CommentText"/>
      </w:pPr>
      <w:r>
        <w:rPr>
          <w:rStyle w:val="CommentReference"/>
        </w:rPr>
        <w:annotationRef/>
      </w:r>
      <w:r>
        <w:t>Again that’s been bur buried. Need to rework 1.3 we seem to be of the major findings. It’s generally overly verbose. This section can likely be cut by one to two pages.</w:t>
      </w:r>
    </w:p>
  </w:comment>
  <w:comment w:id="65" w:author="Aarik Gulaya" w:date="2026-04-27T12:42:00Z" w:initials="AG">
    <w:p w14:paraId="27F51F17" w14:textId="01EB261C" w:rsidR="00BD08BD" w:rsidRDefault="00BD08BD">
      <w:pPr>
        <w:pStyle w:val="CommentText"/>
      </w:pPr>
      <w:r>
        <w:rPr>
          <w:rStyle w:val="CommentReference"/>
        </w:rPr>
        <w:annotationRef/>
      </w:r>
      <w:r>
        <w:t>At the top where we go over headline numbers it really should be headline findings and we should be doing headline finding on the primary result compression measurement mechanism addivity. That would be much cleaner can give one sentence explanation on the primary findings at the very top and then can breakdown each of those in the introduction section.</w:t>
      </w:r>
    </w:p>
  </w:comment>
  <w:comment w:id="66" w:author="Aarik Gulaya" w:date="2026-04-27T12:44:00Z" w:initials="AG">
    <w:p w14:paraId="0AD2DD1A" w14:textId="5E76E38D" w:rsidR="00BD08BD" w:rsidRDefault="00BD08BD">
      <w:pPr>
        <w:pStyle w:val="CommentText"/>
      </w:pPr>
      <w:r>
        <w:rPr>
          <w:rStyle w:val="CommentReference"/>
        </w:rPr>
        <w:annotationRef/>
      </w:r>
      <w:r>
        <w:t>Do we not want to mention any of the memory systems layering whatever the highest score was</w:t>
      </w:r>
    </w:p>
  </w:comment>
  <w:comment w:id="67" w:author="Aarik Gulaya" w:date="2026-04-27T12:44:00Z" w:initials="AG">
    <w:p w14:paraId="58861550" w14:textId="2B47494C" w:rsidR="00BD08BD" w:rsidRDefault="00BD08BD">
      <w:pPr>
        <w:pStyle w:val="CommentText"/>
      </w:pPr>
      <w:r>
        <w:rPr>
          <w:rStyle w:val="CommentReference"/>
        </w:rPr>
        <w:annotationRef/>
      </w:r>
      <w:r>
        <w:t>If we’re going to bring up the raw source we have to say what it scored.</w:t>
      </w:r>
    </w:p>
  </w:comment>
  <w:comment w:id="68" w:author="Aarik Gulaya" w:date="2026-04-27T12:48:00Z" w:initials="AG">
    <w:p w14:paraId="4794D9C7" w14:textId="1F2C3DEB" w:rsidR="00BD08BD" w:rsidRDefault="00BD08BD">
      <w:pPr>
        <w:pStyle w:val="CommentText"/>
      </w:pPr>
      <w:r>
        <w:rPr>
          <w:rStyle w:val="CommentReference"/>
        </w:rPr>
        <w:annotationRef/>
      </w:r>
      <w:r>
        <w:t>I like the mechanism introduction it’s far too long for the introduction</w:t>
      </w:r>
    </w:p>
  </w:comment>
  <w:comment w:id="69" w:author="Aarik Gulaya" w:date="2026-04-27T12:46:00Z" w:initials="AG">
    <w:p w14:paraId="333AA823" w14:textId="0378B1A5" w:rsidR="00BD08BD" w:rsidRDefault="00BD08BD">
      <w:pPr>
        <w:pStyle w:val="CommentText"/>
      </w:pPr>
      <w:r>
        <w:rPr>
          <w:rStyle w:val="CommentReference"/>
        </w:rPr>
        <w:annotationRef/>
      </w:r>
      <w:r>
        <w:t>Should likely be a footnote</w:t>
      </w:r>
    </w:p>
  </w:comment>
  <w:comment w:id="70" w:author="Aarik Gulaya" w:date="2026-04-27T12:46:00Z" w:initials="AG">
    <w:p w14:paraId="6443067A" w14:textId="69BD41FC" w:rsidR="00BD08BD" w:rsidRDefault="00BD08BD">
      <w:pPr>
        <w:pStyle w:val="CommentText"/>
      </w:pPr>
      <w:r>
        <w:rPr>
          <w:rStyle w:val="CommentReference"/>
        </w:rPr>
        <w:annotationRef/>
      </w:r>
      <w:r>
        <w:t>May need to be a foot</w:t>
      </w:r>
      <w:r w:rsidR="001A5997">
        <w:t>note</w:t>
      </w:r>
    </w:p>
  </w:comment>
  <w:comment w:id="71" w:author="Aarik Gulaya" w:date="2026-04-27T12:47:00Z" w:initials="AG">
    <w:p w14:paraId="575EA7C5" w14:textId="56253069" w:rsidR="00BD08BD" w:rsidRDefault="00BD08BD">
      <w:pPr>
        <w:pStyle w:val="CommentText"/>
      </w:pPr>
      <w:r>
        <w:rPr>
          <w:rStyle w:val="CommentReference"/>
        </w:rPr>
        <w:annotationRef/>
      </w:r>
      <w:r>
        <w:t>This seems like a separate finding that should likely be in hedging somehow</w:t>
      </w:r>
    </w:p>
  </w:comment>
  <w:comment w:id="72" w:author="Aarik Gulaya" w:date="2026-04-27T12:48:00Z" w:initials="AG">
    <w:p w14:paraId="19F13A82" w14:textId="3B262193" w:rsidR="00BD08BD" w:rsidRDefault="00BD08BD">
      <w:pPr>
        <w:pStyle w:val="CommentText"/>
      </w:pPr>
      <w:r>
        <w:rPr>
          <w:rStyle w:val="CommentReference"/>
        </w:rPr>
        <w:annotationRef/>
      </w:r>
      <w:r>
        <w:t>Not sure if need to cover both the narrow rule and broad rule takes up extra space can include in the section itself depending on which one we want to use</w:t>
      </w:r>
    </w:p>
  </w:comment>
  <w:comment w:id="73" w:author="Aarik Gulaya" w:date="2026-04-27T12:48:00Z" w:initials="AG">
    <w:p w14:paraId="104A1442" w14:textId="04E1E8FB" w:rsidR="00BD08BD" w:rsidRDefault="00BD08BD">
      <w:pPr>
        <w:pStyle w:val="CommentText"/>
      </w:pPr>
      <w:r>
        <w:rPr>
          <w:rStyle w:val="CommentReference"/>
        </w:rPr>
        <w:annotationRef/>
      </w:r>
      <w:r>
        <w:t>Footnote</w:t>
      </w:r>
    </w:p>
  </w:comment>
  <w:comment w:id="74" w:author="Aarik Gulaya" w:date="2026-04-27T12:49:00Z" w:initials="AG">
    <w:p w14:paraId="17E170A9" w14:textId="43D0A6A2" w:rsidR="00D430B0" w:rsidRDefault="00D430B0">
      <w:pPr>
        <w:pStyle w:val="CommentText"/>
      </w:pPr>
      <w:r>
        <w:rPr>
          <w:rStyle w:val="CommentReference"/>
        </w:rPr>
        <w:annotationRef/>
      </w:r>
      <w:r>
        <w:t>This seems to get buried especially if you’re talking about this after how long mechanism is</w:t>
      </w:r>
    </w:p>
  </w:comment>
  <w:comment w:id="75" w:author="Aarik Gulaya" w:date="2026-04-27T12:49:00Z" w:initials="AG">
    <w:p w14:paraId="7C050B7A" w14:textId="5279A5CD" w:rsidR="00D430B0" w:rsidRDefault="00D430B0">
      <w:pPr>
        <w:pStyle w:val="CommentText"/>
      </w:pPr>
      <w:r>
        <w:rPr>
          <w:rStyle w:val="CommentReference"/>
        </w:rPr>
        <w:annotationRef/>
      </w:r>
      <w:r>
        <w:t>We might just want to put a table in here to show this. And can continue with the bullet points per provider as a one to two summary of their findings. Should include direct link To part of the paper where this is looked at in greater depth</w:t>
      </w:r>
    </w:p>
  </w:comment>
  <w:comment w:id="76" w:author="Aarik Gulaya" w:date="2026-04-27T12:51:00Z" w:initials="AG">
    <w:p w14:paraId="749525D3" w14:textId="358D5D26" w:rsidR="00D430B0" w:rsidRDefault="00D430B0">
      <w:pPr>
        <w:pStyle w:val="CommentText"/>
      </w:pPr>
      <w:r>
        <w:rPr>
          <w:rStyle w:val="CommentReference"/>
        </w:rPr>
        <w:annotationRef/>
      </w:r>
      <w:r>
        <w:t>If the mixture pattern is not unique to super memory then we should be mentioning super memory so explicitly at the beginning of this. Under a divide when talking about super memory should probably add one line talking about the large scoring swings with super memory and then redirect within that bullet point to super memory section. This paragraph can likely be shorter and get to the patterns a bit more quickly. Remember this is an introduction.</w:t>
      </w:r>
    </w:p>
  </w:comment>
  <w:comment w:id="77" w:author="Aarik Gulaya" w:date="2026-04-27T12:51:00Z" w:initials="AG">
    <w:p w14:paraId="03B2F0E9" w14:textId="46FC2353" w:rsidR="00D430B0" w:rsidRDefault="00D430B0">
      <w:pPr>
        <w:pStyle w:val="CommentText"/>
      </w:pPr>
      <w:r>
        <w:rPr>
          <w:rStyle w:val="CommentReference"/>
        </w:rPr>
        <w:annotationRef/>
      </w:r>
      <w:r>
        <w:t>Need to state explicitly what these three patterns are… This is generally interesting to see the examples as well</w:t>
      </w:r>
    </w:p>
  </w:comment>
  <w:comment w:id="78" w:author="Aarik Gulaya" w:date="2026-04-27T12:53:00Z" w:initials="AG">
    <w:p w14:paraId="7B7F9BC8" w14:textId="58D3A082" w:rsidR="00D430B0" w:rsidRDefault="00D430B0">
      <w:pPr>
        <w:pStyle w:val="CommentText"/>
      </w:pPr>
      <w:r>
        <w:rPr>
          <w:rStyle w:val="CommentReference"/>
        </w:rPr>
        <w:annotationRef/>
      </w:r>
      <w:r>
        <w:t>Three patterns emerge earlier likely should mention the pattern and then give overview. Here the would be this specification hurts on literal recall questions, That’s a pattern</w:t>
      </w:r>
    </w:p>
  </w:comment>
  <w:comment w:id="79" w:author="Aarik Gulaya" w:date="2026-04-27T12:54:00Z" w:initials="AG">
    <w:p w14:paraId="296BF6C5" w14:textId="2E59E113" w:rsidR="00D430B0" w:rsidRDefault="00D430B0">
      <w:pPr>
        <w:pStyle w:val="CommentText"/>
      </w:pPr>
      <w:r>
        <w:rPr>
          <w:rStyle w:val="CommentReference"/>
        </w:rPr>
        <w:annotationRef/>
      </w:r>
      <w:r>
        <w:t xml:space="preserve">This needs to be a bit more layman. </w:t>
      </w:r>
    </w:p>
  </w:comment>
  <w:comment w:id="80" w:author="Aarik Gulaya" w:date="2026-04-27T12:55:00Z" w:initials="AG">
    <w:p w14:paraId="043E6211" w14:textId="77777777" w:rsidR="00D430B0" w:rsidRDefault="00D430B0">
      <w:pPr>
        <w:pStyle w:val="CommentText"/>
      </w:pPr>
      <w:r>
        <w:rPr>
          <w:rStyle w:val="CommentReference"/>
        </w:rPr>
        <w:annotationRef/>
      </w:r>
      <w:r>
        <w:t>This is an exceptionally long note on letta For an introduction</w:t>
      </w:r>
    </w:p>
    <w:p w14:paraId="2E07ADB3" w14:textId="4DBCB4D2" w:rsidR="00D430B0" w:rsidRDefault="00D430B0">
      <w:pPr>
        <w:pStyle w:val="CommentText"/>
      </w:pPr>
    </w:p>
  </w:comment>
  <w:comment w:id="81" w:author="Aarik Gulaya" w:date="2026-04-27T12:56:00Z" w:initials="AG">
    <w:p w14:paraId="5FC664CA" w14:textId="4033E688" w:rsidR="00744F50" w:rsidRDefault="00744F50">
      <w:pPr>
        <w:pStyle w:val="CommentText"/>
      </w:pPr>
      <w:r>
        <w:rPr>
          <w:rStyle w:val="CommentReference"/>
        </w:rPr>
        <w:annotationRef/>
      </w:r>
      <w:r>
        <w:t>This is far too many words covering how leta’s memory block rows based on source content. Should likely be mentioning some kind of growth rate and then giving a layman’s understanding of how large of a corpus we’re talking about when this sentence duplication issue starts to come up and the block begins to grow a little No reason for this to be that long</w:t>
      </w:r>
    </w:p>
  </w:comment>
  <w:comment w:id="84" w:author="Aarik Gulaya" w:date="2026-04-27T12:57:00Z" w:initials="AG">
    <w:p w14:paraId="0EE99A5B" w14:textId="305C2B97" w:rsidR="00744F50" w:rsidRDefault="00744F50">
      <w:pPr>
        <w:pStyle w:val="CommentText"/>
      </w:pPr>
      <w:r>
        <w:rPr>
          <w:rStyle w:val="CommentReference"/>
        </w:rPr>
        <w:annotationRef/>
      </w:r>
      <w:r>
        <w:t>To some extent this could be woven into the primary finding when explaining the primary finding.</w:t>
      </w:r>
    </w:p>
  </w:comment>
  <w:comment w:id="85" w:author="Aarik Gulaya" w:date="2026-04-27T12:58:00Z" w:initials="AG">
    <w:p w14:paraId="5DCE17A3" w14:textId="5A1BA774" w:rsidR="00744F50" w:rsidRDefault="00744F50">
      <w:pPr>
        <w:pStyle w:val="CommentText"/>
      </w:pPr>
      <w:r>
        <w:rPr>
          <w:rStyle w:val="CommentReference"/>
        </w:rPr>
        <w:annotationRef/>
      </w:r>
      <w:r>
        <w:t>This comes off as a Disclaimer.</w:t>
      </w:r>
    </w:p>
  </w:comment>
  <w:comment w:id="86" w:author="Aarik Gulaya" w:date="2026-04-27T12:59:00Z" w:initials="AG">
    <w:p w14:paraId="18A66C80" w14:textId="62AADFFD" w:rsidR="00744F50" w:rsidRDefault="00744F50">
      <w:pPr>
        <w:pStyle w:val="CommentText"/>
      </w:pPr>
      <w:r>
        <w:rPr>
          <w:rStyle w:val="CommentReference"/>
        </w:rPr>
        <w:annotationRef/>
      </w:r>
      <w:r>
        <w:t>This seems to be reiterating the first paragraph of 1.4.</w:t>
      </w:r>
      <w:r w:rsidR="000F7856">
        <w:t xml:space="preserve"> Would like to see this potentially rolled up depending on if we merge 1.4 into initial primary finding language. Not entirely sure how to approach that We’ll need to do step by step feedback live together</w:t>
      </w:r>
      <w:r w:rsidR="005F4513">
        <w:t>…. This being said I’m overall happy with the content of the introduction I do like ending on this note because I think it gives some framing so maybe there’s a separate sort of closing introduction if that’s fair maybe a final paragraph that just recaps what these findings imply in general. I think that’s what 1.4 was really going for Not necessarily why the gradient matters but what this experiment implies needs to be done for the future of human AI alignment personalization and a world where agents act on our behalf.</w:t>
      </w:r>
    </w:p>
  </w:comment>
  <w:comment w:id="89" w:author="Aarik Gulaya" w:date="2026-04-27T13:01:00Z" w:initials="AG">
    <w:p w14:paraId="525AAE4D" w14:textId="3BA701D4" w:rsidR="005F4513" w:rsidRDefault="005F4513">
      <w:pPr>
        <w:pStyle w:val="CommentText"/>
      </w:pPr>
      <w:r>
        <w:rPr>
          <w:rStyle w:val="CommentReference"/>
        </w:rPr>
        <w:annotationRef/>
      </w:r>
      <w:r>
        <w:t>It’s interesting how there’s a gap between these neural memory analog systems and cognitive representation research. It’s almost like you can’t look at one without considering the other and the cognitive representation is certainly more dominant, whereas the neural memory seems to be what enables cognitive representation they’re 1 and the same So strange that we have a split. Maybe because cognitive representation is a much more difficult problem than memory, but I think trying to simplify memory without it is a mistake.</w:t>
      </w:r>
    </w:p>
  </w:comment>
  <w:comment w:id="106" w:author="Aarik Gulaya" w:date="2026-04-27T13:07:00Z" w:initials="AG">
    <w:p w14:paraId="6D2B1755" w14:textId="3AC2E432" w:rsidR="00890A2D" w:rsidRDefault="00890A2D">
      <w:pPr>
        <w:pStyle w:val="CommentText"/>
      </w:pPr>
      <w:r>
        <w:rPr>
          <w:rStyle w:val="CommentReference"/>
        </w:rPr>
        <w:annotationRef/>
      </w:r>
      <w:r>
        <w:t>These numbers are not in line</w:t>
      </w:r>
    </w:p>
  </w:comment>
  <w:comment w:id="107" w:author="Aarik Gulaya" w:date="2026-04-27T13:04:00Z" w:initials="AG">
    <w:p w14:paraId="29465E49" w14:textId="33900FE1" w:rsidR="00890A2D" w:rsidRDefault="00890A2D">
      <w:pPr>
        <w:pStyle w:val="CommentText"/>
      </w:pPr>
      <w:r>
        <w:rPr>
          <w:rStyle w:val="CommentReference"/>
        </w:rPr>
        <w:annotationRef/>
      </w:r>
      <w:r>
        <w:t>This is way too long for the draw it in the footnotes If it’s extending this far. Vendor reported should be below Peer reviewable papers should be below Those should be footnotes they should not be parenthetical</w:t>
      </w:r>
    </w:p>
  </w:comment>
  <w:comment w:id="112" w:author="Aarik Gulaya" w:date="2026-04-27T13:04:00Z" w:initials="AG">
    <w:p w14:paraId="2A2CC63D" w14:textId="1780A7B8" w:rsidR="00890A2D" w:rsidRDefault="00890A2D">
      <w:pPr>
        <w:pStyle w:val="CommentText"/>
      </w:pPr>
      <w:r>
        <w:rPr>
          <w:rStyle w:val="CommentReference"/>
        </w:rPr>
        <w:annotationRef/>
      </w:r>
      <w:r>
        <w:t>This is sloppy. Text size and font selection are off This needs to be layman terms not putting specific functions.</w:t>
      </w:r>
    </w:p>
  </w:comment>
  <w:comment w:id="115" w:author="Aarik Gulaya" w:date="2026-04-27T13:04:00Z" w:initials="AG">
    <w:p w14:paraId="3493CB78" w14:textId="770A3287" w:rsidR="00890A2D" w:rsidRDefault="00890A2D">
      <w:pPr>
        <w:pStyle w:val="CommentText"/>
      </w:pPr>
      <w:r>
        <w:rPr>
          <w:rStyle w:val="CommentReference"/>
        </w:rPr>
        <w:annotationRef/>
      </w:r>
      <w:r>
        <w:t>Again this should be a footnote not a parenthetical</w:t>
      </w:r>
    </w:p>
  </w:comment>
  <w:comment w:id="128" w:author="Aarik Gulaya" w:date="2026-04-27T13:10:00Z" w:initials="AG">
    <w:p w14:paraId="3098FBF9" w14:textId="76E2B4AC" w:rsidR="00A73015" w:rsidRDefault="00A73015">
      <w:pPr>
        <w:pStyle w:val="CommentText"/>
      </w:pPr>
      <w:r>
        <w:rPr>
          <w:rStyle w:val="CommentReference"/>
        </w:rPr>
        <w:annotationRef/>
      </w:r>
      <w:r>
        <w:t>This should be footnote</w:t>
      </w:r>
    </w:p>
  </w:comment>
  <w:comment w:id="129" w:author="Aarik Gulaya" w:date="2026-04-27T13:11:00Z" w:initials="AG">
    <w:p w14:paraId="279A0E02" w14:textId="1F6EFDFA" w:rsidR="007512F9" w:rsidRDefault="007512F9">
      <w:pPr>
        <w:pStyle w:val="CommentText"/>
      </w:pPr>
      <w:r>
        <w:rPr>
          <w:rStyle w:val="CommentReference"/>
        </w:rPr>
        <w:annotationRef/>
      </w:r>
      <w:r>
        <w:t>Not sure if we need to mention this to be honest We’ve shown them enough respect</w:t>
      </w:r>
    </w:p>
  </w:comment>
  <w:comment w:id="132" w:author="Aarik Gulaya" w:date="2026-04-27T13:12:00Z" w:initials="AG">
    <w:p w14:paraId="6A9C0BEA" w14:textId="66E12409" w:rsidR="004D3EF2" w:rsidRDefault="004D3EF2">
      <w:pPr>
        <w:pStyle w:val="CommentText"/>
      </w:pPr>
      <w:r>
        <w:rPr>
          <w:rStyle w:val="CommentReference"/>
        </w:rPr>
        <w:annotationRef/>
      </w:r>
      <w:r>
        <w:t xml:space="preserve">Does this imply they are not providng traceability at all? </w:t>
      </w:r>
    </w:p>
  </w:comment>
  <w:comment w:id="136" w:author="Aarik Gulaya" w:date="2026-04-27T13:13:00Z" w:initials="AG">
    <w:p w14:paraId="12603A7C" w14:textId="3A98EE3F" w:rsidR="004D3EF2" w:rsidRDefault="004D3EF2">
      <w:pPr>
        <w:pStyle w:val="CommentText"/>
      </w:pPr>
      <w:r>
        <w:rPr>
          <w:rStyle w:val="CommentReference"/>
        </w:rPr>
        <w:annotationRef/>
      </w:r>
      <w:r>
        <w:t>Should we be talking about memory and personalization benchmarks betfore talking about memory systems? Since we bring up benchmarks nad have a note on how benchmark numbers are contested?</w:t>
      </w:r>
    </w:p>
  </w:comment>
  <w:comment w:id="135" w:author="Aarik Gulaya" w:date="2026-04-27T13:18:00Z" w:initials="AG">
    <w:p w14:paraId="536FD7B1" w14:textId="2CF02636" w:rsidR="00FB6BE6" w:rsidRDefault="00FB6BE6">
      <w:pPr>
        <w:pStyle w:val="CommentText"/>
      </w:pPr>
      <w:r>
        <w:rPr>
          <w:rStyle w:val="CommentReference"/>
        </w:rPr>
        <w:annotationRef/>
      </w:r>
      <w:r>
        <w:t>Thinking that 2.3 and 2.3 1 can be potentially merged. In the Primary 2.3 section we bring up each benchmark, and then in point one we specify or introduce a 5</w:t>
      </w:r>
      <w:r w:rsidRPr="00FB6BE6">
        <w:rPr>
          <w:vertAlign w:val="superscript"/>
        </w:rPr>
        <w:t>th</w:t>
      </w:r>
      <w:r>
        <w:t xml:space="preserve"> target. Perhaps we should be talking about the four targets as the primary 2.3 section within those targets we mentioned the specific benchmarks related to them. This way we can weave in 2.3.1 into 2.3. This would make it slightly more concise and holistic instead of breaking into a separate section. Then we can close the missing axis and implication for future memory system research. Does this make sense?</w:t>
      </w:r>
    </w:p>
  </w:comment>
  <w:comment w:id="154" w:author="Aarik Gulaya" w:date="2026-04-27T13:23:00Z" w:initials="AG">
    <w:p w14:paraId="7FFCE97C" w14:textId="2590774C" w:rsidR="007F220D" w:rsidRDefault="007F220D">
      <w:pPr>
        <w:pStyle w:val="CommentText"/>
      </w:pPr>
      <w:r>
        <w:rPr>
          <w:rStyle w:val="CommentReference"/>
        </w:rPr>
        <w:annotationRef/>
      </w:r>
      <w:r>
        <w:t>Did some small formatting for this minim subject number cell size.</w:t>
      </w:r>
    </w:p>
  </w:comment>
  <w:comment w:id="228" w:author="Aarik Gulaya" w:date="2026-04-27T13:24:00Z" w:initials="AG">
    <w:p w14:paraId="4CFE249D" w14:textId="61B2E741" w:rsidR="007F220D" w:rsidRDefault="007F220D">
      <w:pPr>
        <w:pStyle w:val="CommentText"/>
      </w:pPr>
      <w:r>
        <w:rPr>
          <w:rStyle w:val="CommentReference"/>
        </w:rPr>
        <w:annotationRef/>
      </w:r>
      <w:r>
        <w:t>We are bringing up scoring but have not discussed scoring rubric outside of the introduction. Can I either move this to a later section or make a short reference of it or move it to a later section and link section directly here for review where navigation.</w:t>
      </w:r>
    </w:p>
  </w:comment>
  <w:comment w:id="229" w:author="Aarik Gulaya" w:date="2026-04-27T13:25:00Z" w:initials="AG">
    <w:p w14:paraId="68453855" w14:textId="5EF588F2" w:rsidR="007F220D" w:rsidRDefault="007F220D">
      <w:pPr>
        <w:pStyle w:val="CommentText"/>
      </w:pPr>
      <w:r>
        <w:rPr>
          <w:rStyle w:val="CommentReference"/>
        </w:rPr>
        <w:annotationRef/>
      </w:r>
      <w:r>
        <w:t>I like the bass line as an observable proxy being mentioned here, the scores help give some context on that, but again there is no understanding in this section of what the scores are and there’s no navigation to the score section from here. Need to think about how to organize this.</w:t>
      </w:r>
    </w:p>
  </w:comment>
  <w:comment w:id="232" w:author="Aarik Gulaya" w:date="2026-04-27T13:27:00Z" w:initials="AG">
    <w:p w14:paraId="74CFFF7E" w14:textId="716735A8" w:rsidR="007F220D" w:rsidRDefault="007F220D">
      <w:pPr>
        <w:pStyle w:val="CommentText"/>
      </w:pPr>
      <w:r>
        <w:rPr>
          <w:rStyle w:val="CommentReference"/>
        </w:rPr>
        <w:annotationRef/>
      </w:r>
      <w:r>
        <w:t>Again we’re bringing score up but have not made it clear what the scoring is.</w:t>
      </w:r>
    </w:p>
  </w:comment>
  <w:comment w:id="235" w:author="Aarik Gulaya" w:date="2026-04-27T13:28:00Z" w:initials="AG">
    <w:p w14:paraId="7B3E4EE8" w14:textId="2BADD75A" w:rsidR="007F220D" w:rsidRDefault="007F220D">
      <w:pPr>
        <w:pStyle w:val="CommentText"/>
      </w:pPr>
      <w:r>
        <w:rPr>
          <w:rStyle w:val="CommentReference"/>
        </w:rPr>
        <w:annotationRef/>
      </w:r>
      <w:r>
        <w:t>Scoring should definitely come before the base layer pipeline. Likely question battery should also come before the base layer pipeline circularity should come as well experimental conditions as well.</w:t>
      </w:r>
    </w:p>
  </w:comment>
  <w:comment w:id="279" w:author="Aarik Gulaya" w:date="2026-04-27T13:31:00Z" w:initials="AG">
    <w:p w14:paraId="34CAD1A2" w14:textId="3EEA7879" w:rsidR="0081750C" w:rsidRDefault="0081750C">
      <w:pPr>
        <w:pStyle w:val="CommentText"/>
      </w:pPr>
      <w:r>
        <w:rPr>
          <w:rStyle w:val="CommentReference"/>
        </w:rPr>
        <w:annotationRef/>
      </w:r>
      <w:r>
        <w:t>Needs to be linked</w:t>
      </w:r>
    </w:p>
  </w:comment>
  <w:comment w:id="284" w:author="Aarik Gulaya" w:date="2026-04-27T13:32:00Z" w:initials="AG">
    <w:p w14:paraId="124EACB6" w14:textId="5791E079" w:rsidR="0081750C" w:rsidRDefault="0081750C">
      <w:pPr>
        <w:pStyle w:val="CommentText"/>
      </w:pPr>
      <w:r>
        <w:rPr>
          <w:rStyle w:val="CommentReference"/>
        </w:rPr>
        <w:annotationRef/>
      </w:r>
      <w:r>
        <w:t>I’d imagine circularity controls would come after we’ve talked about scoring and cushion battery formation for reference pending changes.</w:t>
      </w:r>
    </w:p>
  </w:comment>
  <w:comment w:id="285" w:author="Aarik Gulaya [2]" w:date="2026-04-27T14:12:00Z" w:initials="AG">
    <w:p w14:paraId="5B3DEAF8" w14:textId="0B0705AB" w:rsidR="00EE3F74" w:rsidRDefault="00EE3F74">
      <w:pPr>
        <w:pStyle w:val="CommentText"/>
      </w:pPr>
      <w:r>
        <w:rPr>
          <w:rStyle w:val="CommentReference"/>
        </w:rPr>
        <w:annotationRef/>
      </w:r>
      <w:r>
        <w:t>Footnote</w:t>
      </w:r>
    </w:p>
  </w:comment>
  <w:comment w:id="335" w:author="Aarik Gulaya [2]" w:date="2026-04-27T14:13:00Z" w:initials="AG">
    <w:p w14:paraId="1F98E618" w14:textId="6971C401" w:rsidR="008D5C0B" w:rsidRDefault="008D5C0B">
      <w:pPr>
        <w:pStyle w:val="CommentText"/>
      </w:pPr>
      <w:r>
        <w:rPr>
          <w:rStyle w:val="CommentReference"/>
        </w:rPr>
        <w:annotationRef/>
      </w:r>
      <w:r>
        <w:t>Don’t need to bring up a prior iteration. Can speak of how the wrong spec control exists today</w:t>
      </w:r>
    </w:p>
  </w:comment>
  <w:comment w:id="336" w:author="Aarik Gulaya [2]" w:date="2026-04-27T14:13:00Z" w:initials="AG">
    <w:p w14:paraId="04753EE5" w14:textId="4C486B3C" w:rsidR="008D5C0B" w:rsidRDefault="008D5C0B">
      <w:pPr>
        <w:pStyle w:val="CommentText"/>
      </w:pPr>
      <w:r>
        <w:rPr>
          <w:rStyle w:val="CommentReference"/>
        </w:rPr>
        <w:annotationRef/>
      </w:r>
      <w:r>
        <w:t>Footnote</w:t>
      </w:r>
    </w:p>
  </w:comment>
  <w:comment w:id="339" w:author="Aarik Gulaya [2]" w:date="2026-04-27T14:14:00Z" w:initials="AG">
    <w:p w14:paraId="72A47B38" w14:textId="5F3330FE" w:rsidR="008D5C0B" w:rsidRDefault="008D5C0B">
      <w:pPr>
        <w:pStyle w:val="CommentText"/>
      </w:pPr>
      <w:r>
        <w:rPr>
          <w:rStyle w:val="CommentReference"/>
        </w:rPr>
        <w:annotationRef/>
      </w:r>
      <w:r>
        <w:t>Do we need to spell this out or can we cut this out entirely</w:t>
      </w:r>
    </w:p>
  </w:comment>
  <w:comment w:id="340" w:author="Aarik Gulaya [2]" w:date="2026-04-27T14:15:00Z" w:initials="AG">
    <w:p w14:paraId="5CD07C3F" w14:textId="475BA768" w:rsidR="008D5C0B" w:rsidRDefault="008D5C0B">
      <w:pPr>
        <w:pStyle w:val="CommentText"/>
      </w:pPr>
      <w:r>
        <w:rPr>
          <w:rStyle w:val="CommentReference"/>
        </w:rPr>
        <w:annotationRef/>
      </w:r>
      <w:r>
        <w:t>Footnote</w:t>
      </w:r>
    </w:p>
  </w:comment>
  <w:comment w:id="341" w:author="Aarik Gulaya [2]" w:date="2026-04-27T14:15:00Z" w:initials="AG">
    <w:p w14:paraId="05002E37" w14:textId="30C2C827" w:rsidR="008D5C0B" w:rsidRDefault="008D5C0B">
      <w:pPr>
        <w:pStyle w:val="CommentText"/>
      </w:pPr>
      <w:r>
        <w:rPr>
          <w:rStyle w:val="CommentReference"/>
        </w:rPr>
        <w:annotationRef/>
      </w:r>
      <w:r>
        <w:t>Footnote</w:t>
      </w:r>
    </w:p>
  </w:comment>
  <w:comment w:id="344" w:author="Aarik Gulaya [2]" w:date="2026-04-27T14:16:00Z" w:initials="AG">
    <w:p w14:paraId="66CC5AE5" w14:textId="3E30B4BD" w:rsidR="008D5C0B" w:rsidRDefault="008D5C0B">
      <w:pPr>
        <w:pStyle w:val="CommentText"/>
      </w:pPr>
      <w:r>
        <w:rPr>
          <w:rStyle w:val="CommentReference"/>
        </w:rPr>
        <w:annotationRef/>
      </w:r>
      <w:r>
        <w:t>Scoring is brought up very late and curious why it’s been bunched in with LLM as judge calibration that should be a section under scoring rubric</w:t>
      </w:r>
    </w:p>
  </w:comment>
  <w:comment w:id="366" w:author="Aarik Gulaya [2]" w:date="2026-04-27T14:16:00Z" w:initials="AG">
    <w:p w14:paraId="54393564" w14:textId="6D10FC15" w:rsidR="008D5C0B" w:rsidRDefault="008D5C0B">
      <w:pPr>
        <w:pStyle w:val="CommentText"/>
      </w:pPr>
      <w:r>
        <w:rPr>
          <w:rStyle w:val="CommentReference"/>
        </w:rPr>
        <w:annotationRef/>
      </w:r>
      <w:r>
        <w:t>This should be linked</w:t>
      </w:r>
    </w:p>
  </w:comment>
  <w:comment w:id="367" w:author="Aarik Gulaya [2]" w:date="2026-04-27T14:17:00Z" w:initials="AG">
    <w:p w14:paraId="3B29563F" w14:textId="63DE4F1D" w:rsidR="008D5C0B" w:rsidRDefault="008D5C0B">
      <w:pPr>
        <w:pStyle w:val="CommentText"/>
      </w:pPr>
      <w:r>
        <w:rPr>
          <w:rStyle w:val="CommentReference"/>
        </w:rPr>
        <w:annotationRef/>
      </w:r>
      <w:r>
        <w:t>Fractional score interpretation should really be coming right after this section instead of judge panel. Especially if we’re going to trying to qualitatively def What a move from two to three would be here</w:t>
      </w:r>
    </w:p>
  </w:comment>
  <w:comment w:id="372" w:author="Aarik Gulaya [2]" w:date="2026-04-27T14:20:00Z" w:initials="AG">
    <w:p w14:paraId="5E8E5761" w14:textId="41E251EA" w:rsidR="008D5C0B" w:rsidRDefault="008D5C0B">
      <w:pPr>
        <w:pStyle w:val="CommentText"/>
      </w:pPr>
      <w:r>
        <w:rPr>
          <w:rStyle w:val="CommentReference"/>
        </w:rPr>
        <w:annotationRef/>
      </w:r>
      <w:r>
        <w:t>Should be declarative statements on what it measures, no questions</w:t>
      </w:r>
    </w:p>
  </w:comment>
  <w:comment w:id="373" w:author="Aarik Gulaya [2]" w:date="2026-04-27T14:21:00Z" w:initials="AG">
    <w:p w14:paraId="07C2BF76" w14:textId="5A3DF381" w:rsidR="001F344C" w:rsidRDefault="001F344C">
      <w:pPr>
        <w:pStyle w:val="CommentText"/>
      </w:pPr>
      <w:r>
        <w:rPr>
          <w:rStyle w:val="CommentReference"/>
        </w:rPr>
        <w:annotationRef/>
      </w:r>
      <w:r>
        <w:t>Should be linked</w:t>
      </w:r>
    </w:p>
  </w:comment>
  <w:comment w:id="374" w:author="Aarik Gulaya [2]" w:date="2026-04-27T14:22:00Z" w:initials="AG">
    <w:p w14:paraId="52F7F24E" w14:textId="457CA7F4" w:rsidR="001F344C" w:rsidRDefault="001F344C">
      <w:pPr>
        <w:pStyle w:val="CommentText"/>
      </w:pPr>
      <w:r>
        <w:rPr>
          <w:rStyle w:val="CommentReference"/>
        </w:rPr>
        <w:annotationRef/>
      </w:r>
      <w:r>
        <w:t>Yeah we’re talking about scores again and we haven’t even gotten two fractional score interpretation yet</w:t>
      </w:r>
    </w:p>
  </w:comment>
  <w:comment w:id="394" w:author="Aarik Gulaya [2]" w:date="2026-04-27T14:24:00Z" w:initials="AG">
    <w:p w14:paraId="2F7B230A" w14:textId="07F9A1B9" w:rsidR="009F4280" w:rsidRDefault="009F4280">
      <w:pPr>
        <w:pStyle w:val="CommentText"/>
      </w:pPr>
      <w:r>
        <w:rPr>
          <w:rStyle w:val="CommentReference"/>
        </w:rPr>
        <w:annotationRef/>
      </w:r>
      <w:r>
        <w:t>Detectable as representational accuracy?</w:t>
      </w:r>
    </w:p>
  </w:comment>
  <w:comment w:id="395" w:author="Aarik Gulaya [2]" w:date="2026-04-27T14:24:00Z" w:initials="AG">
    <w:p w14:paraId="1B38C1E7" w14:textId="542652D2" w:rsidR="009F4280" w:rsidRDefault="009F4280">
      <w:pPr>
        <w:pStyle w:val="CommentText"/>
      </w:pPr>
      <w:r>
        <w:rPr>
          <w:rStyle w:val="CommentReference"/>
        </w:rPr>
        <w:annotationRef/>
      </w:r>
      <w:r>
        <w:t>Footnote</w:t>
      </w:r>
    </w:p>
  </w:comment>
  <w:comment w:id="396" w:author="Aarik Gulaya [2]" w:date="2026-04-27T14:25:00Z" w:initials="AG">
    <w:p w14:paraId="5A5C9A87" w14:textId="52D18E18" w:rsidR="001F5D6F" w:rsidRDefault="001F5D6F">
      <w:pPr>
        <w:pStyle w:val="CommentText"/>
      </w:pPr>
      <w:r>
        <w:rPr>
          <w:rStyle w:val="CommentReference"/>
        </w:rPr>
        <w:annotationRef/>
      </w:r>
      <w:r>
        <w:t>Based on Krippendorf what would his guidance say about this particular number or alpha. Are these up to date based on recent computation as well we had to do some reruns, should verify</w:t>
      </w:r>
    </w:p>
  </w:comment>
  <w:comment w:id="401" w:author="Aarik Gulaya [2]" w:date="2026-04-27T14:27:00Z" w:initials="AG">
    <w:p w14:paraId="10E359A5" w14:textId="50A42CB7" w:rsidR="001F5D6F" w:rsidRDefault="001F5D6F">
      <w:pPr>
        <w:pStyle w:val="CommentText"/>
      </w:pPr>
      <w:r>
        <w:rPr>
          <w:rStyle w:val="CommentReference"/>
        </w:rPr>
        <w:annotationRef/>
      </w:r>
      <w:r>
        <w:t>Verify figures/metrics in this section</w:t>
      </w:r>
    </w:p>
  </w:comment>
  <w:comment w:id="402" w:author="Aarik Gulaya [2]" w:date="2026-04-27T14:28:00Z" w:initials="AG">
    <w:p w14:paraId="023838DD" w14:textId="3993AA3A" w:rsidR="001F5D6F" w:rsidRDefault="001F5D6F">
      <w:pPr>
        <w:pStyle w:val="CommentText"/>
      </w:pPr>
      <w:r>
        <w:rPr>
          <w:rStyle w:val="CommentReference"/>
        </w:rPr>
        <w:annotationRef/>
      </w:r>
      <w:r>
        <w:t>Might want to with the specific pattern patterns, this feels a bit buried right now</w:t>
      </w:r>
    </w:p>
  </w:comment>
  <w:comment w:id="403" w:author="Aarik Gulaya [2]" w:date="2026-04-27T14:29:00Z" w:initials="AG">
    <w:p w14:paraId="40AFEFD3" w14:textId="76E05998" w:rsidR="001F5D6F" w:rsidRDefault="001F5D6F">
      <w:pPr>
        <w:pStyle w:val="CommentText"/>
      </w:pPr>
      <w:r>
        <w:rPr>
          <w:rStyle w:val="CommentReference"/>
        </w:rPr>
        <w:annotationRef/>
      </w:r>
      <w:r w:rsidR="00BC146B">
        <w:t>Footnote</w:t>
      </w:r>
    </w:p>
  </w:comment>
  <w:comment w:id="406" w:author="Aarik Gulaya [2]" w:date="2026-04-27T14:30:00Z" w:initials="AG">
    <w:p w14:paraId="45D739D5" w14:textId="59CBA10A" w:rsidR="00AE4201" w:rsidRDefault="00AE4201">
      <w:pPr>
        <w:pStyle w:val="CommentText"/>
      </w:pPr>
      <w:r>
        <w:rPr>
          <w:rStyle w:val="CommentReference"/>
        </w:rPr>
        <w:annotationRef/>
      </w:r>
      <w:r>
        <w:t>May want to describe this in terms of viewing the figure itself kent State on the left hand side The behavioral specification alone was able to achieve X the facts alone were able to achieve Why the rock corpus alone were able to achieve. And when stacking the specification on top of raw fax alone or the raw corpus, the highest scores were produced. This suggests that the specification is providing a more aligned line of reasoning than without</w:t>
      </w:r>
      <w:r w:rsidR="003025AB">
        <w:t>..</w:t>
      </w:r>
    </w:p>
  </w:comment>
  <w:comment w:id="409" w:author="Aarik Gulaya [2]" w:date="2026-04-27T14:32:00Z" w:initials="AG">
    <w:p w14:paraId="4C6582AD" w14:textId="30945CC6" w:rsidR="006E48BD" w:rsidRDefault="006E48BD">
      <w:pPr>
        <w:pStyle w:val="CommentText"/>
      </w:pPr>
      <w:r>
        <w:rPr>
          <w:rStyle w:val="CommentReference"/>
        </w:rPr>
        <w:annotationRef/>
      </w:r>
      <w:r>
        <w:t>Again likely want to walk viewers through How to read this chart, should likely start at the red line stating above this line there was a positive change when using the behavioral specification below this line a negative change in scoring. Subjects on the left half or below on the C-5 baseline ax are considered to be low baseline and to the right of that high bass line or mid bassline. The dotted line is showing how the behavioral spec slope decreases based on how well a model already knows a subject. May be worthwhile adding specification on per question swings. We will likely also need a separate chart for the percentage of questions that move from one anchor number to another. But that is separate from this.</w:t>
      </w:r>
    </w:p>
  </w:comment>
  <w:comment w:id="412" w:author="Aarik Gulaya [2]" w:date="2026-04-27T14:40:00Z" w:initials="AG">
    <w:p w14:paraId="2DD92813" w14:textId="4786D70D" w:rsidR="00ED3FB7" w:rsidRDefault="00ED3FB7">
      <w:pPr>
        <w:pStyle w:val="CommentText"/>
      </w:pPr>
      <w:r>
        <w:rPr>
          <w:rStyle w:val="CommentReference"/>
        </w:rPr>
        <w:annotationRef/>
      </w:r>
      <w:r>
        <w:t>Again this is focusing on this idea of producing an answer of roughly uniform quality I think the structural finding is the gradient itself so we should be leading with that instead of this. Too much importance is being given to the quality produced which we know is a mean an aggregated mean. Refer to later notes within the section on this but what is more impressive is movement across anchor numbers. We also explicitly mention the question battery limitations and some of the judging issues that come up, as well as serving layer limitations and optimization. I think we’re over indexing on this uniform quality finding</w:t>
      </w:r>
    </w:p>
  </w:comment>
  <w:comment w:id="413" w:author="Aarik Gulaya [2]" w:date="2026-04-27T14:36:00Z" w:initials="AG">
    <w:p w14:paraId="073F6F9D" w14:textId="065D5A66" w:rsidR="00ED3FB7" w:rsidRDefault="00ED3FB7">
      <w:pPr>
        <w:pStyle w:val="CommentText"/>
      </w:pPr>
      <w:r>
        <w:rPr>
          <w:rStyle w:val="CommentReference"/>
        </w:rPr>
        <w:annotationRef/>
      </w:r>
      <w:r>
        <w:t>Footnote</w:t>
      </w:r>
    </w:p>
  </w:comment>
  <w:comment w:id="414" w:author="Aarik Gulaya [2]" w:date="2026-04-27T14:42:00Z" w:initials="AG">
    <w:p w14:paraId="6C7DB365" w14:textId="21BC4063" w:rsidR="00ED3FB7" w:rsidRDefault="00ED3FB7">
      <w:pPr>
        <w:pStyle w:val="CommentText"/>
      </w:pPr>
      <w:r>
        <w:rPr>
          <w:rStyle w:val="CommentReference"/>
        </w:rPr>
        <w:annotationRef/>
      </w:r>
      <w:r>
        <w:t>This seems like more of a headline finding than the specification producing answers of roughly uniform quality, I understand why that’s important but I think we should be leaving with the primary headline findings instead of the structural finding</w:t>
      </w:r>
    </w:p>
  </w:comment>
  <w:comment w:id="415" w:author="Aarik Gulaya [2]" w:date="2026-04-27T14:37:00Z" w:initials="AG">
    <w:p w14:paraId="1990B078" w14:textId="5C5680B2" w:rsidR="00ED3FB7" w:rsidRDefault="00ED3FB7">
      <w:pPr>
        <w:pStyle w:val="CommentText"/>
      </w:pPr>
      <w:r>
        <w:rPr>
          <w:rStyle w:val="CommentReference"/>
        </w:rPr>
        <w:annotationRef/>
      </w:r>
      <w:r>
        <w:t>Footnote</w:t>
      </w:r>
    </w:p>
  </w:comment>
  <w:comment w:id="418" w:author="Aarik Gulaya [2]" w:date="2026-04-27T14:38:00Z" w:initials="AG">
    <w:p w14:paraId="44644DA3" w14:textId="26F94629" w:rsidR="00ED3FB7" w:rsidRDefault="00ED3FB7">
      <w:pPr>
        <w:pStyle w:val="CommentText"/>
      </w:pPr>
      <w:r>
        <w:rPr>
          <w:rStyle w:val="CommentReference"/>
        </w:rPr>
        <w:annotationRef/>
      </w:r>
      <w:r>
        <w:t>Should provide footnote on where to find this in the repo</w:t>
      </w:r>
    </w:p>
  </w:comment>
  <w:comment w:id="421" w:author="Aarik Gulaya [2]" w:date="2026-04-27T14:43:00Z" w:initials="AG">
    <w:p w14:paraId="6AD03017" w14:textId="2CEB4AD0" w:rsidR="00ED3FB7" w:rsidRDefault="00ED3FB7">
      <w:pPr>
        <w:pStyle w:val="CommentText"/>
      </w:pPr>
      <w:r>
        <w:rPr>
          <w:rStyle w:val="CommentReference"/>
        </w:rPr>
        <w:annotationRef/>
      </w:r>
      <w:r>
        <w:t>Need links to where this is in the repo</w:t>
      </w:r>
    </w:p>
  </w:comment>
  <w:comment w:id="424" w:author="Aarik Gulaya [2]" w:date="2026-04-27T14:43:00Z" w:initials="AG">
    <w:p w14:paraId="5FC58E43" w14:textId="4474906A" w:rsidR="00ED3FB7" w:rsidRDefault="00ED3FB7">
      <w:pPr>
        <w:pStyle w:val="CommentText"/>
      </w:pPr>
      <w:r>
        <w:rPr>
          <w:rStyle w:val="CommentReference"/>
        </w:rPr>
        <w:annotationRef/>
      </w:r>
      <w:r>
        <w:t>Need links to where this is in the repo very impressive</w:t>
      </w:r>
    </w:p>
  </w:comment>
  <w:comment w:id="425" w:author="Aarik Gulaya [2]" w:date="2026-04-27T14:39:00Z" w:initials="AG">
    <w:p w14:paraId="4011FDFD" w14:textId="6060130C" w:rsidR="00ED3FB7" w:rsidRDefault="00ED3FB7">
      <w:pPr>
        <w:pStyle w:val="CommentText"/>
      </w:pPr>
      <w:r>
        <w:rPr>
          <w:rStyle w:val="CommentReference"/>
        </w:rPr>
        <w:annotationRef/>
      </w:r>
      <w:r>
        <w:t>This is an exceptionally impressive response to want to remind that we should be talking about the significance of multi anchor number moves, I’m not sure if that’s mentioned anywhere explicitly we bring prior to this in looking at transition metrics, but that should be discussed more clearly</w:t>
      </w:r>
    </w:p>
  </w:comment>
  <w:comment w:id="426" w:author="Aarik Gulaya [2]" w:date="2026-04-27T14:43:00Z" w:initials="AG">
    <w:p w14:paraId="2B8CEE16" w14:textId="6F5089C8" w:rsidR="00ED3FB7" w:rsidRDefault="00ED3FB7">
      <w:pPr>
        <w:pStyle w:val="CommentText"/>
      </w:pPr>
      <w:r>
        <w:rPr>
          <w:rStyle w:val="CommentReference"/>
        </w:rPr>
        <w:annotationRef/>
      </w:r>
      <w:r>
        <w:t>This is spoken to within the gradient maybe can fold this in in some way Seems like this is being buried all the way down here given that the section title is on the cross subject gradient.</w:t>
      </w:r>
    </w:p>
  </w:comment>
  <w:comment w:id="429" w:author="Aarik Gulaya [2]" w:date="2026-04-27T14:47:00Z" w:initials="AG">
    <w:p w14:paraId="5B52F08C" w14:textId="70DC4093" w:rsidR="00F60756" w:rsidRDefault="00F60756">
      <w:pPr>
        <w:pStyle w:val="CommentText"/>
      </w:pPr>
      <w:r>
        <w:rPr>
          <w:rStyle w:val="CommentReference"/>
        </w:rPr>
        <w:annotationRef/>
      </w:r>
      <w:r>
        <w:t>This will be color coded right in terms of the table?</w:t>
      </w:r>
    </w:p>
  </w:comment>
  <w:comment w:id="654" w:author="Aarik Gulaya [2]" w:date="2026-04-27T14:48:00Z" w:initials="AG">
    <w:p w14:paraId="3FBFFA3D" w14:textId="0FCABFDA" w:rsidR="00F60756" w:rsidRDefault="00F60756">
      <w:pPr>
        <w:pStyle w:val="CommentText"/>
      </w:pPr>
      <w:r>
        <w:rPr>
          <w:rStyle w:val="CommentReference"/>
        </w:rPr>
        <w:annotationRef/>
      </w:r>
      <w:r>
        <w:t>This is exceptionally heavy you should be spoken about in layman terms and then directed to the appendix for a more complete technical overview</w:t>
      </w:r>
    </w:p>
  </w:comment>
  <w:comment w:id="655" w:author="Aarik Gulaya [2]" w:date="2026-04-27T14:49:00Z" w:initials="AG">
    <w:p w14:paraId="100BB148" w14:textId="6C3FB580" w:rsidR="00F60756" w:rsidRDefault="00F60756">
      <w:pPr>
        <w:pStyle w:val="CommentText"/>
      </w:pPr>
      <w:r>
        <w:rPr>
          <w:rStyle w:val="CommentReference"/>
        </w:rPr>
        <w:annotationRef/>
      </w:r>
      <w:r>
        <w:t>Likely when I make this a little bit more layman as well potentially redirect appendix. Follow</w:t>
      </w:r>
    </w:p>
  </w:comment>
  <w:comment w:id="656" w:author="Aarik Gulaya [2]" w:date="2026-04-27T14:49:00Z" w:initials="AG">
    <w:p w14:paraId="45486CAF" w14:textId="2CF10161" w:rsidR="00F60756" w:rsidRDefault="00F60756">
      <w:pPr>
        <w:pStyle w:val="CommentText"/>
      </w:pPr>
      <w:r>
        <w:rPr>
          <w:rStyle w:val="CommentReference"/>
        </w:rPr>
        <w:annotationRef/>
      </w:r>
      <w:r>
        <w:t>You just want to mention the controls When starting to talk about the battery composition sensitivity then two layman paragraphs on there and then this paragraph</w:t>
      </w:r>
    </w:p>
  </w:comment>
  <w:comment w:id="657" w:author="Aarik Gulaya [2]" w:date="2026-04-27T14:49:00Z" w:initials="AG">
    <w:p w14:paraId="35FFB822" w14:textId="4330B9BC" w:rsidR="00F60756" w:rsidRDefault="00F60756">
      <w:pPr>
        <w:pStyle w:val="CommentText"/>
      </w:pPr>
      <w:r>
        <w:rPr>
          <w:rStyle w:val="CommentReference"/>
        </w:rPr>
        <w:annotationRef/>
      </w:r>
      <w:r>
        <w:t>Foot</w:t>
      </w:r>
    </w:p>
  </w:comment>
  <w:comment w:id="658" w:author="Aarik Gulaya [2]" w:date="2026-04-27T14:50:00Z" w:initials="AG">
    <w:p w14:paraId="67536C3A" w14:textId="46D55394" w:rsidR="00F60756" w:rsidRDefault="00F60756">
      <w:pPr>
        <w:pStyle w:val="CommentText"/>
      </w:pPr>
      <w:r>
        <w:rPr>
          <w:rStyle w:val="CommentReference"/>
        </w:rPr>
        <w:annotationRef/>
      </w:r>
      <w:r>
        <w:t>This needs to be layman. Potential redirect to appendix for extended technical analysis. This is using language that’s beyond me as well in terms of the mechanical one anchor is what the permutation null reproduces I have clue what that means</w:t>
      </w:r>
    </w:p>
  </w:comment>
  <w:comment w:id="660" w:author="Aarik Gulaya [2]" w:date="2026-04-27T14:51:00Z" w:initials="AG">
    <w:p w14:paraId="188614EA" w14:textId="5FEC2BBD" w:rsidR="00ED3EDB" w:rsidRDefault="00ED3EDB">
      <w:pPr>
        <w:pStyle w:val="CommentText"/>
      </w:pPr>
      <w:r>
        <w:rPr>
          <w:rStyle w:val="CommentReference"/>
        </w:rPr>
        <w:annotationRef/>
      </w:r>
      <w:r>
        <w:t>This term’s way too advanced</w:t>
      </w:r>
    </w:p>
  </w:comment>
  <w:comment w:id="659" w:author="Aarik Gulaya [2]" w:date="2026-04-27T14:51:00Z" w:initials="AG">
    <w:p w14:paraId="123C9E87" w14:textId="317E248A" w:rsidR="00ED3EDB" w:rsidRDefault="00ED3EDB">
      <w:pPr>
        <w:pStyle w:val="CommentText"/>
      </w:pPr>
      <w:r>
        <w:rPr>
          <w:rStyle w:val="CommentReference"/>
        </w:rPr>
        <w:annotationRef/>
      </w:r>
      <w:r>
        <w:t>Not sure if this whole section is required it seems overkill May just want to move to limitations or appendix</w:t>
      </w:r>
    </w:p>
  </w:comment>
  <w:comment w:id="663" w:author="Aarik Gulaya [2]" w:date="2026-04-27T15:05:00Z" w:initials="AG">
    <w:p w14:paraId="3297A719" w14:textId="74AAB05D" w:rsidR="0060261E" w:rsidRDefault="0060261E">
      <w:pPr>
        <w:pStyle w:val="CommentText"/>
      </w:pPr>
      <w:r>
        <w:rPr>
          <w:rStyle w:val="CommentReference"/>
        </w:rPr>
        <w:annotationRef/>
      </w:r>
      <w:r>
        <w:t>Wondering if this should be moved down towards the latter half of Section 4 so that we can get to compression and question improvement rate.</w:t>
      </w:r>
    </w:p>
  </w:comment>
  <w:comment w:id="664" w:author="Aarik Gulaya [2]" w:date="2026-04-27T14:52:00Z" w:initials="AG">
    <w:p w14:paraId="2C777B7F" w14:textId="41EFB157" w:rsidR="00ED3EDB" w:rsidRDefault="00ED3EDB">
      <w:pPr>
        <w:pStyle w:val="CommentText"/>
      </w:pPr>
      <w:r>
        <w:rPr>
          <w:rStyle w:val="CommentReference"/>
        </w:rPr>
        <w:annotationRef/>
      </w:r>
      <w:r>
        <w:t>Footnote</w:t>
      </w:r>
    </w:p>
  </w:comment>
  <w:comment w:id="667" w:author="Aarik Gulaya [2]" w:date="2026-04-27T14:52:00Z" w:initials="AG">
    <w:p w14:paraId="207E19C9" w14:textId="14842083" w:rsidR="00ED3EDB" w:rsidRDefault="00ED3EDB">
      <w:pPr>
        <w:pStyle w:val="CommentText"/>
      </w:pPr>
      <w:r>
        <w:rPr>
          <w:rStyle w:val="CommentReference"/>
        </w:rPr>
        <w:annotationRef/>
      </w:r>
      <w:r>
        <w:t>Will need to describe this a bit more in depth. We’ll need to describe the axes point out where the baseline is Make sure this is looking or mentions that this is looking only at Hammerton. Point out what giving the full fact Corpus produced C4 or giving the full raw Corp is produced C8, in every situation where the spec was combined or served alone it outperformed in the judging metric. I’m not entirely sure what the dose response curve means and how to interpret a steep initial slope and a long plateau if you’re going to mention that then you have to mention why that is significant as well.</w:t>
      </w:r>
    </w:p>
  </w:comment>
  <w:comment w:id="670" w:author="Aarik Gulaya [2]" w:date="2026-04-27T14:55:00Z" w:initials="AG">
    <w:p w14:paraId="2704833C" w14:textId="53C7E194" w:rsidR="00ED3EDB" w:rsidRDefault="00ED3EDB">
      <w:pPr>
        <w:pStyle w:val="CommentText"/>
      </w:pPr>
      <w:r>
        <w:rPr>
          <w:rStyle w:val="CommentReference"/>
        </w:rPr>
        <w:annotationRef/>
      </w:r>
      <w:r>
        <w:t>May want to put this in a table and include one two words on what each condition is just to make it clear.</w:t>
      </w:r>
    </w:p>
  </w:comment>
  <w:comment w:id="671" w:author="Aarik Gulaya [2]" w:date="2026-04-27T14:55:00Z" w:initials="AG">
    <w:p w14:paraId="38BE0470" w14:textId="475F1E29" w:rsidR="00ED3EDB" w:rsidRDefault="00ED3EDB">
      <w:pPr>
        <w:pStyle w:val="CommentText"/>
      </w:pPr>
      <w:r>
        <w:rPr>
          <w:rStyle w:val="CommentReference"/>
        </w:rPr>
        <w:annotationRef/>
      </w:r>
      <w:r>
        <w:t>You mentioned 7K tokens here and mention that it order of magnitude smaller but not what that order of magnitude is, may want to refer to the per subject compression comparison more quickly?.</w:t>
      </w:r>
    </w:p>
  </w:comment>
  <w:comment w:id="672" w:author="Aarik Gulaya [2]" w:date="2026-04-27T14:56:00Z" w:initials="AG">
    <w:p w14:paraId="2DF5CCA4" w14:textId="1382CD79" w:rsidR="00ED3EDB" w:rsidRDefault="00ED3EDB">
      <w:pPr>
        <w:pStyle w:val="CommentText"/>
      </w:pPr>
      <w:r>
        <w:rPr>
          <w:rStyle w:val="CommentReference"/>
        </w:rPr>
        <w:annotationRef/>
      </w:r>
      <w:r>
        <w:t>Now I understand what you’re referring to with the dose response That needs to be a bit more implicit when talking about it earlier if deciding to keep that within the graphic explanation</w:t>
      </w:r>
    </w:p>
  </w:comment>
  <w:comment w:id="678" w:author="Aarik Gulaya [2]" w:date="2026-04-27T15:02:00Z" w:initials="AG">
    <w:p w14:paraId="7719028D" w14:textId="5258AC7C" w:rsidR="005616D5" w:rsidRDefault="005616D5">
      <w:pPr>
        <w:pStyle w:val="CommentText"/>
      </w:pPr>
      <w:r>
        <w:rPr>
          <w:rStyle w:val="CommentReference"/>
        </w:rPr>
        <w:annotationRef/>
      </w:r>
      <w:r>
        <w:t>I assume this try would be color coded as well at least in terms of highest score per column?&gt; htoughts?</w:t>
      </w:r>
    </w:p>
  </w:comment>
  <w:comment w:id="799" w:author="Aarik Gulaya [2]" w:date="2026-04-27T15:03:00Z" w:initials="AG">
    <w:p w14:paraId="19C87E7A" w14:textId="2094B087" w:rsidR="002C52BA" w:rsidRDefault="002C52BA">
      <w:pPr>
        <w:pStyle w:val="CommentText"/>
      </w:pPr>
      <w:r>
        <w:rPr>
          <w:rStyle w:val="CommentReference"/>
        </w:rPr>
        <w:annotationRef/>
      </w:r>
      <w:r>
        <w:t>Honestly interesting that it even adds over raw corpus</w:t>
      </w:r>
    </w:p>
  </w:comment>
  <w:comment w:id="802" w:author="Aarik Gulaya [2]" w:date="2026-04-27T15:06:00Z" w:initials="AG">
    <w:p w14:paraId="26FA5E1B" w14:textId="277EF108" w:rsidR="0060261E" w:rsidRDefault="0060261E">
      <w:pPr>
        <w:pStyle w:val="CommentText"/>
      </w:pPr>
      <w:r>
        <w:rPr>
          <w:rStyle w:val="CommentReference"/>
        </w:rPr>
        <w:annotationRef/>
      </w:r>
      <w:r>
        <w:t>Wondering if we should be getting to this earlier. And if this should be a subsection under 4.2. Seems like it should be its own, neither think about it.</w:t>
      </w:r>
    </w:p>
  </w:comment>
  <w:comment w:id="841" w:author="Aarik Gulaya [2]" w:date="2026-04-27T15:10:00Z" w:initials="AG">
    <w:p w14:paraId="7D828945" w14:textId="6D6FB1A3" w:rsidR="00957C59" w:rsidRDefault="00957C59">
      <w:pPr>
        <w:pStyle w:val="CommentText"/>
      </w:pPr>
      <w:r>
        <w:rPr>
          <w:rStyle w:val="CommentReference"/>
        </w:rPr>
        <w:annotationRef/>
      </w:r>
      <w:r>
        <w:t>Similar to the previous figure feedback need to explain visually what’s going on here</w:t>
      </w:r>
    </w:p>
  </w:comment>
  <w:comment w:id="857" w:author="Aarik Gulaya [2]" w:date="2026-04-27T15:12:00Z" w:initials="AG">
    <w:p w14:paraId="36F2119B" w14:textId="7F9A3DFF" w:rsidR="00435294" w:rsidRDefault="00435294">
      <w:pPr>
        <w:pStyle w:val="CommentText"/>
      </w:pPr>
      <w:r>
        <w:rPr>
          <w:rStyle w:val="CommentReference"/>
        </w:rPr>
        <w:annotationRef/>
      </w:r>
    </w:p>
  </w:comment>
  <w:comment w:id="858" w:author="Aarik Gulaya [2]" w:date="2026-04-27T15:12:00Z" w:initials="AG">
    <w:p w14:paraId="0D1E0FBD" w14:textId="3EFA16D1" w:rsidR="00435294" w:rsidRDefault="00435294">
      <w:pPr>
        <w:pStyle w:val="CommentText"/>
      </w:pPr>
      <w:r>
        <w:rPr>
          <w:rStyle w:val="CommentReference"/>
        </w:rPr>
        <w:annotationRef/>
      </w:r>
      <w:r>
        <w:t>You may want to move this to limitations or future work. Can end this section with the previous paragraph, and just make a note of failure modes and refer to them and link it.</w:t>
      </w:r>
    </w:p>
  </w:comment>
  <w:comment w:id="861" w:author="Aarik Gulaya [2]" w:date="2026-04-27T15:13:00Z" w:initials="AG">
    <w:p w14:paraId="0D35921D" w14:textId="4E14DA48" w:rsidR="00435294" w:rsidRDefault="00435294">
      <w:pPr>
        <w:pStyle w:val="CommentText"/>
      </w:pPr>
      <w:r>
        <w:rPr>
          <w:rStyle w:val="CommentReference"/>
        </w:rPr>
        <w:annotationRef/>
      </w:r>
      <w:r>
        <w:t>Need to direct to repo in the footnotes Likely need to add an appendix section for each subject. Can refer to that within this paragraph if someone is interested in viewing actual examples for this subject or any other subject across a range of scenarios, similar to how we have referenced examples earlier.</w:t>
      </w:r>
    </w:p>
  </w:comment>
  <w:comment w:id="864" w:author="Aarik Gulaya [2]" w:date="2026-04-27T15:15:00Z" w:initials="AG">
    <w:p w14:paraId="47B3916D" w14:textId="1F8C9001" w:rsidR="00435294" w:rsidRDefault="00435294">
      <w:pPr>
        <w:pStyle w:val="CommentText"/>
      </w:pPr>
      <w:r>
        <w:rPr>
          <w:rStyle w:val="CommentReference"/>
        </w:rPr>
        <w:annotationRef/>
      </w:r>
      <w:r>
        <w:t>We need to do an examination of why the score was so low. Was honest abstention may be worth understanding before we finalize this particular example. Same goes linking selected examples.</w:t>
      </w:r>
    </w:p>
  </w:comment>
  <w:comment w:id="865" w:author="Aarik Gulaya [2]" w:date="2026-04-27T15:16:00Z" w:initials="AG">
    <w:p w14:paraId="1F794C8B" w14:textId="611CAF40" w:rsidR="00435294" w:rsidRDefault="00435294">
      <w:pPr>
        <w:pStyle w:val="CommentText"/>
      </w:pPr>
      <w:r>
        <w:rPr>
          <w:rStyle w:val="CommentReference"/>
        </w:rPr>
        <w:annotationRef/>
      </w:r>
      <w:r>
        <w:t>Should be in the footnotes. All repo related guidance and navigation should be referred to in footnotes generally.</w:t>
      </w:r>
    </w:p>
  </w:comment>
  <w:comment w:id="868" w:author="Aarik Gulaya [2]" w:date="2026-04-27T15:17:00Z" w:initials="AG">
    <w:p w14:paraId="3240E40B" w14:textId="0BF66306" w:rsidR="00435294" w:rsidRDefault="00435294">
      <w:pPr>
        <w:pStyle w:val="CommentText"/>
      </w:pPr>
      <w:r>
        <w:rPr>
          <w:rStyle w:val="CommentReference"/>
        </w:rPr>
        <w:annotationRef/>
      </w:r>
      <w:r>
        <w:t>Similar to other feedback on figures need to describe visually what’s going on here. May want to specify where high baseline subjects are. Likely would want to sort by baseline score. This might make the effect a little bit more clear in terms of where the spec helps. Can denote that by a horizontal line of low baseline mid and high baseline. Would also potentially be worth either providing figures on this chart or within the figure explanation stating that in all situations the wrong specification was worse than the correct specification. In most cases or twelve out of 14 it seems the correct spec performed worse than baseline.. Otherwise this is great</w:t>
      </w:r>
    </w:p>
  </w:comment>
  <w:comment w:id="871" w:author="Aarik Gulaya [2]" w:date="2026-04-27T15:20:00Z" w:initials="AG">
    <w:p w14:paraId="78CD50C5" w14:textId="2307C9DC" w:rsidR="00435294" w:rsidRDefault="00435294">
      <w:pPr>
        <w:pStyle w:val="CommentText"/>
      </w:pPr>
      <w:r>
        <w:rPr>
          <w:rStyle w:val="CommentReference"/>
        </w:rPr>
        <w:annotationRef/>
      </w:r>
      <w:r>
        <w:t>I generally think this is good needs to be a bit more</w:t>
      </w:r>
    </w:p>
  </w:comment>
  <w:comment w:id="874" w:author="Aarik Gulaya [2]" w:date="2026-04-27T15:21:00Z" w:initials="AG">
    <w:p w14:paraId="2520B09E" w14:textId="03DA2E60" w:rsidR="00013413" w:rsidRDefault="00013413">
      <w:pPr>
        <w:pStyle w:val="CommentText"/>
      </w:pPr>
      <w:r>
        <w:rPr>
          <w:rStyle w:val="CommentReference"/>
        </w:rPr>
        <w:annotationRef/>
      </w:r>
      <w:r>
        <w:t>Can likely move this to footnotes. Drop the in before this.</w:t>
      </w:r>
    </w:p>
  </w:comment>
  <w:comment w:id="875" w:author="Aarik Gulaya [2]" w:date="2026-04-27T15:22:00Z" w:initials="AG">
    <w:p w14:paraId="21B5C045" w14:textId="320B8ED5" w:rsidR="00013413" w:rsidRDefault="00013413">
      <w:pPr>
        <w:pStyle w:val="CommentText"/>
      </w:pPr>
      <w:r>
        <w:rPr>
          <w:rStyle w:val="CommentReference"/>
        </w:rPr>
        <w:annotationRef/>
      </w:r>
      <w:r>
        <w:t>Needs to be</w:t>
      </w:r>
    </w:p>
  </w:comment>
  <w:comment w:id="876" w:author="Aarik Gulaya [2]" w:date="2026-04-27T15:23:00Z" w:initials="AG">
    <w:p w14:paraId="03B66815" w14:textId="4BCA3F1A" w:rsidR="00013413" w:rsidRDefault="00013413">
      <w:pPr>
        <w:pStyle w:val="CommentText"/>
      </w:pPr>
      <w:r>
        <w:rPr>
          <w:rStyle w:val="CommentReference"/>
        </w:rPr>
        <w:annotationRef/>
      </w:r>
      <w:r>
        <w:t>Likely should be footnote</w:t>
      </w:r>
    </w:p>
  </w:comment>
  <w:comment w:id="877" w:author="Aarik Gulaya [2]" w:date="2026-04-27T15:24:00Z" w:initials="AG">
    <w:p w14:paraId="5E369800" w14:textId="1905A6B8" w:rsidR="00013413" w:rsidRDefault="00013413">
      <w:pPr>
        <w:pStyle w:val="CommentText"/>
      </w:pPr>
      <w:r>
        <w:rPr>
          <w:rStyle w:val="CommentReference"/>
        </w:rPr>
        <w:annotationRef/>
      </w:r>
      <w:r>
        <w:t>Should likely have a chart or figure for this</w:t>
      </w:r>
    </w:p>
  </w:comment>
  <w:comment w:id="878" w:author="Aarik Gulaya [2]" w:date="2026-04-27T15:24:00Z" w:initials="AG">
    <w:p w14:paraId="06629B05" w14:textId="0E84CC65" w:rsidR="00013413" w:rsidRDefault="00013413">
      <w:pPr>
        <w:pStyle w:val="CommentText"/>
      </w:pPr>
      <w:r>
        <w:rPr>
          <w:rStyle w:val="CommentReference"/>
        </w:rPr>
        <w:annotationRef/>
      </w:r>
      <w:r>
        <w:t>Data can be in footnotes</w:t>
      </w:r>
    </w:p>
  </w:comment>
  <w:comment w:id="883" w:author="Aarik Gulaya [2]" w:date="2026-04-27T15:27:00Z" w:initials="AG">
    <w:p w14:paraId="5D385DEB" w14:textId="7FF1D044" w:rsidR="00A20DFF" w:rsidRDefault="00A20DFF">
      <w:pPr>
        <w:pStyle w:val="CommentText"/>
      </w:pPr>
      <w:r>
        <w:rPr>
          <w:rStyle w:val="CommentReference"/>
        </w:rPr>
        <w:annotationRef/>
      </w:r>
      <w:r>
        <w:t>Don’t like the language around five judge primary mean 4.6, drop only minus 0.2 verse the correct too many words in the title Same thing happens with EBERS—Right spec verse wrong spec score</w:t>
      </w:r>
    </w:p>
  </w:comment>
  <w:comment w:id="885" w:author="Aarik Gulaya [2]" w:date="2026-04-27T15:28:00Z" w:initials="AG">
    <w:p w14:paraId="7DAC1EC0" w14:textId="78AC60B2" w:rsidR="00A20DFF" w:rsidRDefault="00A20DFF">
      <w:pPr>
        <w:pStyle w:val="CommentText"/>
      </w:pPr>
      <w:r>
        <w:rPr>
          <w:rStyle w:val="CommentReference"/>
        </w:rPr>
        <w:annotationRef/>
      </w:r>
      <w:r>
        <w:t>I think this is stating that clearly the spec is also being used by the model so if there is convergence it still can be helpful for producing a more aligned answer just seeks to confirm the hypothesis that the spec does in fact change model behavior.</w:t>
      </w:r>
    </w:p>
  </w:comment>
  <w:comment w:id="888" w:author="Aarik Gulaya [2]" w:date="2026-04-27T15:29:00Z" w:initials="AG">
    <w:p w14:paraId="35D53F77" w14:textId="6241A67A" w:rsidR="00A20DFF" w:rsidRDefault="00A20DFF">
      <w:pPr>
        <w:pStyle w:val="CommentText"/>
      </w:pPr>
      <w:r>
        <w:rPr>
          <w:rStyle w:val="CommentReference"/>
        </w:rPr>
        <w:annotationRef/>
      </w:r>
      <w:r>
        <w:t xml:space="preserve">It’s very interesting that I was able to pull this understanding out. I hope we talk about this more in future work, or safety related in terms of it was able to recognize this could it recognize that there are certain values that are against other people or broad swaths of the population, </w:t>
      </w:r>
    </w:p>
  </w:comment>
  <w:comment w:id="916" w:author="Aarik Gulaya [2]" w:date="2026-04-27T15:32:00Z" w:initials="AG">
    <w:p w14:paraId="7E5EBD6F" w14:textId="5CC844AC" w:rsidR="00E27858" w:rsidRDefault="00E27858">
      <w:pPr>
        <w:pStyle w:val="CommentText"/>
      </w:pPr>
      <w:r>
        <w:rPr>
          <w:rStyle w:val="CommentReference"/>
        </w:rPr>
        <w:annotationRef/>
      </w:r>
      <w:r>
        <w:t>Footnote</w:t>
      </w:r>
    </w:p>
  </w:comment>
  <w:comment w:id="921" w:author="Aarik Gulaya [2]" w:date="2026-04-27T16:28:00Z" w:initials="AG">
    <w:p w14:paraId="5D491505" w14:textId="51E96C64" w:rsidR="00FA5970" w:rsidRDefault="00FA5970">
      <w:pPr>
        <w:pStyle w:val="CommentText"/>
      </w:pPr>
      <w:r>
        <w:rPr>
          <w:rStyle w:val="CommentReference"/>
        </w:rPr>
        <w:annotationRef/>
      </w:r>
      <w:r>
        <w:t>There is no clear conclusion at the end of Section 4. Not sure if that’s supposed to be in discussion future work or somewhere else but there is no formal closing statement</w:t>
      </w:r>
    </w:p>
  </w:comment>
  <w:comment w:id="922" w:author="Aarik Gulaya [2]" w:date="2026-04-27T15:34:00Z" w:initials="AG">
    <w:p w14:paraId="00D474C2" w14:textId="728F7249" w:rsidR="00E27858" w:rsidRDefault="00E27858">
      <w:pPr>
        <w:pStyle w:val="CommentText"/>
      </w:pPr>
      <w:r>
        <w:rPr>
          <w:rStyle w:val="CommentReference"/>
        </w:rPr>
        <w:annotationRef/>
      </w:r>
      <w:r>
        <w:t>Likely should provide a horizontal bar that provides mean improvement maybe something that really stands out. Instead of having mean on the same axis as the subject it would cut across. I’m also curious for each of these how many of them resulted in movement across an anchor number. Maybe in the description can state that X out of Y subjects with this memory system plus spec scores crossed atleast 1 anchor number over x aggregate questions?</w:t>
      </w:r>
    </w:p>
  </w:comment>
  <w:comment w:id="925" w:author="Aarik Gulaya [2]" w:date="2026-04-27T15:36:00Z" w:initials="AG">
    <w:p w14:paraId="4D66973F" w14:textId="5F4CA90A" w:rsidR="00E27858" w:rsidRDefault="00E27858">
      <w:pPr>
        <w:pStyle w:val="CommentText"/>
      </w:pPr>
      <w:r>
        <w:rPr>
          <w:rStyle w:val="CommentReference"/>
        </w:rPr>
        <w:annotationRef/>
      </w:r>
      <w:r>
        <w:t>A bit too much padding under the graph for this figure Not sure if you need to include the little note at the bottom of the image.</w:t>
      </w:r>
    </w:p>
  </w:comment>
  <w:comment w:id="928" w:author="Aarik Gulaya [2]" w:date="2026-04-27T15:37:00Z" w:initials="AG">
    <w:p w14:paraId="48DAD6A4" w14:textId="77F0201A" w:rsidR="00E27858" w:rsidRDefault="00E27858">
      <w:pPr>
        <w:pStyle w:val="CommentText"/>
      </w:pPr>
      <w:r>
        <w:rPr>
          <w:rStyle w:val="CommentReference"/>
        </w:rPr>
        <w:annotationRef/>
      </w:r>
      <w:r>
        <w:t>Again don’t need to add plain version don’t need to insult the reader</w:t>
      </w:r>
    </w:p>
  </w:comment>
  <w:comment w:id="929" w:author="Aarik Gulaya [2]" w:date="2026-04-27T15:37:00Z" w:initials="AG">
    <w:p w14:paraId="341F0CA7" w14:textId="60D7BE06" w:rsidR="00E27858" w:rsidRDefault="00E27858">
      <w:pPr>
        <w:pStyle w:val="CommentText"/>
      </w:pPr>
      <w:r>
        <w:rPr>
          <w:rStyle w:val="CommentReference"/>
        </w:rPr>
        <w:annotationRef/>
      </w:r>
      <w:r>
        <w:t>May want to open 4.4 .1 with this and then add the graphs potentially</w:t>
      </w:r>
    </w:p>
  </w:comment>
  <w:comment w:id="930" w:author="Aarik Gulaya [2]" w:date="2026-04-27T15:38:00Z" w:initials="AG">
    <w:p w14:paraId="30526B9A" w14:textId="365E498F" w:rsidR="00E27858" w:rsidRDefault="00E27858">
      <w:pPr>
        <w:pStyle w:val="CommentText"/>
      </w:pPr>
      <w:r>
        <w:rPr>
          <w:rStyle w:val="CommentReference"/>
        </w:rPr>
        <w:annotationRef/>
      </w:r>
      <w:r>
        <w:t>Don’t need to bring up this ingestion failure for supermemories specifically</w:t>
      </w:r>
    </w:p>
  </w:comment>
  <w:comment w:id="931" w:author="Aarik Gulaya [2]" w:date="2026-04-27T15:39:00Z" w:initials="AG">
    <w:p w14:paraId="5C13BBE9" w14:textId="53DFDE95" w:rsidR="00E27858" w:rsidRDefault="00E27858">
      <w:pPr>
        <w:pStyle w:val="CommentText"/>
      </w:pPr>
      <w:r>
        <w:rPr>
          <w:rStyle w:val="CommentReference"/>
        </w:rPr>
        <w:annotationRef/>
      </w:r>
      <w:r>
        <w:t>Is this still relevant We should have fixed this.</w:t>
      </w:r>
    </w:p>
  </w:comment>
  <w:comment w:id="932" w:author="Aarik Gulaya [2]" w:date="2026-04-27T15:40:00Z" w:initials="AG">
    <w:p w14:paraId="0A2589B1" w14:textId="2F9E2289" w:rsidR="00E27858" w:rsidRDefault="00E27858">
      <w:pPr>
        <w:pStyle w:val="CommentText"/>
      </w:pPr>
      <w:r>
        <w:rPr>
          <w:rStyle w:val="CommentReference"/>
        </w:rPr>
        <w:annotationRef/>
      </w:r>
      <w:r>
        <w:t>I think generally need to be providing a bit more context on how significant these lips are for each of the memory providers yes we can make a directional claim that the brief at the very least does not hurt I think it gets more interesting if you look at question by question and see a similar breakdown to the number of questions that crossed anchor numbers. For each of the memory systems would be interesting to see those aggregated results. How many questions did it move from one to two or one to three or one to 5 2 to 3 or 2 to 6. We can use those aggregated numbers to get better understanding. If we haven’t run that analysis already we should be.</w:t>
      </w:r>
    </w:p>
  </w:comment>
  <w:comment w:id="934" w:author="Aarik Gulaya [2]" w:date="2026-04-27T15:41:00Z" w:initials="AG">
    <w:p w14:paraId="332D6B22" w14:textId="7073B4F1" w:rsidR="00E27858" w:rsidRDefault="00E27858">
      <w:pPr>
        <w:pStyle w:val="CommentText"/>
      </w:pPr>
      <w:r>
        <w:rPr>
          <w:rStyle w:val="CommentReference"/>
        </w:rPr>
        <w:annotationRef/>
      </w:r>
    </w:p>
  </w:comment>
  <w:comment w:id="935" w:author="Aarik Gulaya [2]" w:date="2026-04-27T15:42:00Z" w:initials="AG">
    <w:p w14:paraId="3BCCBA12" w14:textId="08404EBC" w:rsidR="00E27858" w:rsidRDefault="00E27858">
      <w:pPr>
        <w:pStyle w:val="CommentText"/>
      </w:pPr>
      <w:r>
        <w:rPr>
          <w:rStyle w:val="CommentReference"/>
        </w:rPr>
        <w:annotationRef/>
      </w:r>
      <w:r>
        <w:t>Needs to be in footnote</w:t>
      </w:r>
    </w:p>
  </w:comment>
  <w:comment w:id="941" w:author="Aarik Gulaya [2]" w:date="2026-04-27T15:43:00Z" w:initials="AG">
    <w:p w14:paraId="523B133B" w14:textId="0845F4EF" w:rsidR="00E27858" w:rsidRDefault="00E27858">
      <w:pPr>
        <w:pStyle w:val="CommentText"/>
      </w:pPr>
      <w:r>
        <w:rPr>
          <w:rStyle w:val="CommentReference"/>
        </w:rPr>
        <w:annotationRef/>
      </w:r>
      <w:r>
        <w:t>This should not be in the title. Might be one separate line to start the body off for context.</w:t>
      </w:r>
    </w:p>
  </w:comment>
  <w:comment w:id="944" w:author="Aarik Gulaya [2]" w:date="2026-04-27T15:43:00Z" w:initials="AG">
    <w:p w14:paraId="45A51BD3" w14:textId="6953AE8D" w:rsidR="00E27858" w:rsidRDefault="00E27858">
      <w:pPr>
        <w:pStyle w:val="CommentText"/>
      </w:pPr>
      <w:r>
        <w:rPr>
          <w:rStyle w:val="CommentReference"/>
        </w:rPr>
        <w:annotationRef/>
      </w:r>
      <w:r>
        <w:t>Sim here</w:t>
      </w:r>
    </w:p>
  </w:comment>
  <w:comment w:id="947" w:author="Aarik Gulaya [2]" w:date="2026-04-27T15:43:00Z" w:initials="AG">
    <w:p w14:paraId="45B72DBA" w14:textId="62A9B77E" w:rsidR="00E27858" w:rsidRDefault="00E27858">
      <w:pPr>
        <w:pStyle w:val="CommentText"/>
      </w:pPr>
      <w:r>
        <w:rPr>
          <w:rStyle w:val="CommentReference"/>
        </w:rPr>
        <w:annotationRef/>
      </w:r>
      <w:r>
        <w:t>Same here</w:t>
      </w:r>
    </w:p>
  </w:comment>
  <w:comment w:id="950" w:author="Aarik Gulaya [2]" w:date="2026-04-27T15:44:00Z" w:initials="AG">
    <w:p w14:paraId="3F7A9FBE" w14:textId="7D2C1643" w:rsidR="00E27858" w:rsidRDefault="00E27858">
      <w:pPr>
        <w:pStyle w:val="CommentText"/>
      </w:pPr>
      <w:r>
        <w:rPr>
          <w:rStyle w:val="CommentReference"/>
        </w:rPr>
        <w:annotationRef/>
      </w:r>
      <w:r>
        <w:t>Same here</w:t>
      </w:r>
    </w:p>
  </w:comment>
  <w:comment w:id="951" w:author="Aarik Gulaya [2]" w:date="2026-04-27T15:47:00Z" w:initials="AG">
    <w:p w14:paraId="4F2B9B51" w14:textId="0E656067" w:rsidR="00D97B42" w:rsidRDefault="00D97B42">
      <w:pPr>
        <w:pStyle w:val="CommentText"/>
      </w:pPr>
      <w:r>
        <w:rPr>
          <w:rStyle w:val="CommentReference"/>
        </w:rPr>
        <w:annotationRef/>
      </w:r>
      <w:r>
        <w:t>Likely in footnotes</w:t>
      </w:r>
    </w:p>
  </w:comment>
  <w:comment w:id="959" w:author="Aarik Gulaya [2]" w:date="2026-04-27T15:52:00Z" w:initials="AG">
    <w:p w14:paraId="5F5664C3" w14:textId="436938C8" w:rsidR="00AA356E" w:rsidRDefault="00AA356E">
      <w:pPr>
        <w:pStyle w:val="CommentText"/>
      </w:pPr>
      <w:r>
        <w:rPr>
          <w:rStyle w:val="CommentReference"/>
        </w:rPr>
        <w:annotationRef/>
      </w:r>
      <w:r>
        <w:t>I assume this will be color coded as well</w:t>
      </w:r>
    </w:p>
  </w:comment>
  <w:comment w:id="1237" w:author="Aarik Gulaya [2]" w:date="2026-04-27T15:52:00Z" w:initials="AG">
    <w:p w14:paraId="5AF8EBA2" w14:textId="4ADF656B" w:rsidR="00AA356E" w:rsidRDefault="00AA356E">
      <w:pPr>
        <w:pStyle w:val="CommentText"/>
      </w:pPr>
      <w:r>
        <w:rPr>
          <w:rStyle w:val="CommentReference"/>
        </w:rPr>
        <w:annotationRef/>
      </w:r>
      <w:r>
        <w:t>Way too much text on this should be a shorter foot</w:t>
      </w:r>
    </w:p>
  </w:comment>
  <w:comment w:id="1238" w:author="Aarik Gulaya [2]" w:date="2026-04-27T15:53:00Z" w:initials="AG">
    <w:p w14:paraId="3FC25AFB" w14:textId="74266E88" w:rsidR="00AA356E" w:rsidRDefault="00AA356E">
      <w:pPr>
        <w:pStyle w:val="CommentText"/>
      </w:pPr>
      <w:r>
        <w:rPr>
          <w:rStyle w:val="CommentReference"/>
        </w:rPr>
        <w:annotationRef/>
      </w:r>
      <w:r>
        <w:t>If these mechanisms are appearing I think Supermemories should be sitting under 4.4 .2 can start with super memory and then go into per subject paired delta distribution to look at everyone else. We end up reiterating the same patterns it seems. May want to shorten the Super memory examples potentially the way that it’s been done below in this section under examples.</w:t>
      </w:r>
    </w:p>
  </w:comment>
  <w:comment w:id="1239" w:author="Aarik Gulaya [2]" w:date="2026-04-27T15:54:00Z" w:initials="AG">
    <w:p w14:paraId="450852A2" w14:textId="79C835DD" w:rsidR="00AA356E" w:rsidRDefault="00AA356E">
      <w:pPr>
        <w:pStyle w:val="CommentText"/>
      </w:pPr>
      <w:r>
        <w:rPr>
          <w:rStyle w:val="CommentReference"/>
        </w:rPr>
        <w:annotationRef/>
      </w:r>
      <w:r>
        <w:t>Bring super memory back up here should likely be collapsing the Super memory section in.1 here instead in 4.4.2. May be able to save some space depending thoughts?</w:t>
      </w:r>
    </w:p>
  </w:comment>
  <w:comment w:id="1242" w:author="Aarik Gulaya [2]" w:date="2026-04-27T15:57:00Z" w:initials="AG">
    <w:p w14:paraId="01758682" w14:textId="55BBAFB6" w:rsidR="00AA356E" w:rsidRDefault="00AA356E">
      <w:pPr>
        <w:pStyle w:val="CommentText"/>
      </w:pPr>
      <w:r>
        <w:rPr>
          <w:rStyle w:val="CommentReference"/>
        </w:rPr>
        <w:annotationRef/>
      </w:r>
      <w:r>
        <w:t>Footnote</w:t>
      </w:r>
    </w:p>
  </w:comment>
  <w:comment w:id="1247" w:author="Aarik Gulaya [2]" w:date="2026-04-27T15:59:00Z" w:initials="AG">
    <w:p w14:paraId="2F575D2B" w14:textId="4BC88DD4" w:rsidR="003902BE" w:rsidRDefault="003902BE">
      <w:pPr>
        <w:pStyle w:val="CommentText"/>
      </w:pPr>
      <w:r>
        <w:rPr>
          <w:rStyle w:val="CommentReference"/>
        </w:rPr>
        <w:annotationRef/>
      </w:r>
      <w:r>
        <w:t>Did we do any tests with stacking the spec on top of this as well, I guess we don’t need to because we already know what the letta identity block looks like. Should likely do a more in depth analysis on the difference between the two</w:t>
      </w:r>
    </w:p>
  </w:comment>
  <w:comment w:id="1250" w:author="Aarik Gulaya [2]" w:date="2026-04-27T16:00:00Z" w:initials="AG">
    <w:p w14:paraId="6B978194" w14:textId="7BDB6989" w:rsidR="003902BE" w:rsidRDefault="003902BE">
      <w:pPr>
        <w:pStyle w:val="CommentText"/>
      </w:pPr>
      <w:r>
        <w:rPr>
          <w:rStyle w:val="CommentReference"/>
        </w:rPr>
        <w:annotationRef/>
      </w:r>
      <w:r>
        <w:t>Is it possible to move robustness and sensitivity were all sensitivity checks 2 Potentially the abstract can avoid clogging up the main report here.</w:t>
      </w:r>
    </w:p>
  </w:comment>
  <w:comment w:id="1251" w:author="Aarik Gulaya [2]" w:date="2026-04-27T16:00:00Z" w:initials="AG">
    <w:p w14:paraId="152464ED" w14:textId="3E2D399C" w:rsidR="003902BE" w:rsidRDefault="003902BE">
      <w:pPr>
        <w:pStyle w:val="CommentText"/>
      </w:pPr>
      <w:r>
        <w:rPr>
          <w:rStyle w:val="CommentReference"/>
        </w:rPr>
        <w:annotationRef/>
      </w:r>
      <w:r>
        <w:t>Maybe we make a mention of robustness and sensitivity checks around cross provider response generation Judge panel sensitivity and what these robustness checks do not add, can be found in the appendix at so and so with Hyperlink</w:t>
      </w:r>
    </w:p>
  </w:comment>
  <w:comment w:id="1256" w:author="Aarik Gulaya [2]" w:date="2026-04-27T16:01:00Z" w:initials="AG">
    <w:p w14:paraId="2442FBE1" w14:textId="3F3968C9" w:rsidR="003902BE" w:rsidRDefault="003902BE">
      <w:pPr>
        <w:pStyle w:val="CommentText"/>
      </w:pPr>
      <w:r>
        <w:rPr>
          <w:rStyle w:val="CommentReference"/>
        </w:rPr>
        <w:annotationRef/>
      </w:r>
      <w:r>
        <w:t>Yeah does this sensitivity check it seems to add this to the appendix instead of mentioning directly in line at section 4</w:t>
      </w:r>
    </w:p>
  </w:comment>
  <w:comment w:id="1259" w:author="Aarik Gulaya [2]" w:date="2026-04-27T16:02:00Z" w:initials="AG">
    <w:p w14:paraId="523F3102" w14:textId="621C72C4" w:rsidR="003902BE" w:rsidRDefault="003902BE">
      <w:pPr>
        <w:pStyle w:val="CommentText"/>
      </w:pPr>
      <w:r>
        <w:rPr>
          <w:rStyle w:val="CommentReference"/>
        </w:rPr>
        <w:annotationRef/>
      </w:r>
      <w:r>
        <w:t>Again this seems to make more sense in the appendix</w:t>
      </w:r>
    </w:p>
  </w:comment>
  <w:comment w:id="1260" w:author="Aarik Gulaya [2]" w:date="2026-04-27T16:02:00Z" w:initials="AG">
    <w:p w14:paraId="739FA01B" w14:textId="76756813" w:rsidR="003902BE" w:rsidRDefault="003902BE">
      <w:pPr>
        <w:pStyle w:val="CommentText"/>
      </w:pPr>
      <w:r>
        <w:rPr>
          <w:rStyle w:val="CommentReference"/>
        </w:rPr>
        <w:annotationRef/>
      </w:r>
      <w:r>
        <w:t>Should likely be in footnotes unless moved to the appendix with the rest of the sensitivity checks in tier two items</w:t>
      </w:r>
    </w:p>
  </w:comment>
  <w:comment w:id="1263" w:author="Aarik Gulaya [2]" w:date="2026-04-27T16:02:00Z" w:initials="AG">
    <w:p w14:paraId="0E51EC61" w14:textId="77E5F1E4" w:rsidR="003902BE" w:rsidRDefault="003902BE">
      <w:pPr>
        <w:pStyle w:val="CommentText"/>
      </w:pPr>
      <w:r>
        <w:rPr>
          <w:rStyle w:val="CommentReference"/>
        </w:rPr>
        <w:annotationRef/>
      </w:r>
    </w:p>
  </w:comment>
  <w:comment w:id="1266" w:author="Aarik Gulaya [2]" w:date="2026-04-27T16:04:00Z" w:initials="AG">
    <w:p w14:paraId="1031F356" w14:textId="06A442D0" w:rsidR="003902BE" w:rsidRDefault="003902BE">
      <w:pPr>
        <w:pStyle w:val="CommentText"/>
      </w:pPr>
      <w:r>
        <w:rPr>
          <w:rStyle w:val="CommentReference"/>
        </w:rPr>
        <w:annotationRef/>
      </w:r>
      <w:r>
        <w:t>Are we looking at a representation that lets a response model act as this specific person would or we want a representation that lets a response model act in alignment. Important clarification.</w:t>
      </w:r>
    </w:p>
  </w:comment>
  <w:comment w:id="1269" w:author="Aarik Gulaya [2]" w:date="2026-04-27T16:05:00Z" w:initials="AG">
    <w:p w14:paraId="63D5FE01" w14:textId="28B53F29" w:rsidR="003902BE" w:rsidRDefault="003902BE">
      <w:pPr>
        <w:pStyle w:val="CommentText"/>
      </w:pPr>
      <w:r>
        <w:rPr>
          <w:rStyle w:val="CommentReference"/>
        </w:rPr>
        <w:annotationRef/>
      </w:r>
      <w:r>
        <w:t>Not necessarily for the people who actually use AI systems the working assumption is that everyone will be using AI systems So how do we improve human AI interactions for everyone. Maybe that’s too big of a statement, feedback?</w:t>
      </w:r>
    </w:p>
  </w:comment>
  <w:comment w:id="1270" w:author="Aarik Gulaya [2]" w:date="2026-04-27T16:06:00Z" w:initials="AG">
    <w:p w14:paraId="1809EB4E" w14:textId="1A422AE6" w:rsidR="003902BE" w:rsidRDefault="003902BE">
      <w:pPr>
        <w:pStyle w:val="CommentText"/>
      </w:pPr>
      <w:r>
        <w:rPr>
          <w:rStyle w:val="CommentReference"/>
        </w:rPr>
        <w:annotationRef/>
      </w:r>
      <w:r>
        <w:t>Would be prefer this to be footnote. May want an extended explanation in addition to the title of this bullet point similar to what is done for the next one</w:t>
      </w:r>
    </w:p>
  </w:comment>
  <w:comment w:id="1271" w:author="Aarik Gulaya [2]" w:date="2026-04-27T16:06:00Z" w:initials="AG">
    <w:p w14:paraId="1E2C5639" w14:textId="37BD5C7C" w:rsidR="003902BE" w:rsidRDefault="003902BE">
      <w:pPr>
        <w:pStyle w:val="CommentText"/>
      </w:pPr>
      <w:r>
        <w:rPr>
          <w:rStyle w:val="CommentReference"/>
        </w:rPr>
        <w:annotationRef/>
      </w:r>
      <w:r>
        <w:t>Since this is the discussion may want to avoid the use of derangement Keep it layman</w:t>
      </w:r>
    </w:p>
  </w:comment>
  <w:comment w:id="1272" w:author="Aarik Gulaya [2]" w:date="2026-04-27T16:07:00Z" w:initials="AG">
    <w:p w14:paraId="39F6094B" w14:textId="532D233A" w:rsidR="003902BE" w:rsidRDefault="003902BE">
      <w:pPr>
        <w:pStyle w:val="CommentText"/>
      </w:pPr>
      <w:r>
        <w:rPr>
          <w:rStyle w:val="CommentReference"/>
        </w:rPr>
        <w:annotationRef/>
      </w:r>
      <w:r>
        <w:t>Not sure if the point is that the specification composes additively considering that the absolute values are relatively small, what’s more interesting are the ranges</w:t>
      </w:r>
      <w:r w:rsidR="000C05CF">
        <w:t xml:space="preserve"> Across questions when adding the spec and when letting the memory systems operate on their own. There are certain questions where it’s very obvious the spec is helping and others where it’s hurting. I don’t think it’s about saying that the is additive to all the memory systems More so that it can improve specific types of questions that memory systems or systems based on recall are not equipped to handle. This may need to be something that’s throughout the messaging the introduction results and discussionIMPORATNT**</w:t>
      </w:r>
    </w:p>
  </w:comment>
  <w:comment w:id="1275" w:author="Aarik Gulaya [2]" w:date="2026-04-27T16:10:00Z" w:initials="AG">
    <w:p w14:paraId="78D851FA" w14:textId="0F01025C" w:rsidR="000C05CF" w:rsidRDefault="000C05CF">
      <w:pPr>
        <w:pStyle w:val="CommentText"/>
      </w:pPr>
      <w:r>
        <w:rPr>
          <w:rStyle w:val="CommentReference"/>
        </w:rPr>
        <w:annotationRef/>
      </w:r>
      <w:r>
        <w:t>We need to update this in relation to an earlier comment and these improvements being for everyone assuming that everyone’s on AI.</w:t>
      </w:r>
    </w:p>
  </w:comment>
  <w:comment w:id="1276" w:author="Aarik Gulaya [2]" w:date="2026-04-27T16:11:00Z" w:initials="AG">
    <w:p w14:paraId="60FBE279" w14:textId="5A0173E9" w:rsidR="000C05CF" w:rsidRDefault="000C05CF">
      <w:pPr>
        <w:pStyle w:val="CommentText"/>
      </w:pPr>
      <w:r>
        <w:rPr>
          <w:rStyle w:val="CommentReference"/>
        </w:rPr>
        <w:annotationRef/>
      </w:r>
      <w:r>
        <w:t>Generally need to be more clear with a population of relevance I think think it’s lost in the introduction as well as the results in terms of the importance of this low baseline band</w:t>
      </w:r>
    </w:p>
  </w:comment>
  <w:comment w:id="1279" w:author="Aarik Gulaya [2]" w:date="2026-04-27T16:12:00Z" w:initials="AG">
    <w:p w14:paraId="74F62A02" w14:textId="3EFFA9B6" w:rsidR="000C05CF" w:rsidRDefault="000C05CF">
      <w:pPr>
        <w:pStyle w:val="CommentText"/>
      </w:pPr>
      <w:r>
        <w:rPr>
          <w:rStyle w:val="CommentReference"/>
        </w:rPr>
        <w:annotationRef/>
      </w:r>
      <w:r>
        <w:t>Like that these patterns are here, this harkins back to feedback on the supermemory section within the results section for that being collapsed with the other memory providers instead of giving super memory its own section and then doing the same thing or mentioning the same patterns again right after it.IMPORTANT</w:t>
      </w:r>
    </w:p>
  </w:comment>
  <w:comment w:id="1280" w:author="Aarik Gulaya [2]" w:date="2026-04-27T16:14:00Z" w:initials="AG">
    <w:p w14:paraId="5FDC8FC1" w14:textId="73446FD8" w:rsidR="000C05CF" w:rsidRDefault="000C05CF">
      <w:pPr>
        <w:pStyle w:val="CommentText"/>
      </w:pPr>
      <w:r>
        <w:rPr>
          <w:rStyle w:val="CommentReference"/>
        </w:rPr>
        <w:annotationRef/>
      </w:r>
      <w:r>
        <w:t>This generally needs to be shortened</w:t>
      </w:r>
    </w:p>
  </w:comment>
  <w:comment w:id="1293" w:author="Aarik Gulaya [2]" w:date="2026-04-27T16:19:00Z" w:initials="AG">
    <w:p w14:paraId="60188218" w14:textId="22813C9B" w:rsidR="00F17917" w:rsidRDefault="00F17917">
      <w:pPr>
        <w:pStyle w:val="CommentText"/>
      </w:pPr>
      <w:r>
        <w:rPr>
          <w:rStyle w:val="CommentReference"/>
        </w:rPr>
        <w:annotationRef/>
      </w:r>
      <w:r>
        <w:t>Footnote</w:t>
      </w:r>
    </w:p>
  </w:comment>
  <w:comment w:id="1306" w:author="Aarik Gulaya [2]" w:date="2026-04-27T16:27:00Z" w:initials="AG">
    <w:p w14:paraId="28F31708" w14:textId="29E79A63" w:rsidR="00FA5970" w:rsidRDefault="00FA5970">
      <w:pPr>
        <w:pStyle w:val="CommentText"/>
      </w:pPr>
      <w:r>
        <w:rPr>
          <w:rStyle w:val="CommentReference"/>
        </w:rPr>
        <w:annotationRef/>
      </w:r>
      <w:r>
        <w:t>Seems like future work and practical implications are overlapping perhaps a bit too much</w:t>
      </w:r>
    </w:p>
  </w:comment>
  <w:comment w:id="1315" w:author="Aarik Gulaya [2]" w:date="2026-04-27T16:29:00Z" w:initials="AG">
    <w:p w14:paraId="144CD133" w14:textId="6E7342D8" w:rsidR="00E23903" w:rsidRDefault="00E23903">
      <w:pPr>
        <w:pStyle w:val="CommentText"/>
      </w:pPr>
      <w:r>
        <w:rPr>
          <w:rStyle w:val="CommentReference"/>
        </w:rPr>
        <w:annotationRef/>
      </w:r>
      <w:r>
        <w:t>May want to add a potential definitions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6503BF" w15:done="0"/>
  <w15:commentEx w15:paraId="59D7F325" w15:done="0"/>
  <w15:commentEx w15:paraId="24102346" w15:done="0"/>
  <w15:commentEx w15:paraId="3999202F" w15:done="0"/>
  <w15:commentEx w15:paraId="1BF52341" w15:done="0"/>
  <w15:commentEx w15:paraId="0D4BDC08" w15:done="0"/>
  <w15:commentEx w15:paraId="15B30175" w15:done="0"/>
  <w15:commentEx w15:paraId="012CE5F9" w15:done="0"/>
  <w15:commentEx w15:paraId="5C33E275" w15:done="0"/>
  <w15:commentEx w15:paraId="6E8C3450" w15:done="0"/>
  <w15:commentEx w15:paraId="25E65F6F" w15:done="0"/>
  <w15:commentEx w15:paraId="65648769" w15:done="0"/>
  <w15:commentEx w15:paraId="3D4F3D94" w15:done="0"/>
  <w15:commentEx w15:paraId="64132DFB" w15:done="0"/>
  <w15:commentEx w15:paraId="146C4E34" w15:done="0"/>
  <w15:commentEx w15:paraId="4EB4B291" w15:done="0"/>
  <w15:commentEx w15:paraId="1F93B2D3" w15:done="0"/>
  <w15:commentEx w15:paraId="6E5D1E79" w15:done="0"/>
  <w15:commentEx w15:paraId="10654CBA" w15:done="0"/>
  <w15:commentEx w15:paraId="06A8F6B3" w15:done="0"/>
  <w15:commentEx w15:paraId="35ACB2C3" w15:done="0"/>
  <w15:commentEx w15:paraId="171D5832" w15:done="0"/>
  <w15:commentEx w15:paraId="43B1DD66" w15:done="0"/>
  <w15:commentEx w15:paraId="06BAA2B5" w15:done="0"/>
  <w15:commentEx w15:paraId="3AFE285A" w15:done="0"/>
  <w15:commentEx w15:paraId="4397CBC4" w15:done="0"/>
  <w15:commentEx w15:paraId="557390A7" w15:done="0"/>
  <w15:commentEx w15:paraId="2708233B" w15:done="0"/>
  <w15:commentEx w15:paraId="7D7C4850" w15:done="0"/>
  <w15:commentEx w15:paraId="6EEFA427" w15:done="0"/>
  <w15:commentEx w15:paraId="1AD62F0B" w15:done="0"/>
  <w15:commentEx w15:paraId="7D695358" w15:done="0"/>
  <w15:commentEx w15:paraId="102AA3AE" w15:done="0"/>
  <w15:commentEx w15:paraId="0353BDFE" w15:done="0"/>
  <w15:commentEx w15:paraId="27F51F17" w15:done="0"/>
  <w15:commentEx w15:paraId="0AD2DD1A" w15:done="0"/>
  <w15:commentEx w15:paraId="58861550" w15:done="0"/>
  <w15:commentEx w15:paraId="4794D9C7" w15:done="0"/>
  <w15:commentEx w15:paraId="333AA823" w15:done="0"/>
  <w15:commentEx w15:paraId="6443067A" w15:done="0"/>
  <w15:commentEx w15:paraId="575EA7C5" w15:done="0"/>
  <w15:commentEx w15:paraId="19F13A82" w15:done="0"/>
  <w15:commentEx w15:paraId="104A1442" w15:done="0"/>
  <w15:commentEx w15:paraId="17E170A9" w15:done="0"/>
  <w15:commentEx w15:paraId="7C050B7A" w15:done="0"/>
  <w15:commentEx w15:paraId="749525D3" w15:done="0"/>
  <w15:commentEx w15:paraId="03B2F0E9" w15:done="0"/>
  <w15:commentEx w15:paraId="7B7F9BC8" w15:done="0"/>
  <w15:commentEx w15:paraId="296BF6C5" w15:done="0"/>
  <w15:commentEx w15:paraId="2E07ADB3" w15:done="0"/>
  <w15:commentEx w15:paraId="5FC664CA" w15:done="0"/>
  <w15:commentEx w15:paraId="0EE99A5B" w15:done="0"/>
  <w15:commentEx w15:paraId="5DCE17A3" w15:done="0"/>
  <w15:commentEx w15:paraId="18A66C80" w15:done="0"/>
  <w15:commentEx w15:paraId="525AAE4D" w15:done="0"/>
  <w15:commentEx w15:paraId="6D2B1755" w15:done="0"/>
  <w15:commentEx w15:paraId="29465E49" w15:done="0"/>
  <w15:commentEx w15:paraId="2A2CC63D" w15:done="0"/>
  <w15:commentEx w15:paraId="3493CB78" w15:done="0"/>
  <w15:commentEx w15:paraId="3098FBF9" w15:done="0"/>
  <w15:commentEx w15:paraId="279A0E02" w15:done="0"/>
  <w15:commentEx w15:paraId="6A9C0BEA" w15:done="0"/>
  <w15:commentEx w15:paraId="12603A7C" w15:done="0"/>
  <w15:commentEx w15:paraId="536FD7B1" w15:done="0"/>
  <w15:commentEx w15:paraId="7FFCE97C" w15:done="0"/>
  <w15:commentEx w15:paraId="4CFE249D" w15:done="0"/>
  <w15:commentEx w15:paraId="68453855" w15:done="0"/>
  <w15:commentEx w15:paraId="74CFFF7E" w15:done="0"/>
  <w15:commentEx w15:paraId="7B3E4EE8" w15:done="0"/>
  <w15:commentEx w15:paraId="34CAD1A2" w15:done="0"/>
  <w15:commentEx w15:paraId="124EACB6" w15:done="0"/>
  <w15:commentEx w15:paraId="5B3DEAF8" w15:done="0"/>
  <w15:commentEx w15:paraId="1F98E618" w15:done="0"/>
  <w15:commentEx w15:paraId="04753EE5" w15:done="0"/>
  <w15:commentEx w15:paraId="72A47B38" w15:done="0"/>
  <w15:commentEx w15:paraId="5CD07C3F" w15:done="0"/>
  <w15:commentEx w15:paraId="05002E37" w15:done="0"/>
  <w15:commentEx w15:paraId="66CC5AE5" w15:done="0"/>
  <w15:commentEx w15:paraId="54393564" w15:done="0"/>
  <w15:commentEx w15:paraId="3B29563F" w15:done="0"/>
  <w15:commentEx w15:paraId="5E8E5761" w15:done="0"/>
  <w15:commentEx w15:paraId="07C2BF76" w15:done="0"/>
  <w15:commentEx w15:paraId="52F7F24E" w15:done="0"/>
  <w15:commentEx w15:paraId="2F7B230A" w15:done="0"/>
  <w15:commentEx w15:paraId="1B38C1E7" w15:done="0"/>
  <w15:commentEx w15:paraId="5A5C9A87" w15:done="0"/>
  <w15:commentEx w15:paraId="10E359A5" w15:done="0"/>
  <w15:commentEx w15:paraId="023838DD" w15:done="0"/>
  <w15:commentEx w15:paraId="40AFEFD3" w15:done="0"/>
  <w15:commentEx w15:paraId="45D739D5" w15:done="0"/>
  <w15:commentEx w15:paraId="4C6582AD" w15:done="0"/>
  <w15:commentEx w15:paraId="2DD92813" w15:done="0"/>
  <w15:commentEx w15:paraId="073F6F9D" w15:done="0"/>
  <w15:commentEx w15:paraId="6C7DB365" w15:done="0"/>
  <w15:commentEx w15:paraId="1990B078" w15:done="0"/>
  <w15:commentEx w15:paraId="44644DA3" w15:done="0"/>
  <w15:commentEx w15:paraId="6AD03017" w15:done="0"/>
  <w15:commentEx w15:paraId="5FC58E43" w15:done="0"/>
  <w15:commentEx w15:paraId="4011FDFD" w15:done="0"/>
  <w15:commentEx w15:paraId="2B8CEE16" w15:done="0"/>
  <w15:commentEx w15:paraId="5B52F08C" w15:done="0"/>
  <w15:commentEx w15:paraId="3FBFFA3D" w15:done="0"/>
  <w15:commentEx w15:paraId="100BB148" w15:done="0"/>
  <w15:commentEx w15:paraId="45486CAF" w15:done="0"/>
  <w15:commentEx w15:paraId="35FFB822" w15:done="0"/>
  <w15:commentEx w15:paraId="67536C3A" w15:done="0"/>
  <w15:commentEx w15:paraId="188614EA" w15:done="0"/>
  <w15:commentEx w15:paraId="123C9E87" w15:done="0"/>
  <w15:commentEx w15:paraId="3297A719" w15:done="0"/>
  <w15:commentEx w15:paraId="2C777B7F" w15:done="0"/>
  <w15:commentEx w15:paraId="207E19C9" w15:done="0"/>
  <w15:commentEx w15:paraId="2704833C" w15:done="0"/>
  <w15:commentEx w15:paraId="38BE0470" w15:done="0"/>
  <w15:commentEx w15:paraId="2DF5CCA4" w15:done="0"/>
  <w15:commentEx w15:paraId="7719028D" w15:done="0"/>
  <w15:commentEx w15:paraId="19C87E7A" w15:done="0"/>
  <w15:commentEx w15:paraId="26FA5E1B" w15:done="0"/>
  <w15:commentEx w15:paraId="7D828945" w15:done="0"/>
  <w15:commentEx w15:paraId="36F2119B" w15:done="0"/>
  <w15:commentEx w15:paraId="0D1E0FBD" w15:done="0"/>
  <w15:commentEx w15:paraId="0D35921D" w15:done="0"/>
  <w15:commentEx w15:paraId="47B3916D" w15:done="0"/>
  <w15:commentEx w15:paraId="1F794C8B" w15:done="0"/>
  <w15:commentEx w15:paraId="3240E40B" w15:done="0"/>
  <w15:commentEx w15:paraId="78CD50C5" w15:done="0"/>
  <w15:commentEx w15:paraId="2520B09E" w15:done="0"/>
  <w15:commentEx w15:paraId="21B5C045" w15:done="0"/>
  <w15:commentEx w15:paraId="03B66815" w15:done="0"/>
  <w15:commentEx w15:paraId="5E369800" w15:done="0"/>
  <w15:commentEx w15:paraId="06629B05" w15:done="0"/>
  <w15:commentEx w15:paraId="5D385DEB" w15:done="0"/>
  <w15:commentEx w15:paraId="7DAC1EC0" w15:done="0"/>
  <w15:commentEx w15:paraId="35D53F77" w15:done="0"/>
  <w15:commentEx w15:paraId="7E5EBD6F" w15:done="0"/>
  <w15:commentEx w15:paraId="5D491505" w15:done="0"/>
  <w15:commentEx w15:paraId="00D474C2" w15:done="0"/>
  <w15:commentEx w15:paraId="4D66973F" w15:done="0"/>
  <w15:commentEx w15:paraId="48DAD6A4" w15:done="0"/>
  <w15:commentEx w15:paraId="341F0CA7" w15:done="0"/>
  <w15:commentEx w15:paraId="30526B9A" w15:done="0"/>
  <w15:commentEx w15:paraId="5C13BBE9" w15:done="0"/>
  <w15:commentEx w15:paraId="0A2589B1" w15:done="0"/>
  <w15:commentEx w15:paraId="332D6B22" w15:done="0"/>
  <w15:commentEx w15:paraId="3BCCBA12" w15:done="0"/>
  <w15:commentEx w15:paraId="523B133B" w15:done="0"/>
  <w15:commentEx w15:paraId="45A51BD3" w15:done="0"/>
  <w15:commentEx w15:paraId="45B72DBA" w15:done="0"/>
  <w15:commentEx w15:paraId="3F7A9FBE" w15:done="0"/>
  <w15:commentEx w15:paraId="4F2B9B51" w15:done="0"/>
  <w15:commentEx w15:paraId="5F5664C3" w15:done="0"/>
  <w15:commentEx w15:paraId="5AF8EBA2" w15:done="0"/>
  <w15:commentEx w15:paraId="3FC25AFB" w15:done="0"/>
  <w15:commentEx w15:paraId="450852A2" w15:done="0"/>
  <w15:commentEx w15:paraId="01758682" w15:done="0"/>
  <w15:commentEx w15:paraId="2F575D2B" w15:done="0"/>
  <w15:commentEx w15:paraId="6B978194" w15:done="0"/>
  <w15:commentEx w15:paraId="152464ED" w15:paraIdParent="6B978194" w15:done="0"/>
  <w15:commentEx w15:paraId="2442FBE1" w15:done="0"/>
  <w15:commentEx w15:paraId="523F3102" w15:done="0"/>
  <w15:commentEx w15:paraId="739FA01B" w15:done="0"/>
  <w15:commentEx w15:paraId="0E51EC61" w15:done="0"/>
  <w15:commentEx w15:paraId="1031F356" w15:done="0"/>
  <w15:commentEx w15:paraId="63D5FE01" w15:done="0"/>
  <w15:commentEx w15:paraId="1809EB4E" w15:done="0"/>
  <w15:commentEx w15:paraId="1E2C5639" w15:done="0"/>
  <w15:commentEx w15:paraId="39F6094B" w15:done="0"/>
  <w15:commentEx w15:paraId="78D851FA" w15:done="0"/>
  <w15:commentEx w15:paraId="60FBE279" w15:done="0"/>
  <w15:commentEx w15:paraId="74F62A02" w15:done="0"/>
  <w15:commentEx w15:paraId="5FDC8FC1" w15:done="0"/>
  <w15:commentEx w15:paraId="60188218" w15:done="0"/>
  <w15:commentEx w15:paraId="28F31708" w15:done="0"/>
  <w15:commentEx w15:paraId="144CD1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8A5CAF" w16cex:dateUtc="2026-04-27T18:46:00Z"/>
  <w16cex:commentExtensible w16cex:durableId="57BB4466" w16cex:dateUtc="2026-04-27T19:00:00Z"/>
  <w16cex:commentExtensible w16cex:durableId="696DB3AE" w16cex:dateUtc="2026-04-27T19:01:00Z"/>
  <w16cex:commentExtensible w16cex:durableId="059198C2" w16cex:dateUtc="2026-04-27T19:02:00Z"/>
  <w16cex:commentExtensible w16cex:durableId="2B288C92" w16cex:dateUtc="2026-04-27T19:08:00Z"/>
  <w16cex:commentExtensible w16cex:durableId="055DDFCE" w16cex:dateUtc="2026-04-27T19:10:00Z"/>
  <w16cex:commentExtensible w16cex:durableId="351ED332" w16cex:dateUtc="2026-04-27T19:11:00Z"/>
  <w16cex:commentExtensible w16cex:durableId="526EE3AB" w16cex:dateUtc="2026-04-27T19:14:00Z"/>
  <w16cex:commentExtensible w16cex:durableId="61E7867F" w16cex:dateUtc="2026-04-27T19:16:00Z"/>
  <w16cex:commentExtensible w16cex:durableId="6C155255" w16cex:dateUtc="2026-04-27T19:16:00Z"/>
  <w16cex:commentExtensible w16cex:durableId="727098FC" w16cex:dateUtc="2026-04-27T19:17:00Z"/>
  <w16cex:commentExtensible w16cex:durableId="7EEA6B2A" w16cex:dateUtc="2026-04-27T19:18:00Z"/>
  <w16cex:commentExtensible w16cex:durableId="69E5EF61" w16cex:dateUtc="2026-04-27T19:19:00Z"/>
  <w16cex:commentExtensible w16cex:durableId="462135E4" w16cex:dateUtc="2026-04-27T19:20:00Z"/>
  <w16cex:commentExtensible w16cex:durableId="29F71ACD" w16cex:dateUtc="2026-04-27T19:22:00Z"/>
  <w16cex:commentExtensible w16cex:durableId="0263FC8A" w16cex:dateUtc="2026-04-27T19:23:00Z"/>
  <w16cex:commentExtensible w16cex:durableId="342626E5" w16cex:dateUtc="2026-04-27T19:26:00Z"/>
  <w16cex:commentExtensible w16cex:durableId="2D6374A0" w16cex:dateUtc="2026-04-27T19:27:00Z"/>
  <w16cex:commentExtensible w16cex:durableId="10F575D4" w16cex:dateUtc="2026-04-27T19:28:00Z"/>
  <w16cex:commentExtensible w16cex:durableId="5641DDF2" w16cex:dateUtc="2026-04-27T19:28:00Z"/>
  <w16cex:commentExtensible w16cex:durableId="4BF503DD" w16cex:dateUtc="2026-04-27T19:29:00Z"/>
  <w16cex:commentExtensible w16cex:durableId="74B54558" w16cex:dateUtc="2026-04-27T19:29:00Z"/>
  <w16cex:commentExtensible w16cex:durableId="2B0B0DDF" w16cex:dateUtc="2026-04-27T19:30:00Z"/>
  <w16cex:commentExtensible w16cex:durableId="5A07DEBC" w16cex:dateUtc="2026-04-27T19:31:00Z"/>
  <w16cex:commentExtensible w16cex:durableId="1C71482D" w16cex:dateUtc="2026-04-27T19:31:00Z"/>
  <w16cex:commentExtensible w16cex:durableId="0671556B" w16cex:dateUtc="2026-04-27T19:32:00Z"/>
  <w16cex:commentExtensible w16cex:durableId="247397BB" w16cex:dateUtc="2026-04-27T19:34:00Z"/>
  <w16cex:commentExtensible w16cex:durableId="3D4E451E" w16cex:dateUtc="2026-04-27T19:36:00Z"/>
  <w16cex:commentExtensible w16cex:durableId="0FF4E094" w16cex:dateUtc="2026-04-27T19:37:00Z"/>
  <w16cex:commentExtensible w16cex:durableId="1A223CB3" w16cex:dateUtc="2026-04-27T19:38:00Z"/>
  <w16cex:commentExtensible w16cex:durableId="2B226A6C" w16cex:dateUtc="2026-04-27T19:33:00Z"/>
  <w16cex:commentExtensible w16cex:durableId="2BC92853" w16cex:dateUtc="2026-04-27T19:39:00Z"/>
  <w16cex:commentExtensible w16cex:durableId="1AC66A2F" w16cex:dateUtc="2026-04-27T19:39:00Z"/>
  <w16cex:commentExtensible w16cex:durableId="3160ECFE" w16cex:dateUtc="2026-04-27T19:41:00Z"/>
  <w16cex:commentExtensible w16cex:durableId="71A6B63B" w16cex:dateUtc="2026-04-27T19:42:00Z"/>
  <w16cex:commentExtensible w16cex:durableId="25233C74" w16cex:dateUtc="2026-04-27T19:44:00Z"/>
  <w16cex:commentExtensible w16cex:durableId="560A893A" w16cex:dateUtc="2026-04-27T19:44:00Z"/>
  <w16cex:commentExtensible w16cex:durableId="61A2135B" w16cex:dateUtc="2026-04-27T19:48:00Z"/>
  <w16cex:commentExtensible w16cex:durableId="5788AD25" w16cex:dateUtc="2026-04-27T19:46:00Z"/>
  <w16cex:commentExtensible w16cex:durableId="100573CD" w16cex:dateUtc="2026-04-27T19:46:00Z"/>
  <w16cex:commentExtensible w16cex:durableId="4F7F2544" w16cex:dateUtc="2026-04-27T19:47:00Z"/>
  <w16cex:commentExtensible w16cex:durableId="4733EC08" w16cex:dateUtc="2026-04-27T19:48:00Z"/>
  <w16cex:commentExtensible w16cex:durableId="16E438E5" w16cex:dateUtc="2026-04-27T19:48:00Z"/>
  <w16cex:commentExtensible w16cex:durableId="16D1770F" w16cex:dateUtc="2026-04-27T19:49:00Z"/>
  <w16cex:commentExtensible w16cex:durableId="62F19F32" w16cex:dateUtc="2026-04-27T19:49:00Z"/>
  <w16cex:commentExtensible w16cex:durableId="51D23959" w16cex:dateUtc="2026-04-27T19:51:00Z"/>
  <w16cex:commentExtensible w16cex:durableId="324E1001" w16cex:dateUtc="2026-04-27T19:51:00Z"/>
  <w16cex:commentExtensible w16cex:durableId="22E261AC" w16cex:dateUtc="2026-04-27T19:53:00Z"/>
  <w16cex:commentExtensible w16cex:durableId="4F365F4E" w16cex:dateUtc="2026-04-27T19:54:00Z"/>
  <w16cex:commentExtensible w16cex:durableId="64C7754A" w16cex:dateUtc="2026-04-27T19:55:00Z"/>
  <w16cex:commentExtensible w16cex:durableId="3595298E" w16cex:dateUtc="2026-04-27T19:56:00Z"/>
  <w16cex:commentExtensible w16cex:durableId="671F7C82" w16cex:dateUtc="2026-04-27T19:57:00Z"/>
  <w16cex:commentExtensible w16cex:durableId="1AB7B810" w16cex:dateUtc="2026-04-27T19:58:00Z"/>
  <w16cex:commentExtensible w16cex:durableId="638C00C2" w16cex:dateUtc="2026-04-27T19:59:00Z"/>
  <w16cex:commentExtensible w16cex:durableId="0B09C846" w16cex:dateUtc="2026-04-27T20:01:00Z"/>
  <w16cex:commentExtensible w16cex:durableId="0FAB8990" w16cex:dateUtc="2026-04-27T20:07:00Z"/>
  <w16cex:commentExtensible w16cex:durableId="0E4EB41C" w16cex:dateUtc="2026-04-27T20:04:00Z"/>
  <w16cex:commentExtensible w16cex:durableId="10B4FB80" w16cex:dateUtc="2026-04-27T20:04:00Z"/>
  <w16cex:commentExtensible w16cex:durableId="2803F4F5" w16cex:dateUtc="2026-04-27T20:04:00Z"/>
  <w16cex:commentExtensible w16cex:durableId="0B96FB1C" w16cex:dateUtc="2026-04-27T20:10:00Z"/>
  <w16cex:commentExtensible w16cex:durableId="4158307E" w16cex:dateUtc="2026-04-27T20:11:00Z"/>
  <w16cex:commentExtensible w16cex:durableId="3E79E3E0" w16cex:dateUtc="2026-04-27T20:12:00Z"/>
  <w16cex:commentExtensible w16cex:durableId="50241EC8" w16cex:dateUtc="2026-04-27T20:13:00Z"/>
  <w16cex:commentExtensible w16cex:durableId="17C7B003" w16cex:dateUtc="2026-04-27T20:18:00Z"/>
  <w16cex:commentExtensible w16cex:durableId="4CA1847A" w16cex:dateUtc="2026-04-27T20:23:00Z"/>
  <w16cex:commentExtensible w16cex:durableId="76FC8DAF" w16cex:dateUtc="2026-04-27T20:24:00Z"/>
  <w16cex:commentExtensible w16cex:durableId="73D3D266" w16cex:dateUtc="2026-04-27T20:25:00Z"/>
  <w16cex:commentExtensible w16cex:durableId="7EE21333" w16cex:dateUtc="2026-04-27T20:27:00Z"/>
  <w16cex:commentExtensible w16cex:durableId="7F747009" w16cex:dateUtc="2026-04-27T20:28:00Z"/>
  <w16cex:commentExtensible w16cex:durableId="2FCFE42C" w16cex:dateUtc="2026-04-27T20:31:00Z"/>
  <w16cex:commentExtensible w16cex:durableId="743E5F44" w16cex:dateUtc="2026-04-27T20:32:00Z"/>
  <w16cex:commentExtensible w16cex:durableId="6FCA82EF" w16cex:dateUtc="2026-04-27T21:12:00Z"/>
  <w16cex:commentExtensible w16cex:durableId="100CD05B" w16cex:dateUtc="2026-04-27T21:13:00Z"/>
  <w16cex:commentExtensible w16cex:durableId="413A6FFF" w16cex:dateUtc="2026-04-27T21:13:00Z"/>
  <w16cex:commentExtensible w16cex:durableId="42192AE7" w16cex:dateUtc="2026-04-27T21:14:00Z"/>
  <w16cex:commentExtensible w16cex:durableId="36C20C8A" w16cex:dateUtc="2026-04-27T21:15:00Z"/>
  <w16cex:commentExtensible w16cex:durableId="4C7EC81B" w16cex:dateUtc="2026-04-27T21:15:00Z"/>
  <w16cex:commentExtensible w16cex:durableId="7932A8AB" w16cex:dateUtc="2026-04-27T21:16:00Z"/>
  <w16cex:commentExtensible w16cex:durableId="5AF72113" w16cex:dateUtc="2026-04-27T21:16:00Z"/>
  <w16cex:commentExtensible w16cex:durableId="586EDC29" w16cex:dateUtc="2026-04-27T21:17:00Z"/>
  <w16cex:commentExtensible w16cex:durableId="198A72D4" w16cex:dateUtc="2026-04-27T21:20:00Z"/>
  <w16cex:commentExtensible w16cex:durableId="7BC2E17E" w16cex:dateUtc="2026-04-27T21:21:00Z"/>
  <w16cex:commentExtensible w16cex:durableId="7DFCE500" w16cex:dateUtc="2026-04-27T21:22:00Z"/>
  <w16cex:commentExtensible w16cex:durableId="22BFACD9" w16cex:dateUtc="2026-04-27T21:24:00Z"/>
  <w16cex:commentExtensible w16cex:durableId="5B5B8683" w16cex:dateUtc="2026-04-27T21:24:00Z"/>
  <w16cex:commentExtensible w16cex:durableId="4BCD3BA7" w16cex:dateUtc="2026-04-27T21:25:00Z"/>
  <w16cex:commentExtensible w16cex:durableId="54B477A0" w16cex:dateUtc="2026-04-27T21:27:00Z"/>
  <w16cex:commentExtensible w16cex:durableId="5830370D" w16cex:dateUtc="2026-04-27T21:28:00Z"/>
  <w16cex:commentExtensible w16cex:durableId="53735813" w16cex:dateUtc="2026-04-27T21:29:00Z"/>
  <w16cex:commentExtensible w16cex:durableId="16148678" w16cex:dateUtc="2026-04-27T21:30:00Z"/>
  <w16cex:commentExtensible w16cex:durableId="6D964412" w16cex:dateUtc="2026-04-27T21:32:00Z"/>
  <w16cex:commentExtensible w16cex:durableId="2B98433F" w16cex:dateUtc="2026-04-27T21:40:00Z"/>
  <w16cex:commentExtensible w16cex:durableId="1AB5F228" w16cex:dateUtc="2026-04-27T21:36:00Z"/>
  <w16cex:commentExtensible w16cex:durableId="51BD8661" w16cex:dateUtc="2026-04-27T21:42:00Z"/>
  <w16cex:commentExtensible w16cex:durableId="13CD2DB3" w16cex:dateUtc="2026-04-27T21:37:00Z"/>
  <w16cex:commentExtensible w16cex:durableId="4801837A" w16cex:dateUtc="2026-04-27T21:38:00Z"/>
  <w16cex:commentExtensible w16cex:durableId="1FFC2BC8" w16cex:dateUtc="2026-04-27T21:43:00Z"/>
  <w16cex:commentExtensible w16cex:durableId="1BB83395" w16cex:dateUtc="2026-04-27T21:43:00Z"/>
  <w16cex:commentExtensible w16cex:durableId="1A0FDA6A" w16cex:dateUtc="2026-04-27T21:39:00Z"/>
  <w16cex:commentExtensible w16cex:durableId="5A2CF365" w16cex:dateUtc="2026-04-27T21:43:00Z"/>
  <w16cex:commentExtensible w16cex:durableId="74D96960" w16cex:dateUtc="2026-04-27T21:47:00Z"/>
  <w16cex:commentExtensible w16cex:durableId="56544B43" w16cex:dateUtc="2026-04-27T21:48:00Z"/>
  <w16cex:commentExtensible w16cex:durableId="17FA8B2E" w16cex:dateUtc="2026-04-27T21:49:00Z"/>
  <w16cex:commentExtensible w16cex:durableId="76A88A12" w16cex:dateUtc="2026-04-27T21:49:00Z"/>
  <w16cex:commentExtensible w16cex:durableId="1ED9C03C" w16cex:dateUtc="2026-04-27T21:49:00Z"/>
  <w16cex:commentExtensible w16cex:durableId="0AF43AB6" w16cex:dateUtc="2026-04-27T21:50:00Z"/>
  <w16cex:commentExtensible w16cex:durableId="1FA0AE1B" w16cex:dateUtc="2026-04-27T21:51:00Z"/>
  <w16cex:commentExtensible w16cex:durableId="0E4768A9" w16cex:dateUtc="2026-04-27T21:51:00Z"/>
  <w16cex:commentExtensible w16cex:durableId="5A9491D9" w16cex:dateUtc="2026-04-27T22:05:00Z"/>
  <w16cex:commentExtensible w16cex:durableId="5B5B0D6A" w16cex:dateUtc="2026-04-27T21:52:00Z"/>
  <w16cex:commentExtensible w16cex:durableId="43FCD1A6" w16cex:dateUtc="2026-04-27T21:52:00Z"/>
  <w16cex:commentExtensible w16cex:durableId="644FCEB9" w16cex:dateUtc="2026-04-27T21:55:00Z"/>
  <w16cex:commentExtensible w16cex:durableId="5128B0DB" w16cex:dateUtc="2026-04-27T21:55:00Z"/>
  <w16cex:commentExtensible w16cex:durableId="6698CB4E" w16cex:dateUtc="2026-04-27T21:56:00Z"/>
  <w16cex:commentExtensible w16cex:durableId="7A8AF7CC" w16cex:dateUtc="2026-04-27T22:02:00Z"/>
  <w16cex:commentExtensible w16cex:durableId="301000C4" w16cex:dateUtc="2026-04-27T22:03:00Z"/>
  <w16cex:commentExtensible w16cex:durableId="61AF05DE" w16cex:dateUtc="2026-04-27T22:06:00Z"/>
  <w16cex:commentExtensible w16cex:durableId="44650B63" w16cex:dateUtc="2026-04-27T22:10:00Z"/>
  <w16cex:commentExtensible w16cex:durableId="276F55FB" w16cex:dateUtc="2026-04-27T22:12:00Z"/>
  <w16cex:commentExtensible w16cex:durableId="28C9FDDE" w16cex:dateUtc="2026-04-27T22:12:00Z"/>
  <w16cex:commentExtensible w16cex:durableId="3A5FED9A" w16cex:dateUtc="2026-04-27T22:13:00Z"/>
  <w16cex:commentExtensible w16cex:durableId="02340A5C" w16cex:dateUtc="2026-04-27T22:15:00Z"/>
  <w16cex:commentExtensible w16cex:durableId="43F26E1F" w16cex:dateUtc="2026-04-27T22:16:00Z"/>
  <w16cex:commentExtensible w16cex:durableId="330C9727" w16cex:dateUtc="2026-04-27T22:17:00Z"/>
  <w16cex:commentExtensible w16cex:durableId="23FCDF5B" w16cex:dateUtc="2026-04-27T22:20:00Z"/>
  <w16cex:commentExtensible w16cex:durableId="7AE1E542" w16cex:dateUtc="2026-04-27T22:21:00Z"/>
  <w16cex:commentExtensible w16cex:durableId="7EC4DC6E" w16cex:dateUtc="2026-04-27T22:22:00Z"/>
  <w16cex:commentExtensible w16cex:durableId="56FCBC02" w16cex:dateUtc="2026-04-27T22:23:00Z"/>
  <w16cex:commentExtensible w16cex:durableId="7D363E07" w16cex:dateUtc="2026-04-27T22:24:00Z"/>
  <w16cex:commentExtensible w16cex:durableId="79A012F4" w16cex:dateUtc="2026-04-27T22:24:00Z"/>
  <w16cex:commentExtensible w16cex:durableId="23284F96" w16cex:dateUtc="2026-04-27T22:27:00Z"/>
  <w16cex:commentExtensible w16cex:durableId="4E947FC1" w16cex:dateUtc="2026-04-27T22:28:00Z"/>
  <w16cex:commentExtensible w16cex:durableId="77431150" w16cex:dateUtc="2026-04-27T22:29:00Z"/>
  <w16cex:commentExtensible w16cex:durableId="68F3B045" w16cex:dateUtc="2026-04-27T22:32:00Z"/>
  <w16cex:commentExtensible w16cex:durableId="431CB0B5" w16cex:dateUtc="2026-04-27T23:28:00Z"/>
  <w16cex:commentExtensible w16cex:durableId="02EB2476" w16cex:dateUtc="2026-04-27T22:34:00Z"/>
  <w16cex:commentExtensible w16cex:durableId="7114E088" w16cex:dateUtc="2026-04-27T22:36:00Z"/>
  <w16cex:commentExtensible w16cex:durableId="478832D1" w16cex:dateUtc="2026-04-27T22:37:00Z"/>
  <w16cex:commentExtensible w16cex:durableId="4656E54D" w16cex:dateUtc="2026-04-27T22:37:00Z"/>
  <w16cex:commentExtensible w16cex:durableId="48DA4079" w16cex:dateUtc="2026-04-27T22:38:00Z"/>
  <w16cex:commentExtensible w16cex:durableId="2D55B454" w16cex:dateUtc="2026-04-27T22:39:00Z"/>
  <w16cex:commentExtensible w16cex:durableId="759D1057" w16cex:dateUtc="2026-04-27T22:40:00Z"/>
  <w16cex:commentExtensible w16cex:durableId="16F71DAE" w16cex:dateUtc="2026-04-27T22:41:00Z"/>
  <w16cex:commentExtensible w16cex:durableId="254BABE4" w16cex:dateUtc="2026-04-27T22:42:00Z"/>
  <w16cex:commentExtensible w16cex:durableId="605CC10D" w16cex:dateUtc="2026-04-27T22:43:00Z"/>
  <w16cex:commentExtensible w16cex:durableId="071EFEC0" w16cex:dateUtc="2026-04-27T22:43:00Z"/>
  <w16cex:commentExtensible w16cex:durableId="6BE83900" w16cex:dateUtc="2026-04-27T22:43:00Z"/>
  <w16cex:commentExtensible w16cex:durableId="25FCE4E0" w16cex:dateUtc="2026-04-27T22:44:00Z"/>
  <w16cex:commentExtensible w16cex:durableId="5BBFE96B" w16cex:dateUtc="2026-04-27T22:47:00Z"/>
  <w16cex:commentExtensible w16cex:durableId="40D7E7D2" w16cex:dateUtc="2026-04-27T22:52:00Z"/>
  <w16cex:commentExtensible w16cex:durableId="0FABD7A9" w16cex:dateUtc="2026-04-27T22:52:00Z"/>
  <w16cex:commentExtensible w16cex:durableId="1D95A8CE" w16cex:dateUtc="2026-04-27T22:53:00Z"/>
  <w16cex:commentExtensible w16cex:durableId="3C08B311" w16cex:dateUtc="2026-04-27T22:54:00Z"/>
  <w16cex:commentExtensible w16cex:durableId="07C445CF" w16cex:dateUtc="2026-04-27T22:57:00Z"/>
  <w16cex:commentExtensible w16cex:durableId="76518ACE" w16cex:dateUtc="2026-04-27T22:59:00Z"/>
  <w16cex:commentExtensible w16cex:durableId="0CCCB53F" w16cex:dateUtc="2026-04-27T23:00:00Z"/>
  <w16cex:commentExtensible w16cex:durableId="2088727A" w16cex:dateUtc="2026-04-27T23:00:00Z"/>
  <w16cex:commentExtensible w16cex:durableId="5D25440D" w16cex:dateUtc="2026-04-27T23:01:00Z"/>
  <w16cex:commentExtensible w16cex:durableId="2BA13182" w16cex:dateUtc="2026-04-27T23:02:00Z"/>
  <w16cex:commentExtensible w16cex:durableId="1F380D02" w16cex:dateUtc="2026-04-27T23:02:00Z"/>
  <w16cex:commentExtensible w16cex:durableId="49A16664" w16cex:dateUtc="2026-04-27T23:02:00Z"/>
  <w16cex:commentExtensible w16cex:durableId="343C31F9" w16cex:dateUtc="2026-04-27T23:04:00Z"/>
  <w16cex:commentExtensible w16cex:durableId="62CC33C4" w16cex:dateUtc="2026-04-27T23:05:00Z"/>
  <w16cex:commentExtensible w16cex:durableId="79F549C7" w16cex:dateUtc="2026-04-27T23:06:00Z"/>
  <w16cex:commentExtensible w16cex:durableId="363F4FB2" w16cex:dateUtc="2026-04-27T23:06:00Z"/>
  <w16cex:commentExtensible w16cex:durableId="027DF731" w16cex:dateUtc="2026-04-27T23:07:00Z"/>
  <w16cex:commentExtensible w16cex:durableId="1EB0C995" w16cex:dateUtc="2026-04-27T23:10:00Z"/>
  <w16cex:commentExtensible w16cex:durableId="6BB62A3F" w16cex:dateUtc="2026-04-27T23:11:00Z"/>
  <w16cex:commentExtensible w16cex:durableId="3C4CE27B" w16cex:dateUtc="2026-04-27T23:12:00Z"/>
  <w16cex:commentExtensible w16cex:durableId="1BA3AAE6" w16cex:dateUtc="2026-04-27T23:14:00Z"/>
  <w16cex:commentExtensible w16cex:durableId="39943DCF" w16cex:dateUtc="2026-04-27T23:19:00Z"/>
  <w16cex:commentExtensible w16cex:durableId="6CC84566" w16cex:dateUtc="2026-04-27T23:27:00Z"/>
  <w16cex:commentExtensible w16cex:durableId="45B706C4" w16cex:dateUtc="2026-04-27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6503BF" w16cid:durableId="4F8A5CAF"/>
  <w16cid:commentId w16cid:paraId="59D7F325" w16cid:durableId="57BB4466"/>
  <w16cid:commentId w16cid:paraId="24102346" w16cid:durableId="696DB3AE"/>
  <w16cid:commentId w16cid:paraId="3999202F" w16cid:durableId="059198C2"/>
  <w16cid:commentId w16cid:paraId="1BF52341" w16cid:durableId="2B288C92"/>
  <w16cid:commentId w16cid:paraId="0D4BDC08" w16cid:durableId="055DDFCE"/>
  <w16cid:commentId w16cid:paraId="15B30175" w16cid:durableId="351ED332"/>
  <w16cid:commentId w16cid:paraId="012CE5F9" w16cid:durableId="526EE3AB"/>
  <w16cid:commentId w16cid:paraId="5C33E275" w16cid:durableId="61E7867F"/>
  <w16cid:commentId w16cid:paraId="6E8C3450" w16cid:durableId="6C155255"/>
  <w16cid:commentId w16cid:paraId="25E65F6F" w16cid:durableId="727098FC"/>
  <w16cid:commentId w16cid:paraId="65648769" w16cid:durableId="7EEA6B2A"/>
  <w16cid:commentId w16cid:paraId="3D4F3D94" w16cid:durableId="69E5EF61"/>
  <w16cid:commentId w16cid:paraId="64132DFB" w16cid:durableId="462135E4"/>
  <w16cid:commentId w16cid:paraId="146C4E34" w16cid:durableId="29F71ACD"/>
  <w16cid:commentId w16cid:paraId="4EB4B291" w16cid:durableId="0263FC8A"/>
  <w16cid:commentId w16cid:paraId="1F93B2D3" w16cid:durableId="342626E5"/>
  <w16cid:commentId w16cid:paraId="6E5D1E79" w16cid:durableId="2D6374A0"/>
  <w16cid:commentId w16cid:paraId="10654CBA" w16cid:durableId="10F575D4"/>
  <w16cid:commentId w16cid:paraId="06A8F6B3" w16cid:durableId="5641DDF2"/>
  <w16cid:commentId w16cid:paraId="35ACB2C3" w16cid:durableId="4BF503DD"/>
  <w16cid:commentId w16cid:paraId="171D5832" w16cid:durableId="74B54558"/>
  <w16cid:commentId w16cid:paraId="43B1DD66" w16cid:durableId="2B0B0DDF"/>
  <w16cid:commentId w16cid:paraId="06BAA2B5" w16cid:durableId="5A07DEBC"/>
  <w16cid:commentId w16cid:paraId="3AFE285A" w16cid:durableId="1C71482D"/>
  <w16cid:commentId w16cid:paraId="4397CBC4" w16cid:durableId="0671556B"/>
  <w16cid:commentId w16cid:paraId="557390A7" w16cid:durableId="247397BB"/>
  <w16cid:commentId w16cid:paraId="2708233B" w16cid:durableId="3D4E451E"/>
  <w16cid:commentId w16cid:paraId="7D7C4850" w16cid:durableId="0FF4E094"/>
  <w16cid:commentId w16cid:paraId="6EEFA427" w16cid:durableId="1A223CB3"/>
  <w16cid:commentId w16cid:paraId="1AD62F0B" w16cid:durableId="2B226A6C"/>
  <w16cid:commentId w16cid:paraId="7D695358" w16cid:durableId="2BC92853"/>
  <w16cid:commentId w16cid:paraId="102AA3AE" w16cid:durableId="1AC66A2F"/>
  <w16cid:commentId w16cid:paraId="0353BDFE" w16cid:durableId="3160ECFE"/>
  <w16cid:commentId w16cid:paraId="27F51F17" w16cid:durableId="71A6B63B"/>
  <w16cid:commentId w16cid:paraId="0AD2DD1A" w16cid:durableId="25233C74"/>
  <w16cid:commentId w16cid:paraId="58861550" w16cid:durableId="560A893A"/>
  <w16cid:commentId w16cid:paraId="4794D9C7" w16cid:durableId="61A2135B"/>
  <w16cid:commentId w16cid:paraId="333AA823" w16cid:durableId="5788AD25"/>
  <w16cid:commentId w16cid:paraId="6443067A" w16cid:durableId="100573CD"/>
  <w16cid:commentId w16cid:paraId="575EA7C5" w16cid:durableId="4F7F2544"/>
  <w16cid:commentId w16cid:paraId="19F13A82" w16cid:durableId="4733EC08"/>
  <w16cid:commentId w16cid:paraId="104A1442" w16cid:durableId="16E438E5"/>
  <w16cid:commentId w16cid:paraId="17E170A9" w16cid:durableId="16D1770F"/>
  <w16cid:commentId w16cid:paraId="7C050B7A" w16cid:durableId="62F19F32"/>
  <w16cid:commentId w16cid:paraId="749525D3" w16cid:durableId="51D23959"/>
  <w16cid:commentId w16cid:paraId="03B2F0E9" w16cid:durableId="324E1001"/>
  <w16cid:commentId w16cid:paraId="7B7F9BC8" w16cid:durableId="22E261AC"/>
  <w16cid:commentId w16cid:paraId="296BF6C5" w16cid:durableId="4F365F4E"/>
  <w16cid:commentId w16cid:paraId="2E07ADB3" w16cid:durableId="64C7754A"/>
  <w16cid:commentId w16cid:paraId="5FC664CA" w16cid:durableId="3595298E"/>
  <w16cid:commentId w16cid:paraId="0EE99A5B" w16cid:durableId="671F7C82"/>
  <w16cid:commentId w16cid:paraId="5DCE17A3" w16cid:durableId="1AB7B810"/>
  <w16cid:commentId w16cid:paraId="18A66C80" w16cid:durableId="638C00C2"/>
  <w16cid:commentId w16cid:paraId="525AAE4D" w16cid:durableId="0B09C846"/>
  <w16cid:commentId w16cid:paraId="6D2B1755" w16cid:durableId="0FAB8990"/>
  <w16cid:commentId w16cid:paraId="29465E49" w16cid:durableId="0E4EB41C"/>
  <w16cid:commentId w16cid:paraId="2A2CC63D" w16cid:durableId="10B4FB80"/>
  <w16cid:commentId w16cid:paraId="3493CB78" w16cid:durableId="2803F4F5"/>
  <w16cid:commentId w16cid:paraId="3098FBF9" w16cid:durableId="0B96FB1C"/>
  <w16cid:commentId w16cid:paraId="279A0E02" w16cid:durableId="4158307E"/>
  <w16cid:commentId w16cid:paraId="6A9C0BEA" w16cid:durableId="3E79E3E0"/>
  <w16cid:commentId w16cid:paraId="12603A7C" w16cid:durableId="50241EC8"/>
  <w16cid:commentId w16cid:paraId="536FD7B1" w16cid:durableId="17C7B003"/>
  <w16cid:commentId w16cid:paraId="7FFCE97C" w16cid:durableId="4CA1847A"/>
  <w16cid:commentId w16cid:paraId="4CFE249D" w16cid:durableId="76FC8DAF"/>
  <w16cid:commentId w16cid:paraId="68453855" w16cid:durableId="73D3D266"/>
  <w16cid:commentId w16cid:paraId="74CFFF7E" w16cid:durableId="7EE21333"/>
  <w16cid:commentId w16cid:paraId="7B3E4EE8" w16cid:durableId="7F747009"/>
  <w16cid:commentId w16cid:paraId="34CAD1A2" w16cid:durableId="2FCFE42C"/>
  <w16cid:commentId w16cid:paraId="124EACB6" w16cid:durableId="743E5F44"/>
  <w16cid:commentId w16cid:paraId="5B3DEAF8" w16cid:durableId="6FCA82EF"/>
  <w16cid:commentId w16cid:paraId="1F98E618" w16cid:durableId="100CD05B"/>
  <w16cid:commentId w16cid:paraId="04753EE5" w16cid:durableId="413A6FFF"/>
  <w16cid:commentId w16cid:paraId="72A47B38" w16cid:durableId="42192AE7"/>
  <w16cid:commentId w16cid:paraId="5CD07C3F" w16cid:durableId="36C20C8A"/>
  <w16cid:commentId w16cid:paraId="05002E37" w16cid:durableId="4C7EC81B"/>
  <w16cid:commentId w16cid:paraId="66CC5AE5" w16cid:durableId="7932A8AB"/>
  <w16cid:commentId w16cid:paraId="54393564" w16cid:durableId="5AF72113"/>
  <w16cid:commentId w16cid:paraId="3B29563F" w16cid:durableId="586EDC29"/>
  <w16cid:commentId w16cid:paraId="5E8E5761" w16cid:durableId="198A72D4"/>
  <w16cid:commentId w16cid:paraId="07C2BF76" w16cid:durableId="7BC2E17E"/>
  <w16cid:commentId w16cid:paraId="52F7F24E" w16cid:durableId="7DFCE500"/>
  <w16cid:commentId w16cid:paraId="2F7B230A" w16cid:durableId="22BFACD9"/>
  <w16cid:commentId w16cid:paraId="1B38C1E7" w16cid:durableId="5B5B8683"/>
  <w16cid:commentId w16cid:paraId="5A5C9A87" w16cid:durableId="4BCD3BA7"/>
  <w16cid:commentId w16cid:paraId="10E359A5" w16cid:durableId="54B477A0"/>
  <w16cid:commentId w16cid:paraId="023838DD" w16cid:durableId="5830370D"/>
  <w16cid:commentId w16cid:paraId="40AFEFD3" w16cid:durableId="53735813"/>
  <w16cid:commentId w16cid:paraId="45D739D5" w16cid:durableId="16148678"/>
  <w16cid:commentId w16cid:paraId="4C6582AD" w16cid:durableId="6D964412"/>
  <w16cid:commentId w16cid:paraId="2DD92813" w16cid:durableId="2B98433F"/>
  <w16cid:commentId w16cid:paraId="073F6F9D" w16cid:durableId="1AB5F228"/>
  <w16cid:commentId w16cid:paraId="6C7DB365" w16cid:durableId="51BD8661"/>
  <w16cid:commentId w16cid:paraId="1990B078" w16cid:durableId="13CD2DB3"/>
  <w16cid:commentId w16cid:paraId="44644DA3" w16cid:durableId="4801837A"/>
  <w16cid:commentId w16cid:paraId="6AD03017" w16cid:durableId="1FFC2BC8"/>
  <w16cid:commentId w16cid:paraId="5FC58E43" w16cid:durableId="1BB83395"/>
  <w16cid:commentId w16cid:paraId="4011FDFD" w16cid:durableId="1A0FDA6A"/>
  <w16cid:commentId w16cid:paraId="2B8CEE16" w16cid:durableId="5A2CF365"/>
  <w16cid:commentId w16cid:paraId="5B52F08C" w16cid:durableId="74D96960"/>
  <w16cid:commentId w16cid:paraId="3FBFFA3D" w16cid:durableId="56544B43"/>
  <w16cid:commentId w16cid:paraId="100BB148" w16cid:durableId="17FA8B2E"/>
  <w16cid:commentId w16cid:paraId="45486CAF" w16cid:durableId="76A88A12"/>
  <w16cid:commentId w16cid:paraId="35FFB822" w16cid:durableId="1ED9C03C"/>
  <w16cid:commentId w16cid:paraId="67536C3A" w16cid:durableId="0AF43AB6"/>
  <w16cid:commentId w16cid:paraId="188614EA" w16cid:durableId="1FA0AE1B"/>
  <w16cid:commentId w16cid:paraId="123C9E87" w16cid:durableId="0E4768A9"/>
  <w16cid:commentId w16cid:paraId="3297A719" w16cid:durableId="5A9491D9"/>
  <w16cid:commentId w16cid:paraId="2C777B7F" w16cid:durableId="5B5B0D6A"/>
  <w16cid:commentId w16cid:paraId="207E19C9" w16cid:durableId="43FCD1A6"/>
  <w16cid:commentId w16cid:paraId="2704833C" w16cid:durableId="644FCEB9"/>
  <w16cid:commentId w16cid:paraId="38BE0470" w16cid:durableId="5128B0DB"/>
  <w16cid:commentId w16cid:paraId="2DF5CCA4" w16cid:durableId="6698CB4E"/>
  <w16cid:commentId w16cid:paraId="7719028D" w16cid:durableId="7A8AF7CC"/>
  <w16cid:commentId w16cid:paraId="19C87E7A" w16cid:durableId="301000C4"/>
  <w16cid:commentId w16cid:paraId="26FA5E1B" w16cid:durableId="61AF05DE"/>
  <w16cid:commentId w16cid:paraId="7D828945" w16cid:durableId="44650B63"/>
  <w16cid:commentId w16cid:paraId="36F2119B" w16cid:durableId="276F55FB"/>
  <w16cid:commentId w16cid:paraId="0D1E0FBD" w16cid:durableId="28C9FDDE"/>
  <w16cid:commentId w16cid:paraId="0D35921D" w16cid:durableId="3A5FED9A"/>
  <w16cid:commentId w16cid:paraId="47B3916D" w16cid:durableId="02340A5C"/>
  <w16cid:commentId w16cid:paraId="1F794C8B" w16cid:durableId="43F26E1F"/>
  <w16cid:commentId w16cid:paraId="3240E40B" w16cid:durableId="330C9727"/>
  <w16cid:commentId w16cid:paraId="78CD50C5" w16cid:durableId="23FCDF5B"/>
  <w16cid:commentId w16cid:paraId="2520B09E" w16cid:durableId="7AE1E542"/>
  <w16cid:commentId w16cid:paraId="21B5C045" w16cid:durableId="7EC4DC6E"/>
  <w16cid:commentId w16cid:paraId="03B66815" w16cid:durableId="56FCBC02"/>
  <w16cid:commentId w16cid:paraId="5E369800" w16cid:durableId="7D363E07"/>
  <w16cid:commentId w16cid:paraId="06629B05" w16cid:durableId="79A012F4"/>
  <w16cid:commentId w16cid:paraId="5D385DEB" w16cid:durableId="23284F96"/>
  <w16cid:commentId w16cid:paraId="7DAC1EC0" w16cid:durableId="4E947FC1"/>
  <w16cid:commentId w16cid:paraId="35D53F77" w16cid:durableId="77431150"/>
  <w16cid:commentId w16cid:paraId="7E5EBD6F" w16cid:durableId="68F3B045"/>
  <w16cid:commentId w16cid:paraId="5D491505" w16cid:durableId="431CB0B5"/>
  <w16cid:commentId w16cid:paraId="00D474C2" w16cid:durableId="02EB2476"/>
  <w16cid:commentId w16cid:paraId="4D66973F" w16cid:durableId="7114E088"/>
  <w16cid:commentId w16cid:paraId="48DAD6A4" w16cid:durableId="478832D1"/>
  <w16cid:commentId w16cid:paraId="341F0CA7" w16cid:durableId="4656E54D"/>
  <w16cid:commentId w16cid:paraId="30526B9A" w16cid:durableId="48DA4079"/>
  <w16cid:commentId w16cid:paraId="5C13BBE9" w16cid:durableId="2D55B454"/>
  <w16cid:commentId w16cid:paraId="0A2589B1" w16cid:durableId="759D1057"/>
  <w16cid:commentId w16cid:paraId="332D6B22" w16cid:durableId="16F71DAE"/>
  <w16cid:commentId w16cid:paraId="3BCCBA12" w16cid:durableId="254BABE4"/>
  <w16cid:commentId w16cid:paraId="523B133B" w16cid:durableId="605CC10D"/>
  <w16cid:commentId w16cid:paraId="45A51BD3" w16cid:durableId="071EFEC0"/>
  <w16cid:commentId w16cid:paraId="45B72DBA" w16cid:durableId="6BE83900"/>
  <w16cid:commentId w16cid:paraId="3F7A9FBE" w16cid:durableId="25FCE4E0"/>
  <w16cid:commentId w16cid:paraId="4F2B9B51" w16cid:durableId="5BBFE96B"/>
  <w16cid:commentId w16cid:paraId="5F5664C3" w16cid:durableId="40D7E7D2"/>
  <w16cid:commentId w16cid:paraId="5AF8EBA2" w16cid:durableId="0FABD7A9"/>
  <w16cid:commentId w16cid:paraId="3FC25AFB" w16cid:durableId="1D95A8CE"/>
  <w16cid:commentId w16cid:paraId="450852A2" w16cid:durableId="3C08B311"/>
  <w16cid:commentId w16cid:paraId="01758682" w16cid:durableId="07C445CF"/>
  <w16cid:commentId w16cid:paraId="2F575D2B" w16cid:durableId="76518ACE"/>
  <w16cid:commentId w16cid:paraId="6B978194" w16cid:durableId="0CCCB53F"/>
  <w16cid:commentId w16cid:paraId="152464ED" w16cid:durableId="2088727A"/>
  <w16cid:commentId w16cid:paraId="2442FBE1" w16cid:durableId="5D25440D"/>
  <w16cid:commentId w16cid:paraId="523F3102" w16cid:durableId="2BA13182"/>
  <w16cid:commentId w16cid:paraId="739FA01B" w16cid:durableId="1F380D02"/>
  <w16cid:commentId w16cid:paraId="0E51EC61" w16cid:durableId="49A16664"/>
  <w16cid:commentId w16cid:paraId="1031F356" w16cid:durableId="343C31F9"/>
  <w16cid:commentId w16cid:paraId="63D5FE01" w16cid:durableId="62CC33C4"/>
  <w16cid:commentId w16cid:paraId="1809EB4E" w16cid:durableId="79F549C7"/>
  <w16cid:commentId w16cid:paraId="1E2C5639" w16cid:durableId="363F4FB2"/>
  <w16cid:commentId w16cid:paraId="39F6094B" w16cid:durableId="027DF731"/>
  <w16cid:commentId w16cid:paraId="78D851FA" w16cid:durableId="1EB0C995"/>
  <w16cid:commentId w16cid:paraId="60FBE279" w16cid:durableId="6BB62A3F"/>
  <w16cid:commentId w16cid:paraId="74F62A02" w16cid:durableId="3C4CE27B"/>
  <w16cid:commentId w16cid:paraId="5FDC8FC1" w16cid:durableId="1BA3AAE6"/>
  <w16cid:commentId w16cid:paraId="60188218" w16cid:durableId="39943DCF"/>
  <w16cid:commentId w16cid:paraId="28F31708" w16cid:durableId="6CC84566"/>
  <w16cid:commentId w16cid:paraId="144CD133" w16cid:durableId="45B706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82D1" w14:textId="77777777" w:rsidR="00040D63" w:rsidRDefault="00040D63">
      <w:pPr>
        <w:spacing w:after="0"/>
      </w:pPr>
      <w:r>
        <w:separator/>
      </w:r>
    </w:p>
  </w:endnote>
  <w:endnote w:type="continuationSeparator" w:id="0">
    <w:p w14:paraId="1BF1E2F8" w14:textId="77777777" w:rsidR="00040D63" w:rsidRDefault="00040D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36FA" w14:textId="77777777" w:rsidR="00040D63" w:rsidRDefault="00040D63">
      <w:pPr>
        <w:spacing w:after="0"/>
      </w:pPr>
      <w:r>
        <w:separator/>
      </w:r>
    </w:p>
  </w:footnote>
  <w:footnote w:type="continuationSeparator" w:id="0">
    <w:p w14:paraId="2B8E22E2" w14:textId="77777777" w:rsidR="00040D63" w:rsidRDefault="00040D63">
      <w:pPr>
        <w:spacing w:after="0"/>
      </w:pPr>
      <w:r>
        <w:continuationSeparator/>
      </w:r>
    </w:p>
  </w:footnote>
  <w:footnote w:id="1">
    <w:p w14:paraId="47B59142" w14:textId="77777777" w:rsidR="006B304D" w:rsidRDefault="00000000">
      <w:pPr>
        <w:pStyle w:val="FootnoteText"/>
      </w:pPr>
      <w:r>
        <w:rPr>
          <w:rStyle w:val="FootnoteReference"/>
        </w:rPr>
        <w:footnoteRef/>
      </w:r>
      <w:r>
        <w:t xml:space="preserve"> a living AI user, in this paper, is a person whose private reasoning, decisions, and interpretive patterns are not represented in any training corpus</w:t>
      </w:r>
    </w:p>
  </w:footnote>
  <w:footnote w:id="2">
    <w:p w14:paraId="1B927888" w14:textId="77777777" w:rsidR="006B304D" w:rsidRDefault="00000000">
      <w:pPr>
        <w:pStyle w:val="FootnoteText"/>
      </w:pPr>
      <w:r>
        <w:rPr>
          <w:rStyle w:val="FootnoteReference"/>
        </w:rPr>
        <w:footnoteRef/>
      </w:r>
      <w:r>
        <w:t xml:space="preserve"> 507 from the v2 random-derangement protocol on the 13 global subjects, plus 80 from the v1 adversarial protocol on Hamerton across all five battery tiers; validated against a 30-response stratified manual spot check</w:t>
      </w:r>
    </w:p>
  </w:footnote>
  <w:footnote w:id="3">
    <w:p w14:paraId="5D26ADEE" w14:textId="77777777" w:rsidR="006B304D" w:rsidRDefault="00000000">
      <w:pPr>
        <w:pStyle w:val="FootnoteText"/>
      </w:pPr>
      <w:r>
        <w:rPr>
          <w:rStyle w:val="FootnoteReference"/>
        </w:rPr>
        <w:footnoteRef/>
      </w:r>
      <w:r>
        <w:t xml:space="preserve"> example, from one Keckley wrong-spec response: </w:t>
      </w:r>
      <w:r>
        <w:rPr>
          <w:i/>
          <w:iCs/>
        </w:rPr>
        <w:t>“This is a behavioral model of a 16th-century Central Asian military ruler, almost certainly Babur”</w:t>
      </w:r>
    </w:p>
  </w:footnote>
  <w:footnote w:id="4">
    <w:p w14:paraId="2FEB69F7" w14:textId="77777777" w:rsidR="006B304D" w:rsidRDefault="00000000">
      <w:pPr>
        <w:pStyle w:val="FootnoteText"/>
      </w:pPr>
      <w:r>
        <w:rPr>
          <w:rStyle w:val="FootnoteReference"/>
        </w:rPr>
        <w:footnoteRef/>
      </w:r>
      <w:r>
        <w:t xml:space="preserve"> a response counts as hedged only if its first non-whitespace text matches an explicit refusal prefix: “I cannot,” “I can’t,” “I don’t,” “I do not,” “The retrieved facts do not,” “The retrieved facts don’t”</w:t>
      </w:r>
    </w:p>
  </w:footnote>
  <w:footnote w:id="5">
    <w:p w14:paraId="754CEEC9" w14:textId="77777777" w:rsidR="006B304D" w:rsidRDefault="00000000">
      <w:pPr>
        <w:pStyle w:val="FootnoteText"/>
      </w:pPr>
      <w:r>
        <w:rPr>
          <w:rStyle w:val="FootnoteReference"/>
        </w:rPr>
        <w:footnoteRef/>
      </w:r>
      <w:r>
        <w:t xml:space="preserve"> MiniLM-L6-v2 + ChromaDB, which we refer to as the </w:t>
      </w:r>
      <w:r>
        <w:rPr>
          <w:i/>
          <w:iCs/>
        </w:rPr>
        <w:t>Base Layer substrate</w:t>
      </w:r>
      <w:r>
        <w:t xml:space="preserve"> because it lacks the managed-service layer commercial memory systems provide</w:t>
      </w:r>
    </w:p>
  </w:footnote>
  <w:footnote w:id="6">
    <w:p w14:paraId="23718EDB" w14:textId="77777777" w:rsidR="006B304D" w:rsidRDefault="00000000">
      <w:pPr>
        <w:pStyle w:val="FootnoteText"/>
      </w:pPr>
      <w:r>
        <w:rPr>
          <w:rStyle w:val="FootnoteReference"/>
        </w:rPr>
        <w:footnoteRef/>
      </w:r>
      <w:r>
        <w:t xml:space="preserve"> across a major career change, a profound life event, or a decades-long corpus with distinct epochs</w:t>
      </w:r>
    </w:p>
  </w:footnote>
  <w:footnote w:id="7">
    <w:p w14:paraId="56822885" w14:textId="77777777" w:rsidR="006B304D" w:rsidRDefault="00000000">
      <w:pPr>
        <w:pStyle w:val="FootnoteText"/>
      </w:pPr>
      <w:r>
        <w:rPr>
          <w:rStyle w:val="FootnoteReference"/>
        </w:rPr>
        <w:footnoteRef/>
      </w:r>
      <w:r>
        <w:t xml:space="preserve"> Ebers at baseline 1.04 with a strong positive effect, Yung Wing at baseline 1.88 with a modest positive effect, and Zitkala-Sa at baseline 2.34 with a negative effect</w:t>
      </w:r>
    </w:p>
  </w:footnote>
  <w:footnote w:id="8">
    <w:p w14:paraId="5A5962A9" w14:textId="77777777" w:rsidR="006B304D" w:rsidRDefault="00000000">
      <w:pPr>
        <w:pStyle w:val="FootnoteText"/>
      </w:pPr>
      <w:r>
        <w:rPr>
          <w:rStyle w:val="FootnoteReference"/>
        </w:rPr>
        <w:footnoteRef/>
      </w:r>
      <w:r>
        <w:t xml:space="preserve"> fixed before any results were computed, so that no researcher decision could shift the headline numbers after seeing the data</w:t>
      </w:r>
    </w:p>
  </w:footnote>
  <w:footnote w:id="9">
    <w:p w14:paraId="322AE043" w14:textId="77777777" w:rsidR="006B304D" w:rsidRDefault="00000000">
      <w:pPr>
        <w:pStyle w:val="FootnoteText"/>
      </w:pPr>
      <w:r>
        <w:rPr>
          <w:rStyle w:val="FootnoteReference"/>
        </w:rPr>
        <w:footnoteRef/>
      </w:r>
      <w:r>
        <w:t xml:space="preserve"> “I could not undeceive him… the fancy happily caused by the touch of a woman’s hand soothed his dying hour”</w:t>
      </w:r>
    </w:p>
  </w:footnote>
  <w:footnote w:id="10">
    <w:p w14:paraId="31EA2F46" w14:textId="77777777" w:rsidR="006B304D" w:rsidRDefault="00000000">
      <w:pPr>
        <w:pStyle w:val="FootnoteText"/>
      </w:pPr>
      <w:r>
        <w:rPr>
          <w:rStyle w:val="FootnoteReference"/>
        </w:rPr>
        <w:footnoteRef/>
      </w:r>
      <w:r>
        <w:t xml:space="preserve"> under strict 5-judge primary aggregation; legacy values from a Hamerton-divergent intermediate audit were +0.646 and −0.582</w:t>
      </w:r>
    </w:p>
  </w:footnote>
  <w:footnote w:id="11">
    <w:p w14:paraId="00246E78" w14:textId="77777777" w:rsidR="006B304D" w:rsidRDefault="00000000">
      <w:pPr>
        <w:pStyle w:val="FootnoteText"/>
      </w:pPr>
      <w:r>
        <w:rPr>
          <w:rStyle w:val="FootnoteReference"/>
        </w:rPr>
        <w:footnoteRef/>
      </w:r>
      <w:r>
        <w:t xml:space="preserve"> alongside the 55.0% anchor-crossing rate, which is the same unit at a stricter threshold: “does the response move to a different rubric category?” rather than “does the response improve at all?”</w:t>
      </w:r>
    </w:p>
  </w:footnote>
  <w:footnote w:id="12">
    <w:p w14:paraId="10AEA380" w14:textId="77777777" w:rsidR="006B304D" w:rsidRDefault="00000000">
      <w:pPr>
        <w:pStyle w:val="FootnoteText"/>
      </w:pPr>
      <w:r>
        <w:rPr>
          <w:rStyle w:val="FootnoteReference"/>
        </w:rPr>
        <w:footnoteRef/>
      </w:r>
      <w:r>
        <w:t xml:space="preserve"> for example, Ebers the 19th-century German Egyptologist receives Equiano the 18th-century West-African/British autobiographer; Seacole the 19th-century Jamaican nurse receives Bernal Diaz the 16th-century Spanish conquistador</w:t>
      </w:r>
    </w:p>
  </w:footnote>
  <w:footnote w:id="13">
    <w:p w14:paraId="16C317EE" w14:textId="77777777" w:rsidR="006B304D" w:rsidRDefault="00000000">
      <w:pPr>
        <w:pStyle w:val="FootnoteText"/>
      </w:pPr>
      <w:r>
        <w:rPr>
          <w:rStyle w:val="FootnoteReference"/>
        </w:rPr>
        <w:footnoteRef/>
      </w:r>
      <w:r>
        <w:t xml:space="preserve"> Example B below has a −0.20 coincidental-overlap case where the wrong spec nearly matches the correct spec; Example C below has a −3.60 clean mismatch case</w:t>
      </w:r>
    </w:p>
  </w:footnote>
  <w:footnote w:id="14">
    <w:p w14:paraId="5579D0AB" w14:textId="77777777" w:rsidR="006B304D" w:rsidRDefault="00000000">
      <w:pPr>
        <w:pStyle w:val="FootnoteText"/>
      </w:pPr>
      <w:r>
        <w:rPr>
          <w:rStyle w:val="FootnoteReference"/>
        </w:rPr>
        <w:footnoteRef/>
      </w:r>
      <w:r>
        <w:t xml:space="preserve"> the wrong person’s pattern happens to predict the same surface behavior on this particular question, for different underlying reasons; Example B below is one such case</w:t>
      </w:r>
    </w:p>
  </w:footnote>
  <w:footnote w:id="15">
    <w:p w14:paraId="3D471FE5" w14:textId="77777777" w:rsidR="006B304D" w:rsidRDefault="00000000">
      <w:pPr>
        <w:pStyle w:val="FootnoteText"/>
      </w:pPr>
      <w:r>
        <w:rPr>
          <w:rStyle w:val="FootnoteReference"/>
        </w:rPr>
        <w:footnoteRef/>
      </w:r>
      <w:r>
        <w:t xml:space="preserve"> 507 from the v2 random-derangement protocol on the 13 global subjects, plus 80 from the v1 adversarial protocol on Hamerton across all five battery tiers; validated against a 30-response stratified manual spot check</w:t>
      </w:r>
    </w:p>
  </w:footnote>
  <w:footnote w:id="16">
    <w:p w14:paraId="6C9F7632" w14:textId="77777777" w:rsidR="006B304D" w:rsidRDefault="00000000">
      <w:pPr>
        <w:pStyle w:val="FootnoteText"/>
      </w:pPr>
      <w:r>
        <w:rPr>
          <w:rStyle w:val="FootnoteReference"/>
        </w:rPr>
        <w:footnoteRef/>
      </w:r>
      <w:r>
        <w:t xml:space="preserve"> example, from one Keckley wrong-spec response: </w:t>
      </w:r>
      <w:r>
        <w:rPr>
          <w:i/>
          <w:iCs/>
        </w:rPr>
        <w:t>“This is a behavioral model of a 16th-century Central Asian military ruler, almost certainly Babur”</w:t>
      </w:r>
    </w:p>
  </w:footnote>
  <w:footnote w:id="17">
    <w:p w14:paraId="3C864C7B" w14:textId="77777777" w:rsidR="006B304D" w:rsidRDefault="00000000">
      <w:pPr>
        <w:pStyle w:val="FootnoteText"/>
      </w:pPr>
      <w:r>
        <w:rPr>
          <w:rStyle w:val="FootnoteReference"/>
        </w:rPr>
        <w:footnoteRef/>
      </w:r>
      <w:r>
        <w:t xml:space="preserve"> “my one cherished hope was to see abolishment of swords altogether” is counter-trend in 1860s Japan</w:t>
      </w:r>
    </w:p>
  </w:footnote>
  <w:footnote w:id="18">
    <w:p w14:paraId="0730EF51" w14:textId="77777777" w:rsidR="006B304D" w:rsidRDefault="00000000">
      <w:pPr>
        <w:pStyle w:val="FootnoteText"/>
      </w:pPr>
      <w:r>
        <w:rPr>
          <w:rStyle w:val="FootnoteReference"/>
        </w:rPr>
        <w:footnoteRef/>
      </w:r>
      <w:r>
        <w:t xml:space="preserve"> </w:t>
      </w:r>
      <w:r>
        <w:rPr>
          <w:i/>
          <w:iCs/>
        </w:rPr>
        <w:t>“How does Elizabeth explain her decision not to visit her mother’s grave despite having the opportunity?”</w:t>
      </w:r>
    </w:p>
  </w:footnote>
  <w:footnote w:id="19">
    <w:p w14:paraId="7B59A7BA" w14:textId="77777777" w:rsidR="006B304D" w:rsidRDefault="00000000">
      <w:pPr>
        <w:pStyle w:val="FootnoteText"/>
      </w:pPr>
      <w:r>
        <w:rPr>
          <w:rStyle w:val="FootnoteReference"/>
        </w:rPr>
        <w:footnoteRef/>
      </w:r>
      <w:r>
        <w:t xml:space="preserve"> Recompute audit at </w:t>
      </w:r>
      <w:r>
        <w:rPr>
          <w:rStyle w:val="VerbatimChar"/>
        </w:rPr>
        <w:t>docs/research/v11_panel_completeness_audit.csv</w:t>
      </w:r>
      <w:r>
        <w:t xml:space="preserve">. Mechanical recompute script at </w:t>
      </w:r>
      <w:r>
        <w:rPr>
          <w:rStyle w:val="VerbatimChar"/>
        </w:rPr>
        <w:t>scripts/_v10_verification/tier2_mechanical_recompute.py</w:t>
      </w:r>
      <w:r>
        <w:t xml:space="preserve">. Per-cell panel-range computation at </w:t>
      </w:r>
      <w:r>
        <w:rPr>
          <w:rStyle w:val="VerbatimChar"/>
        </w:rPr>
        <w:t>scripts/_v10_verification/tier2_panel_ranges.py</w:t>
      </w:r>
      <w:r>
        <w:t>. Across the 8 plausible Δ definitions × 4 panel choices the prior recompute pass tested, the published magnitudes (notably +1.48, +1.91, +1.40 on the Sonnet cells and −0.55 on Zitkala-Sa × Gemini Pro) do not appear under any combination. Sign matches in 5 of 6 cells under every combination tested.</w:t>
      </w:r>
    </w:p>
  </w:footnote>
  <w:footnote w:id="20">
    <w:p w14:paraId="39847857" w14:textId="77777777" w:rsidR="006B304D" w:rsidRDefault="00000000">
      <w:pPr>
        <w:pStyle w:val="FootnoteText"/>
      </w:pPr>
      <w:r>
        <w:rPr>
          <w:rStyle w:val="FootnoteReference"/>
        </w:rPr>
        <w:footnoteRef/>
      </w:r>
      <w:r>
        <w:t xml:space="preserve"> the operational target for product deployment on real users, whose private reasoning is not in any training corpus</w:t>
      </w:r>
    </w:p>
  </w:footnote>
  <w:footnote w:id="21">
    <w:p w14:paraId="2A097F7E" w14:textId="77777777" w:rsidR="006B304D" w:rsidRDefault="00000000">
      <w:pPr>
        <w:pStyle w:val="FootnoteText"/>
      </w:pPr>
      <w:r>
        <w:rPr>
          <w:rStyle w:val="FootnoteReference"/>
        </w:rPr>
        <w:footnoteRef/>
      </w:r>
      <w:r>
        <w:t xml:space="preserve"> the specification helps more where baseline is lower, wrong-spec hurts more than random derangement, the advantage widens on less-known subjects, etc.</w:t>
      </w:r>
    </w:p>
  </w:footnote>
  <w:footnote w:id="22">
    <w:p w14:paraId="496CCF1A" w14:textId="77777777" w:rsidR="006B304D" w:rsidRDefault="00000000">
      <w:pPr>
        <w:pStyle w:val="FootnoteText"/>
      </w:pPr>
      <w:r>
        <w:rPr>
          <w:rStyle w:val="FootnoteReference"/>
        </w:rPr>
        <w:footnoteRef/>
      </w:r>
      <w:r>
        <w:t xml:space="preserve"> the response model declines to fabricate interior motive on a question where the retrieved facts are insufficient</w:t>
      </w:r>
    </w:p>
  </w:footnote>
  <w:footnote w:id="23">
    <w:p w14:paraId="6E51F97A" w14:textId="77777777" w:rsidR="006B304D" w:rsidRDefault="00000000">
      <w:pPr>
        <w:pStyle w:val="FootnoteText"/>
      </w:pPr>
      <w:r>
        <w:rPr>
          <w:rStyle w:val="FootnoteReference"/>
        </w:rPr>
        <w:footnoteRef/>
      </w:r>
      <w:r>
        <w:t xml:space="preserve"> the property of AI systems operating within acceptable behavioral constraints regardless of whose instructions they follow</w:t>
      </w:r>
    </w:p>
  </w:footnote>
  <w:footnote w:id="24">
    <w:p w14:paraId="59DC9FC6" w14:textId="77777777" w:rsidR="006B304D" w:rsidRDefault="00000000">
      <w:pPr>
        <w:pStyle w:val="FootnoteText"/>
      </w:pPr>
      <w:r>
        <w:rPr>
          <w:rStyle w:val="FootnoteReference"/>
        </w:rPr>
        <w:footnoteRef/>
      </w:r>
      <w:r>
        <w:t xml:space="preserve"> recomputed under strict 5-judge primary; the legacy audit-doc value was +0.646, which used a Hamerton-divergent intermediate aggregation</w:t>
      </w:r>
    </w:p>
  </w:footnote>
  <w:footnote w:id="25">
    <w:p w14:paraId="7FEA62D7" w14:textId="77777777" w:rsidR="006B304D" w:rsidRDefault="00000000">
      <w:pPr>
        <w:pStyle w:val="FootnoteText"/>
      </w:pPr>
      <w:r>
        <w:rPr>
          <w:rStyle w:val="FootnoteReference"/>
        </w:rPr>
        <w:footnoteRef/>
      </w:r>
      <w:r>
        <w:t xml:space="preserve"> for example, the Tier 2 3-subject replication and the 3 wrong-spec derangement draws on the author’s living-user replication</w:t>
      </w:r>
    </w:p>
  </w:footnote>
  <w:footnote w:id="26">
    <w:p w14:paraId="5DDED23B" w14:textId="77777777" w:rsidR="006B304D" w:rsidRDefault="00000000">
      <w:pPr>
        <w:pStyle w:val="FootnoteText"/>
      </w:pPr>
      <w:r>
        <w:rPr>
          <w:rStyle w:val="FootnoteReference"/>
        </w:rPr>
        <w:footnoteRef/>
      </w:r>
      <w:r>
        <w:t xml:space="preserve"> 128K token windows struggle when the block alone is two-thirds of the budget, before any conversational state</w:t>
      </w:r>
    </w:p>
  </w:footnote>
  <w:footnote w:id="27">
    <w:p w14:paraId="483412A6" w14:textId="77777777" w:rsidR="006B304D" w:rsidRDefault="00000000">
      <w:pPr>
        <w:pStyle w:val="FootnoteText"/>
      </w:pPr>
      <w:r>
        <w:rPr>
          <w:rStyle w:val="FootnoteReference"/>
        </w:rPr>
        <w:footnoteRef/>
      </w:r>
      <w:r>
        <w:t xml:space="preserve"> bounded compression vs. an ingestion ceiling observed at ~333K characters on the largest corpus we tested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F424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8A52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B01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0931663">
    <w:abstractNumId w:val="0"/>
  </w:num>
  <w:num w:numId="2" w16cid:durableId="1334264424">
    <w:abstractNumId w:val="1"/>
  </w:num>
  <w:num w:numId="3" w16cid:durableId="1330519036">
    <w:abstractNumId w:val="1"/>
  </w:num>
  <w:num w:numId="4" w16cid:durableId="96297330">
    <w:abstractNumId w:val="1"/>
  </w:num>
  <w:num w:numId="5" w16cid:durableId="715011733">
    <w:abstractNumId w:val="1"/>
  </w:num>
  <w:num w:numId="6" w16cid:durableId="820660656">
    <w:abstractNumId w:val="1"/>
  </w:num>
  <w:num w:numId="7" w16cid:durableId="458956518">
    <w:abstractNumId w:val="1"/>
  </w:num>
  <w:num w:numId="8" w16cid:durableId="1826817921">
    <w:abstractNumId w:val="1"/>
  </w:num>
  <w:num w:numId="9" w16cid:durableId="506987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700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8228892">
    <w:abstractNumId w:val="1"/>
  </w:num>
  <w:num w:numId="12" w16cid:durableId="1454014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932973">
    <w:abstractNumId w:val="1"/>
  </w:num>
  <w:num w:numId="14" w16cid:durableId="1207058671">
    <w:abstractNumId w:val="1"/>
  </w:num>
  <w:num w:numId="15" w16cid:durableId="730810546">
    <w:abstractNumId w:val="1"/>
  </w:num>
  <w:num w:numId="16" w16cid:durableId="1932078993">
    <w:abstractNumId w:val="1"/>
  </w:num>
  <w:num w:numId="17" w16cid:durableId="1302005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6075411">
    <w:abstractNumId w:val="1"/>
  </w:num>
  <w:num w:numId="19" w16cid:durableId="413670969">
    <w:abstractNumId w:val="1"/>
  </w:num>
  <w:num w:numId="20" w16cid:durableId="292828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7132855">
    <w:abstractNumId w:val="1"/>
  </w:num>
  <w:num w:numId="22" w16cid:durableId="2057006105">
    <w:abstractNumId w:val="1"/>
  </w:num>
  <w:num w:numId="23" w16cid:durableId="673994557">
    <w:abstractNumId w:val="1"/>
  </w:num>
  <w:num w:numId="24" w16cid:durableId="372997041">
    <w:abstractNumId w:val="1"/>
  </w:num>
  <w:num w:numId="25" w16cid:durableId="1197429309">
    <w:abstractNumId w:val="1"/>
  </w:num>
  <w:num w:numId="26" w16cid:durableId="1582450512">
    <w:abstractNumId w:val="1"/>
  </w:num>
  <w:num w:numId="27" w16cid:durableId="782530745">
    <w:abstractNumId w:val="1"/>
  </w:num>
  <w:num w:numId="28" w16cid:durableId="304704619">
    <w:abstractNumId w:val="1"/>
  </w:num>
  <w:num w:numId="29" w16cid:durableId="36393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38722241">
    <w:abstractNumId w:val="1"/>
  </w:num>
  <w:num w:numId="31" w16cid:durableId="341513655">
    <w:abstractNumId w:val="1"/>
  </w:num>
  <w:num w:numId="32" w16cid:durableId="1667438486">
    <w:abstractNumId w:val="1"/>
  </w:num>
  <w:num w:numId="33" w16cid:durableId="976498012">
    <w:abstractNumId w:val="1"/>
  </w:num>
  <w:num w:numId="34" w16cid:durableId="2079860703">
    <w:abstractNumId w:val="1"/>
  </w:num>
  <w:num w:numId="35" w16cid:durableId="1530947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7774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66386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rson w15:author="Aarik Gulaya [2]">
    <w15:presenceInfo w15:providerId="Windows Live" w15:userId="4a5e6be19b772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304D"/>
    <w:rsid w:val="00013413"/>
    <w:rsid w:val="00040D63"/>
    <w:rsid w:val="000C05CF"/>
    <w:rsid w:val="000E7342"/>
    <w:rsid w:val="000F7856"/>
    <w:rsid w:val="001A5997"/>
    <w:rsid w:val="001F344C"/>
    <w:rsid w:val="001F5D6F"/>
    <w:rsid w:val="002C52BA"/>
    <w:rsid w:val="003025AB"/>
    <w:rsid w:val="00323631"/>
    <w:rsid w:val="00380112"/>
    <w:rsid w:val="003902BE"/>
    <w:rsid w:val="00435294"/>
    <w:rsid w:val="0044668D"/>
    <w:rsid w:val="00467B0C"/>
    <w:rsid w:val="004C034A"/>
    <w:rsid w:val="004D3EF2"/>
    <w:rsid w:val="00521EC5"/>
    <w:rsid w:val="005616D5"/>
    <w:rsid w:val="005962AE"/>
    <w:rsid w:val="005F4513"/>
    <w:rsid w:val="0060261E"/>
    <w:rsid w:val="0065205B"/>
    <w:rsid w:val="006B304D"/>
    <w:rsid w:val="006E48BD"/>
    <w:rsid w:val="00707BCD"/>
    <w:rsid w:val="0072636A"/>
    <w:rsid w:val="00744F50"/>
    <w:rsid w:val="007512F9"/>
    <w:rsid w:val="00783EF2"/>
    <w:rsid w:val="007F220D"/>
    <w:rsid w:val="0081750C"/>
    <w:rsid w:val="00874566"/>
    <w:rsid w:val="00890A2D"/>
    <w:rsid w:val="0089449E"/>
    <w:rsid w:val="008D5C0B"/>
    <w:rsid w:val="008F5ED9"/>
    <w:rsid w:val="00957C59"/>
    <w:rsid w:val="0097450C"/>
    <w:rsid w:val="009A32BE"/>
    <w:rsid w:val="009F4280"/>
    <w:rsid w:val="00A20DFF"/>
    <w:rsid w:val="00A73015"/>
    <w:rsid w:val="00AA356E"/>
    <w:rsid w:val="00AD304E"/>
    <w:rsid w:val="00AE4201"/>
    <w:rsid w:val="00B0198E"/>
    <w:rsid w:val="00B73ED3"/>
    <w:rsid w:val="00BC146B"/>
    <w:rsid w:val="00BC28CA"/>
    <w:rsid w:val="00BD08BD"/>
    <w:rsid w:val="00BD14F1"/>
    <w:rsid w:val="00BD6E0F"/>
    <w:rsid w:val="00C73C5C"/>
    <w:rsid w:val="00D430B0"/>
    <w:rsid w:val="00D97B42"/>
    <w:rsid w:val="00E23903"/>
    <w:rsid w:val="00E27858"/>
    <w:rsid w:val="00ED3EDB"/>
    <w:rsid w:val="00ED3FB7"/>
    <w:rsid w:val="00EE3F74"/>
    <w:rsid w:val="00F17917"/>
    <w:rsid w:val="00F60756"/>
    <w:rsid w:val="00FA5970"/>
    <w:rsid w:val="00FB3CA2"/>
    <w:rsid w:val="00FB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933B"/>
  <w15:docId w15:val="{369336D3-0D53-43EB-AB34-685A69EF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basedOn w:val="Normal"/>
    <w:next w:val="BodyText"/>
    <w:link w:val="Heading1Char"/>
    <w:uiPriority w:val="9"/>
    <w:qFormat/>
    <w:rsid w:val="00A10FD9"/>
    <w:pPr>
      <w:keepNext/>
      <w:keepLines/>
      <w:spacing w:before="360" w:after="80"/>
      <w:outlineLvl w:val="0"/>
    </w:pPr>
    <w:rPr>
      <w:b/>
      <w:bCs/>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F4761" w:themeColor="accent1" w:themeShade="B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bCs/>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bCs/>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bCs/>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bCs/>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b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bCs/>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23631"/>
    <w:pPr>
      <w:spacing w:after="100"/>
    </w:pPr>
  </w:style>
  <w:style w:type="paragraph" w:styleId="TOC2">
    <w:name w:val="toc 2"/>
    <w:basedOn w:val="Normal"/>
    <w:next w:val="Normal"/>
    <w:autoRedefine/>
    <w:uiPriority w:val="39"/>
    <w:rsid w:val="00323631"/>
    <w:pPr>
      <w:spacing w:after="100"/>
      <w:ind w:left="220"/>
    </w:pPr>
  </w:style>
  <w:style w:type="paragraph" w:styleId="TOC3">
    <w:name w:val="toc 3"/>
    <w:basedOn w:val="Normal"/>
    <w:next w:val="Normal"/>
    <w:autoRedefine/>
    <w:uiPriority w:val="39"/>
    <w:rsid w:val="00323631"/>
    <w:pPr>
      <w:spacing w:after="100"/>
      <w:ind w:left="440"/>
    </w:pPr>
  </w:style>
  <w:style w:type="paragraph" w:styleId="TOC4">
    <w:name w:val="toc 4"/>
    <w:basedOn w:val="Normal"/>
    <w:next w:val="Normal"/>
    <w:autoRedefine/>
    <w:uiPriority w:val="39"/>
    <w:unhideWhenUsed/>
    <w:rsid w:val="00323631"/>
    <w:pPr>
      <w:spacing w:after="100" w:line="278" w:lineRule="auto"/>
      <w:ind w:left="720"/>
    </w:pPr>
    <w:rPr>
      <w:rFonts w:asciiTheme="minorHAnsi" w:eastAsiaTheme="minorEastAsia" w:hAnsiTheme="minorHAnsi" w:cstheme="minorBidi"/>
      <w:kern w:val="2"/>
      <w:sz w:val="24"/>
      <w:szCs w:val="24"/>
      <w:lang w:eastAsia="en-US"/>
    </w:rPr>
  </w:style>
  <w:style w:type="paragraph" w:styleId="TOC5">
    <w:name w:val="toc 5"/>
    <w:basedOn w:val="Normal"/>
    <w:next w:val="Normal"/>
    <w:autoRedefine/>
    <w:uiPriority w:val="39"/>
    <w:unhideWhenUsed/>
    <w:rsid w:val="00323631"/>
    <w:pPr>
      <w:spacing w:after="100" w:line="278" w:lineRule="auto"/>
      <w:ind w:left="960"/>
    </w:pPr>
    <w:rPr>
      <w:rFonts w:asciiTheme="minorHAnsi" w:eastAsiaTheme="minorEastAsia" w:hAnsiTheme="minorHAnsi" w:cstheme="minorBidi"/>
      <w:kern w:val="2"/>
      <w:sz w:val="24"/>
      <w:szCs w:val="24"/>
      <w:lang w:eastAsia="en-US"/>
    </w:rPr>
  </w:style>
  <w:style w:type="paragraph" w:styleId="TOC6">
    <w:name w:val="toc 6"/>
    <w:basedOn w:val="Normal"/>
    <w:next w:val="Normal"/>
    <w:autoRedefine/>
    <w:uiPriority w:val="39"/>
    <w:unhideWhenUsed/>
    <w:rsid w:val="00323631"/>
    <w:pPr>
      <w:spacing w:after="100" w:line="278" w:lineRule="auto"/>
      <w:ind w:left="1200"/>
    </w:pPr>
    <w:rPr>
      <w:rFonts w:asciiTheme="minorHAnsi" w:eastAsiaTheme="minorEastAsia" w:hAnsiTheme="minorHAnsi" w:cstheme="minorBidi"/>
      <w:kern w:val="2"/>
      <w:sz w:val="24"/>
      <w:szCs w:val="24"/>
      <w:lang w:eastAsia="en-US"/>
    </w:rPr>
  </w:style>
  <w:style w:type="paragraph" w:styleId="TOC7">
    <w:name w:val="toc 7"/>
    <w:basedOn w:val="Normal"/>
    <w:next w:val="Normal"/>
    <w:autoRedefine/>
    <w:uiPriority w:val="39"/>
    <w:unhideWhenUsed/>
    <w:rsid w:val="00323631"/>
    <w:pPr>
      <w:spacing w:after="100" w:line="278" w:lineRule="auto"/>
      <w:ind w:left="1440"/>
    </w:pPr>
    <w:rPr>
      <w:rFonts w:asciiTheme="minorHAnsi" w:eastAsiaTheme="minorEastAsia" w:hAnsiTheme="minorHAnsi" w:cstheme="minorBidi"/>
      <w:kern w:val="2"/>
      <w:sz w:val="24"/>
      <w:szCs w:val="24"/>
      <w:lang w:eastAsia="en-US"/>
    </w:rPr>
  </w:style>
  <w:style w:type="paragraph" w:styleId="TOC8">
    <w:name w:val="toc 8"/>
    <w:basedOn w:val="Normal"/>
    <w:next w:val="Normal"/>
    <w:autoRedefine/>
    <w:uiPriority w:val="39"/>
    <w:unhideWhenUsed/>
    <w:rsid w:val="00323631"/>
    <w:pPr>
      <w:spacing w:after="100" w:line="278" w:lineRule="auto"/>
      <w:ind w:left="1680"/>
    </w:pPr>
    <w:rPr>
      <w:rFonts w:asciiTheme="minorHAnsi" w:eastAsiaTheme="minorEastAsia" w:hAnsiTheme="minorHAnsi" w:cstheme="minorBidi"/>
      <w:kern w:val="2"/>
      <w:sz w:val="24"/>
      <w:szCs w:val="24"/>
      <w:lang w:eastAsia="en-US"/>
    </w:rPr>
  </w:style>
  <w:style w:type="paragraph" w:styleId="TOC9">
    <w:name w:val="toc 9"/>
    <w:basedOn w:val="Normal"/>
    <w:next w:val="Normal"/>
    <w:autoRedefine/>
    <w:uiPriority w:val="39"/>
    <w:unhideWhenUsed/>
    <w:rsid w:val="00323631"/>
    <w:pPr>
      <w:spacing w:after="100" w:line="278" w:lineRule="auto"/>
      <w:ind w:left="1920"/>
    </w:pPr>
    <w:rPr>
      <w:rFonts w:asciiTheme="minorHAnsi" w:eastAsiaTheme="minorEastAsia" w:hAnsiTheme="minorHAnsi" w:cstheme="minorBidi"/>
      <w:kern w:val="2"/>
      <w:sz w:val="24"/>
      <w:szCs w:val="24"/>
      <w:lang w:eastAsia="en-US"/>
    </w:rPr>
  </w:style>
  <w:style w:type="character" w:styleId="UnresolvedMention">
    <w:name w:val="Unresolved Mention"/>
    <w:basedOn w:val="DefaultParagraphFont"/>
    <w:uiPriority w:val="99"/>
    <w:semiHidden/>
    <w:unhideWhenUsed/>
    <w:rsid w:val="00323631"/>
    <w:rPr>
      <w:color w:val="605E5C"/>
      <w:shd w:val="clear" w:color="auto" w:fill="E1DFDD"/>
    </w:rPr>
  </w:style>
  <w:style w:type="paragraph" w:styleId="Header">
    <w:name w:val="header"/>
    <w:basedOn w:val="Normal"/>
    <w:link w:val="HeaderChar"/>
    <w:rsid w:val="00323631"/>
    <w:pPr>
      <w:tabs>
        <w:tab w:val="center" w:pos="4680"/>
        <w:tab w:val="right" w:pos="9360"/>
      </w:tabs>
      <w:spacing w:after="0"/>
    </w:pPr>
  </w:style>
  <w:style w:type="character" w:customStyle="1" w:styleId="HeaderChar">
    <w:name w:val="Header Char"/>
    <w:basedOn w:val="DefaultParagraphFont"/>
    <w:link w:val="Header"/>
    <w:rsid w:val="00323631"/>
    <w:rPr>
      <w:rFonts w:ascii="Times New Roman" w:eastAsia="Times New Roman" w:hAnsi="Times New Roman" w:cs="Times New Roman"/>
      <w:sz w:val="22"/>
      <w:szCs w:val="22"/>
    </w:rPr>
  </w:style>
  <w:style w:type="paragraph" w:styleId="Footer">
    <w:name w:val="footer"/>
    <w:basedOn w:val="Normal"/>
    <w:link w:val="FooterChar"/>
    <w:rsid w:val="00323631"/>
    <w:pPr>
      <w:tabs>
        <w:tab w:val="center" w:pos="4680"/>
        <w:tab w:val="right" w:pos="9360"/>
      </w:tabs>
      <w:spacing w:after="0"/>
    </w:pPr>
  </w:style>
  <w:style w:type="character" w:customStyle="1" w:styleId="FooterChar">
    <w:name w:val="Footer Char"/>
    <w:basedOn w:val="DefaultParagraphFont"/>
    <w:link w:val="Footer"/>
    <w:rsid w:val="00323631"/>
    <w:rPr>
      <w:rFonts w:ascii="Times New Roman" w:eastAsia="Times New Roman" w:hAnsi="Times New Roman" w:cs="Times New Roman"/>
      <w:sz w:val="22"/>
      <w:szCs w:val="22"/>
    </w:rPr>
  </w:style>
  <w:style w:type="character" w:styleId="CommentReference">
    <w:name w:val="annotation reference"/>
    <w:basedOn w:val="DefaultParagraphFont"/>
    <w:rsid w:val="00323631"/>
    <w:rPr>
      <w:sz w:val="16"/>
      <w:szCs w:val="16"/>
    </w:rPr>
  </w:style>
  <w:style w:type="paragraph" w:styleId="CommentText">
    <w:name w:val="annotation text"/>
    <w:basedOn w:val="Normal"/>
    <w:link w:val="CommentTextChar"/>
    <w:rsid w:val="00323631"/>
    <w:rPr>
      <w:sz w:val="20"/>
      <w:szCs w:val="20"/>
    </w:rPr>
  </w:style>
  <w:style w:type="character" w:customStyle="1" w:styleId="CommentTextChar">
    <w:name w:val="Comment Text Char"/>
    <w:basedOn w:val="DefaultParagraphFont"/>
    <w:link w:val="CommentText"/>
    <w:rsid w:val="0032363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323631"/>
    <w:rPr>
      <w:b/>
      <w:bCs/>
    </w:rPr>
  </w:style>
  <w:style w:type="character" w:customStyle="1" w:styleId="CommentSubjectChar">
    <w:name w:val="Comment Subject Char"/>
    <w:basedOn w:val="CommentTextChar"/>
    <w:link w:val="CommentSubject"/>
    <w:rsid w:val="00323631"/>
    <w:rPr>
      <w:rFonts w:ascii="Times New Roman" w:eastAsia="Times New Roman" w:hAnsi="Times New Roman" w:cs="Times New Roman"/>
      <w:b/>
      <w:bCs/>
      <w:sz w:val="20"/>
      <w:szCs w:val="20"/>
    </w:rPr>
  </w:style>
  <w:style w:type="paragraph" w:styleId="Revision">
    <w:name w:val="Revision"/>
    <w:hidden/>
    <w:rsid w:val="00AD304E"/>
    <w:pPr>
      <w:spacing w:after="0"/>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124</Pages>
  <Words>57483</Words>
  <Characters>327654</Characters>
  <Application>Microsoft Office Word</Application>
  <DocSecurity>0</DocSecurity>
  <Lines>2730</Lines>
  <Paragraphs>768</Paragraphs>
  <ScaleCrop>false</ScaleCrop>
  <Company/>
  <LinksUpToDate>false</LinksUpToDate>
  <CharactersWithSpaces>384369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51</cp:revision>
  <dcterms:created xsi:type="dcterms:W3CDTF">2026-04-25T22:57:00Z</dcterms:created>
  <dcterms:modified xsi:type="dcterms:W3CDTF">2026-04-28T00:25:00Z</dcterms:modified>
</cp:coreProperties>
</file>